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1B8AA8" w14:textId="77777777" w:rsidR="00473CD7" w:rsidRPr="00A31C26" w:rsidRDefault="00473CD7" w:rsidP="00EF0FDF">
      <w:pPr>
        <w:jc w:val="both"/>
        <w:rPr>
          <w:rFonts w:asciiTheme="minorHAnsi" w:hAnsiTheme="minorHAnsi" w:cstheme="minorHAnsi"/>
          <w:noProof/>
          <w:lang w:eastAsia="en-GB"/>
        </w:rPr>
      </w:pPr>
      <w:bookmarkStart w:id="1" w:name="_Hlk57222779"/>
      <w:bookmarkEnd w:id="1"/>
    </w:p>
    <w:p w14:paraId="65A32054" w14:textId="77777777" w:rsidR="00A055EA" w:rsidRPr="00A31C26" w:rsidRDefault="00A055EA" w:rsidP="00EF0FDF">
      <w:pPr>
        <w:jc w:val="both"/>
        <w:rPr>
          <w:rFonts w:asciiTheme="minorHAnsi" w:hAnsiTheme="minorHAnsi" w:cstheme="minorHAnsi"/>
          <w:noProof/>
          <w:lang w:eastAsia="en-GB"/>
        </w:rPr>
      </w:pPr>
    </w:p>
    <w:p w14:paraId="3E1C136D" w14:textId="77777777" w:rsidR="00A055EA" w:rsidRPr="00A31C26" w:rsidRDefault="00A055EA" w:rsidP="00EF0FDF">
      <w:pPr>
        <w:jc w:val="both"/>
        <w:rPr>
          <w:rFonts w:asciiTheme="minorHAnsi" w:hAnsiTheme="minorHAnsi" w:cstheme="minorHAnsi"/>
          <w:noProof/>
          <w:lang w:eastAsia="en-GB"/>
        </w:rPr>
      </w:pPr>
    </w:p>
    <w:p w14:paraId="56221F6D" w14:textId="77777777" w:rsidR="00043FB1" w:rsidRPr="00A31C26" w:rsidRDefault="00043FB1" w:rsidP="00EF0FDF">
      <w:pPr>
        <w:jc w:val="both"/>
        <w:rPr>
          <w:rFonts w:asciiTheme="minorHAnsi" w:hAnsiTheme="minorHAnsi" w:cstheme="minorHAnsi"/>
          <w:noProof/>
          <w:lang w:eastAsia="en-GB"/>
        </w:rPr>
      </w:pPr>
    </w:p>
    <w:p w14:paraId="761C88D6" w14:textId="77777777" w:rsidR="00884EC4" w:rsidRPr="00A31C26" w:rsidRDefault="00884EC4" w:rsidP="00EF0FDF">
      <w:pPr>
        <w:pStyle w:val="Normal-Table2"/>
        <w:spacing w:after="40"/>
        <w:ind w:left="1440" w:firstLine="720"/>
        <w:jc w:val="both"/>
        <w:rPr>
          <w:rFonts w:asciiTheme="minorHAnsi" w:hAnsiTheme="minorHAnsi" w:cstheme="minorHAnsi"/>
          <w:color w:val="auto"/>
          <w:sz w:val="48"/>
          <w:szCs w:val="48"/>
        </w:rPr>
      </w:pPr>
      <w:r w:rsidRPr="00A31C26">
        <w:rPr>
          <w:rFonts w:asciiTheme="minorHAnsi" w:hAnsiTheme="minorHAnsi" w:cstheme="minorHAnsi"/>
          <w:color w:val="auto"/>
          <w:sz w:val="48"/>
          <w:szCs w:val="48"/>
        </w:rPr>
        <w:t xml:space="preserve">TFF C-PRISM Implementation </w:t>
      </w:r>
    </w:p>
    <w:p w14:paraId="3FBA7DB1" w14:textId="77777777" w:rsidR="00737A9E" w:rsidRPr="00A31C26" w:rsidRDefault="00737A9E" w:rsidP="00EF0FDF">
      <w:pPr>
        <w:pStyle w:val="Title"/>
        <w:tabs>
          <w:tab w:val="right" w:pos="9356"/>
        </w:tabs>
        <w:jc w:val="both"/>
        <w:rPr>
          <w:rFonts w:asciiTheme="minorHAnsi" w:hAnsiTheme="minorHAnsi" w:cstheme="minorHAnsi"/>
        </w:rPr>
      </w:pPr>
    </w:p>
    <w:p w14:paraId="7074C431" w14:textId="77777777" w:rsidR="00F519C8" w:rsidRPr="00A31C26" w:rsidRDefault="00F519C8" w:rsidP="00EF0FDF">
      <w:pPr>
        <w:jc w:val="both"/>
        <w:rPr>
          <w:rFonts w:asciiTheme="minorHAnsi" w:hAnsiTheme="minorHAnsi" w:cstheme="minorHAnsi"/>
        </w:rPr>
      </w:pPr>
    </w:p>
    <w:p w14:paraId="4A978449" w14:textId="77777777" w:rsidR="00F519C8" w:rsidRPr="00A31C26" w:rsidRDefault="00F519C8" w:rsidP="00EF0FDF">
      <w:pPr>
        <w:pStyle w:val="Title"/>
        <w:tabs>
          <w:tab w:val="right" w:pos="9356"/>
        </w:tabs>
        <w:jc w:val="both"/>
        <w:rPr>
          <w:rFonts w:asciiTheme="minorHAnsi" w:hAnsiTheme="minorHAnsi" w:cstheme="minorHAnsi"/>
          <w:sz w:val="44"/>
          <w:szCs w:val="44"/>
        </w:rPr>
      </w:pPr>
      <w:r w:rsidRPr="00A31C26">
        <w:rPr>
          <w:rFonts w:asciiTheme="minorHAnsi" w:hAnsiTheme="minorHAnsi" w:cstheme="minorHAnsi"/>
          <w:sz w:val="44"/>
          <w:szCs w:val="44"/>
        </w:rPr>
        <w:t xml:space="preserve">Test </w:t>
      </w:r>
      <w:r w:rsidR="00884EC4" w:rsidRPr="00A31C26">
        <w:rPr>
          <w:rFonts w:asciiTheme="minorHAnsi" w:hAnsiTheme="minorHAnsi" w:cstheme="minorHAnsi"/>
          <w:sz w:val="44"/>
          <w:szCs w:val="44"/>
        </w:rPr>
        <w:t>Strategy</w:t>
      </w:r>
      <w:r w:rsidRPr="00A31C26">
        <w:rPr>
          <w:rFonts w:asciiTheme="minorHAnsi" w:hAnsiTheme="minorHAnsi" w:cstheme="minorHAnsi"/>
          <w:sz w:val="44"/>
          <w:szCs w:val="44"/>
        </w:rPr>
        <w:t xml:space="preserve"> Document</w:t>
      </w:r>
    </w:p>
    <w:p w14:paraId="31BAC15B" w14:textId="77777777" w:rsidR="008455A4" w:rsidRPr="00A31C26" w:rsidRDefault="008455A4" w:rsidP="00EF0FDF">
      <w:pPr>
        <w:jc w:val="both"/>
        <w:rPr>
          <w:rFonts w:asciiTheme="minorHAnsi" w:hAnsiTheme="minorHAnsi" w:cstheme="minorHAnsi"/>
        </w:rPr>
      </w:pPr>
    </w:p>
    <w:p w14:paraId="64989BEB" w14:textId="77777777" w:rsidR="008455A4" w:rsidRPr="00A31C26" w:rsidRDefault="002B7F40" w:rsidP="00EF0FDF">
      <w:pPr>
        <w:jc w:val="both"/>
        <w:rPr>
          <w:rFonts w:asciiTheme="minorHAnsi" w:hAnsiTheme="minorHAnsi" w:cstheme="minorHAnsi"/>
          <w:color w:val="548DD4" w:themeColor="text2" w:themeTint="99"/>
        </w:rPr>
      </w:pPr>
      <w:r w:rsidRPr="00A31C26">
        <w:rPr>
          <w:rStyle w:val="ui-provider"/>
          <w:rFonts w:asciiTheme="minorHAnsi" w:hAnsiTheme="minorHAnsi" w:cstheme="minorHAnsi"/>
          <w:color w:val="548DD4" w:themeColor="text2" w:themeTint="99"/>
        </w:rPr>
        <w:t xml:space="preserve">                         </w:t>
      </w:r>
    </w:p>
    <w:p w14:paraId="4DA27ABC" w14:textId="77777777" w:rsidR="00737A9E" w:rsidRPr="00A31C26" w:rsidRDefault="00737A9E" w:rsidP="00EF0FDF">
      <w:pPr>
        <w:jc w:val="both"/>
        <w:rPr>
          <w:rFonts w:asciiTheme="minorHAnsi" w:hAnsiTheme="minorHAnsi" w:cstheme="minorHAnsi"/>
        </w:rPr>
      </w:pPr>
      <w:r w:rsidRPr="00A31C26">
        <w:rPr>
          <w:rFonts w:asciiTheme="minorHAnsi" w:hAnsiTheme="minorHAnsi" w:cstheme="minorHAnsi"/>
        </w:rPr>
        <w:tab/>
      </w:r>
      <w:r w:rsidRPr="00A31C26">
        <w:rPr>
          <w:rFonts w:asciiTheme="minorHAnsi" w:hAnsiTheme="minorHAnsi" w:cstheme="minorHAnsi"/>
        </w:rPr>
        <w:tab/>
      </w:r>
      <w:r w:rsidRPr="00A31C26">
        <w:rPr>
          <w:rFonts w:asciiTheme="minorHAnsi" w:hAnsiTheme="minorHAnsi" w:cstheme="minorHAnsi"/>
        </w:rPr>
        <w:tab/>
      </w:r>
      <w:r w:rsidRPr="00A31C26">
        <w:rPr>
          <w:rFonts w:asciiTheme="minorHAnsi" w:hAnsiTheme="minorHAnsi" w:cstheme="minorHAnsi"/>
        </w:rPr>
        <w:tab/>
      </w:r>
      <w:r w:rsidRPr="00A31C26">
        <w:rPr>
          <w:rFonts w:asciiTheme="minorHAnsi" w:hAnsiTheme="minorHAnsi" w:cstheme="minorHAnsi"/>
        </w:rPr>
        <w:tab/>
      </w:r>
    </w:p>
    <w:p w14:paraId="6D4B5B81" w14:textId="77777777" w:rsidR="001A5B9E" w:rsidRPr="00A31C26" w:rsidRDefault="001A5B9E" w:rsidP="00EF0FDF">
      <w:pPr>
        <w:tabs>
          <w:tab w:val="right" w:pos="10632"/>
        </w:tabs>
        <w:spacing w:after="0"/>
        <w:ind w:right="-93"/>
        <w:jc w:val="both"/>
        <w:rPr>
          <w:rFonts w:asciiTheme="minorHAnsi" w:hAnsiTheme="minorHAnsi" w:cstheme="minorHAnsi"/>
        </w:rPr>
      </w:pPr>
      <w:r w:rsidRPr="00A31C26">
        <w:rPr>
          <w:rFonts w:asciiTheme="minorHAnsi" w:hAnsiTheme="minorHAnsi" w:cstheme="minorHAnsi"/>
        </w:rPr>
        <w:tab/>
      </w:r>
      <w:r w:rsidRPr="00A31C26">
        <w:rPr>
          <w:rFonts w:asciiTheme="minorHAnsi" w:hAnsiTheme="minorHAnsi" w:cstheme="minorHAnsi"/>
        </w:rPr>
        <w:tab/>
      </w:r>
    </w:p>
    <w:p w14:paraId="7F026290" w14:textId="77777777" w:rsidR="001A5B9E" w:rsidRPr="00A31C26" w:rsidRDefault="001A5B9E" w:rsidP="00EF0FDF">
      <w:pPr>
        <w:pStyle w:val="PolicyDateAddress"/>
        <w:jc w:val="both"/>
        <w:rPr>
          <w:rFonts w:cstheme="minorHAnsi"/>
          <w:lang w:val="en-GB"/>
        </w:rPr>
      </w:pPr>
    </w:p>
    <w:p w14:paraId="198C3483" w14:textId="77777777" w:rsidR="001A5B9E" w:rsidRPr="00A31C26" w:rsidRDefault="001A5B9E" w:rsidP="00EF0FDF">
      <w:pPr>
        <w:tabs>
          <w:tab w:val="right" w:pos="10632"/>
        </w:tabs>
        <w:spacing w:after="0"/>
        <w:ind w:left="5760" w:right="-93"/>
        <w:jc w:val="both"/>
        <w:rPr>
          <w:rFonts w:asciiTheme="minorHAnsi" w:hAnsiTheme="minorHAnsi" w:cstheme="minorHAnsi"/>
          <w:color w:val="A6A6A6" w:themeColor="background1" w:themeShade="A6"/>
          <w:sz w:val="32"/>
          <w:szCs w:val="32"/>
          <w:lang w:eastAsia="en-GB"/>
        </w:rPr>
      </w:pPr>
      <w:r w:rsidRPr="00A31C26">
        <w:rPr>
          <w:rFonts w:asciiTheme="minorHAnsi" w:hAnsiTheme="minorHAnsi" w:cstheme="minorHAnsi"/>
          <w:color w:val="A6A6A6" w:themeColor="background1" w:themeShade="A6"/>
          <w:sz w:val="32"/>
          <w:szCs w:val="32"/>
          <w:lang w:eastAsia="en-GB"/>
        </w:rPr>
        <w:tab/>
      </w:r>
    </w:p>
    <w:p w14:paraId="32C7455B" w14:textId="77777777" w:rsidR="00A055EA" w:rsidRPr="00A31C26" w:rsidRDefault="002E4D73" w:rsidP="00EF0FDF">
      <w:pPr>
        <w:jc w:val="both"/>
        <w:rPr>
          <w:rFonts w:asciiTheme="minorHAnsi" w:eastAsia="ヒラギノ角ゴ Pro W3" w:hAnsiTheme="minorHAnsi" w:cstheme="minorHAnsi"/>
          <w:color w:val="3F3F3F"/>
          <w:szCs w:val="24"/>
        </w:rPr>
      </w:pPr>
      <w:r w:rsidRPr="00A31C26">
        <w:rPr>
          <w:rFonts w:asciiTheme="minorHAnsi" w:hAnsiTheme="minorHAnsi" w:cstheme="minorHAnsi"/>
          <w:noProof/>
          <w:lang w:eastAsia="en-GB"/>
        </w:rPr>
        <w:tab/>
      </w:r>
      <w:r w:rsidRPr="00A31C26">
        <w:rPr>
          <w:rFonts w:asciiTheme="minorHAnsi" w:hAnsiTheme="minorHAnsi" w:cstheme="minorHAnsi"/>
          <w:noProof/>
          <w:lang w:eastAsia="en-GB"/>
        </w:rPr>
        <w:tab/>
      </w:r>
      <w:r w:rsidRPr="00A31C26">
        <w:rPr>
          <w:rFonts w:asciiTheme="minorHAnsi" w:hAnsiTheme="minorHAnsi" w:cstheme="minorHAnsi"/>
          <w:noProof/>
          <w:lang w:eastAsia="en-GB"/>
        </w:rPr>
        <w:tab/>
      </w:r>
      <w:r w:rsidRPr="00A31C26">
        <w:rPr>
          <w:rFonts w:asciiTheme="minorHAnsi" w:hAnsiTheme="minorHAnsi" w:cstheme="minorHAnsi"/>
          <w:noProof/>
          <w:lang w:eastAsia="en-GB"/>
        </w:rPr>
        <w:tab/>
      </w:r>
      <w:r w:rsidRPr="00A31C26">
        <w:rPr>
          <w:rFonts w:asciiTheme="minorHAnsi" w:hAnsiTheme="minorHAnsi" w:cstheme="minorHAnsi"/>
          <w:noProof/>
          <w:lang w:eastAsia="en-GB"/>
        </w:rPr>
        <w:tab/>
      </w:r>
      <w:r w:rsidRPr="00A31C26">
        <w:rPr>
          <w:rFonts w:asciiTheme="minorHAnsi" w:hAnsiTheme="minorHAnsi" w:cstheme="minorHAnsi"/>
          <w:noProof/>
          <w:lang w:eastAsia="en-GB"/>
        </w:rPr>
        <w:tab/>
      </w:r>
      <w:r w:rsidRPr="00A31C26">
        <w:rPr>
          <w:rFonts w:asciiTheme="minorHAnsi" w:hAnsiTheme="minorHAnsi" w:cstheme="minorHAnsi"/>
          <w:noProof/>
          <w:lang w:eastAsia="en-GB"/>
        </w:rPr>
        <w:tab/>
      </w:r>
      <w:r w:rsidR="00E82E36" w:rsidRPr="00A31C26">
        <w:rPr>
          <w:rFonts w:asciiTheme="minorHAnsi" w:hAnsiTheme="minorHAnsi" w:cstheme="minorHAnsi"/>
          <w:noProof/>
          <w:lang w:eastAsia="en-GB"/>
        </w:rPr>
        <w:tab/>
      </w:r>
    </w:p>
    <w:p w14:paraId="21BC7DA4" w14:textId="77777777" w:rsidR="00A055EA" w:rsidRPr="00A31C26" w:rsidRDefault="00A055EA" w:rsidP="00EF0FDF">
      <w:pPr>
        <w:jc w:val="both"/>
        <w:rPr>
          <w:rFonts w:asciiTheme="minorHAnsi" w:hAnsiTheme="minorHAnsi" w:cstheme="minorHAnsi"/>
          <w:noProof/>
          <w:lang w:eastAsia="en-GB"/>
        </w:rPr>
      </w:pPr>
    </w:p>
    <w:p w14:paraId="27741034" w14:textId="77777777" w:rsidR="008A13D8" w:rsidRPr="00A31C26" w:rsidRDefault="008A13D8" w:rsidP="00EF0FDF">
      <w:pPr>
        <w:jc w:val="both"/>
        <w:rPr>
          <w:rFonts w:asciiTheme="minorHAnsi" w:hAnsiTheme="minorHAnsi" w:cstheme="minorHAnsi"/>
        </w:rPr>
        <w:sectPr w:rsidR="008A13D8" w:rsidRPr="00A31C26" w:rsidSect="00DD7C86">
          <w:headerReference w:type="even" r:id="rId11"/>
          <w:footerReference w:type="default" r:id="rId12"/>
          <w:headerReference w:type="first" r:id="rId13"/>
          <w:footerReference w:type="first" r:id="rId14"/>
          <w:pgSz w:w="11906" w:h="16838" w:code="9"/>
          <w:pgMar w:top="720" w:right="720" w:bottom="720" w:left="720" w:header="0" w:footer="0" w:gutter="0"/>
          <w:cols w:space="708"/>
          <w:titlePg/>
          <w:docGrid w:linePitch="360"/>
        </w:sectPr>
      </w:pPr>
    </w:p>
    <w:bookmarkStart w:id="3" w:name="_Toc169687009" w:displacedByCustomXml="next"/>
    <w:sdt>
      <w:sdtPr>
        <w:rPr>
          <w:rFonts w:asciiTheme="minorHAnsi" w:eastAsiaTheme="minorEastAsia" w:hAnsiTheme="minorHAnsi" w:cstheme="minorHAnsi"/>
          <w:b w:val="0"/>
          <w:bCs w:val="0"/>
          <w:noProof/>
          <w:color w:val="000000" w:themeColor="text1"/>
          <w:sz w:val="22"/>
          <w:szCs w:val="22"/>
        </w:rPr>
        <w:id w:val="245430695"/>
        <w:docPartObj>
          <w:docPartGallery w:val="Table of Contents"/>
          <w:docPartUnique/>
        </w:docPartObj>
      </w:sdtPr>
      <w:sdtContent>
        <w:p w14:paraId="2A9E5350" w14:textId="77777777" w:rsidR="003A5BC1" w:rsidRPr="00A31C26" w:rsidRDefault="003A5BC1" w:rsidP="00EF0FDF">
          <w:pPr>
            <w:pStyle w:val="Heading1"/>
            <w:jc w:val="both"/>
            <w:rPr>
              <w:rFonts w:asciiTheme="minorHAnsi" w:hAnsiTheme="minorHAnsi" w:cstheme="minorHAnsi"/>
            </w:rPr>
          </w:pPr>
          <w:r w:rsidRPr="00A31C26">
            <w:rPr>
              <w:rFonts w:asciiTheme="minorHAnsi" w:hAnsiTheme="minorHAnsi" w:cstheme="minorHAnsi"/>
            </w:rPr>
            <w:t>Table of Contents</w:t>
          </w:r>
          <w:bookmarkEnd w:id="3"/>
        </w:p>
        <w:p w14:paraId="16EEF54A" w14:textId="77777777" w:rsidR="002C2C00" w:rsidRDefault="001D18AA">
          <w:pPr>
            <w:pStyle w:val="TOC1"/>
            <w:rPr>
              <w:rFonts w:asciiTheme="minorHAnsi" w:eastAsiaTheme="minorEastAsia" w:hAnsiTheme="minorHAnsi"/>
              <w:color w:val="auto"/>
              <w:kern w:val="2"/>
              <w:sz w:val="24"/>
              <w:szCs w:val="24"/>
              <w:lang w:val="en-US"/>
              <w14:ligatures w14:val="standardContextual"/>
            </w:rPr>
          </w:pPr>
          <w:r w:rsidRPr="00A31C26">
            <w:rPr>
              <w:rFonts w:asciiTheme="minorHAnsi" w:hAnsiTheme="minorHAnsi" w:cstheme="minorHAnsi"/>
            </w:rPr>
            <w:fldChar w:fldCharType="begin"/>
          </w:r>
          <w:r w:rsidR="003A5BC1" w:rsidRPr="00A31C26">
            <w:rPr>
              <w:rFonts w:asciiTheme="minorHAnsi" w:hAnsiTheme="minorHAnsi" w:cstheme="minorHAnsi"/>
            </w:rPr>
            <w:instrText>TOC \o "1-3" \h \z \u</w:instrText>
          </w:r>
          <w:r w:rsidRPr="00A31C26">
            <w:rPr>
              <w:rFonts w:asciiTheme="minorHAnsi" w:hAnsiTheme="minorHAnsi" w:cstheme="minorHAnsi"/>
            </w:rPr>
            <w:fldChar w:fldCharType="separate"/>
          </w:r>
          <w:hyperlink w:anchor="_Toc169687009" w:history="1">
            <w:r w:rsidR="002C2C00" w:rsidRPr="002F497C">
              <w:rPr>
                <w:rStyle w:val="Hyperlink"/>
                <w:rFonts w:cstheme="minorHAnsi"/>
              </w:rPr>
              <w:t>Table of Contents</w:t>
            </w:r>
            <w:r w:rsidR="002C2C00">
              <w:rPr>
                <w:webHidden/>
              </w:rPr>
              <w:tab/>
            </w:r>
            <w:r w:rsidR="002C2C00">
              <w:rPr>
                <w:webHidden/>
              </w:rPr>
              <w:fldChar w:fldCharType="begin"/>
            </w:r>
            <w:r w:rsidR="002C2C00">
              <w:rPr>
                <w:webHidden/>
              </w:rPr>
              <w:instrText xml:space="preserve"> PAGEREF _Toc169687009 \h </w:instrText>
            </w:r>
            <w:r w:rsidR="002C2C00">
              <w:rPr>
                <w:webHidden/>
              </w:rPr>
            </w:r>
            <w:r w:rsidR="002C2C00">
              <w:rPr>
                <w:webHidden/>
              </w:rPr>
              <w:fldChar w:fldCharType="separate"/>
            </w:r>
            <w:r w:rsidR="002C2C00">
              <w:rPr>
                <w:webHidden/>
              </w:rPr>
              <w:t>2</w:t>
            </w:r>
            <w:r w:rsidR="002C2C00">
              <w:rPr>
                <w:webHidden/>
              </w:rPr>
              <w:fldChar w:fldCharType="end"/>
            </w:r>
          </w:hyperlink>
        </w:p>
        <w:p w14:paraId="6844C776" w14:textId="77777777" w:rsidR="002C2C00" w:rsidRDefault="00000000">
          <w:pPr>
            <w:pStyle w:val="TOC2"/>
            <w:tabs>
              <w:tab w:val="right" w:leader="dot" w:pos="10456"/>
            </w:tabs>
            <w:rPr>
              <w:rFonts w:asciiTheme="minorHAnsi" w:eastAsiaTheme="minorEastAsia" w:hAnsiTheme="minorHAnsi"/>
              <w:noProof/>
              <w:kern w:val="2"/>
              <w:sz w:val="24"/>
              <w:szCs w:val="24"/>
              <w:lang w:val="en-US"/>
              <w14:ligatures w14:val="standardContextual"/>
            </w:rPr>
          </w:pPr>
          <w:hyperlink w:anchor="_Toc169687010" w:history="1">
            <w:r w:rsidR="002C2C00" w:rsidRPr="002F497C">
              <w:rPr>
                <w:rStyle w:val="Hyperlink"/>
                <w:rFonts w:cstheme="minorHAnsi"/>
                <w:noProof/>
              </w:rPr>
              <w:t>Version History</w:t>
            </w:r>
            <w:r w:rsidR="002C2C00">
              <w:rPr>
                <w:noProof/>
                <w:webHidden/>
              </w:rPr>
              <w:tab/>
            </w:r>
            <w:r w:rsidR="002C2C00">
              <w:rPr>
                <w:noProof/>
                <w:webHidden/>
              </w:rPr>
              <w:fldChar w:fldCharType="begin"/>
            </w:r>
            <w:r w:rsidR="002C2C00">
              <w:rPr>
                <w:noProof/>
                <w:webHidden/>
              </w:rPr>
              <w:instrText xml:space="preserve"> PAGEREF _Toc169687010 \h </w:instrText>
            </w:r>
            <w:r w:rsidR="002C2C00">
              <w:rPr>
                <w:noProof/>
                <w:webHidden/>
              </w:rPr>
            </w:r>
            <w:r w:rsidR="002C2C00">
              <w:rPr>
                <w:noProof/>
                <w:webHidden/>
              </w:rPr>
              <w:fldChar w:fldCharType="separate"/>
            </w:r>
            <w:r w:rsidR="002C2C00">
              <w:rPr>
                <w:noProof/>
                <w:webHidden/>
              </w:rPr>
              <w:t>4</w:t>
            </w:r>
            <w:r w:rsidR="002C2C00">
              <w:rPr>
                <w:noProof/>
                <w:webHidden/>
              </w:rPr>
              <w:fldChar w:fldCharType="end"/>
            </w:r>
          </w:hyperlink>
        </w:p>
        <w:p w14:paraId="31A4E0D2" w14:textId="77777777" w:rsidR="002C2C00" w:rsidRDefault="00000000">
          <w:pPr>
            <w:pStyle w:val="TOC2"/>
            <w:tabs>
              <w:tab w:val="right" w:leader="dot" w:pos="10456"/>
            </w:tabs>
            <w:rPr>
              <w:rFonts w:asciiTheme="minorHAnsi" w:eastAsiaTheme="minorEastAsia" w:hAnsiTheme="minorHAnsi"/>
              <w:noProof/>
              <w:kern w:val="2"/>
              <w:sz w:val="24"/>
              <w:szCs w:val="24"/>
              <w:lang w:val="en-US"/>
              <w14:ligatures w14:val="standardContextual"/>
            </w:rPr>
          </w:pPr>
          <w:hyperlink w:anchor="_Toc169687011" w:history="1">
            <w:r w:rsidR="002C2C00" w:rsidRPr="002F497C">
              <w:rPr>
                <w:rStyle w:val="Hyperlink"/>
                <w:rFonts w:cstheme="minorHAnsi"/>
                <w:noProof/>
              </w:rPr>
              <w:t>Approvers/Reviewers List</w:t>
            </w:r>
            <w:r w:rsidR="002C2C00">
              <w:rPr>
                <w:noProof/>
                <w:webHidden/>
              </w:rPr>
              <w:tab/>
            </w:r>
            <w:r w:rsidR="002C2C00">
              <w:rPr>
                <w:noProof/>
                <w:webHidden/>
              </w:rPr>
              <w:fldChar w:fldCharType="begin"/>
            </w:r>
            <w:r w:rsidR="002C2C00">
              <w:rPr>
                <w:noProof/>
                <w:webHidden/>
              </w:rPr>
              <w:instrText xml:space="preserve"> PAGEREF _Toc169687011 \h </w:instrText>
            </w:r>
            <w:r w:rsidR="002C2C00">
              <w:rPr>
                <w:noProof/>
                <w:webHidden/>
              </w:rPr>
            </w:r>
            <w:r w:rsidR="002C2C00">
              <w:rPr>
                <w:noProof/>
                <w:webHidden/>
              </w:rPr>
              <w:fldChar w:fldCharType="separate"/>
            </w:r>
            <w:r w:rsidR="002C2C00">
              <w:rPr>
                <w:noProof/>
                <w:webHidden/>
              </w:rPr>
              <w:t>4</w:t>
            </w:r>
            <w:r w:rsidR="002C2C00">
              <w:rPr>
                <w:noProof/>
                <w:webHidden/>
              </w:rPr>
              <w:fldChar w:fldCharType="end"/>
            </w:r>
          </w:hyperlink>
        </w:p>
        <w:p w14:paraId="1D51A1CC" w14:textId="77777777" w:rsidR="002C2C00" w:rsidRDefault="00000000">
          <w:pPr>
            <w:pStyle w:val="TOC1"/>
            <w:rPr>
              <w:rFonts w:asciiTheme="minorHAnsi" w:eastAsiaTheme="minorEastAsia" w:hAnsiTheme="minorHAnsi"/>
              <w:color w:val="auto"/>
              <w:kern w:val="2"/>
              <w:sz w:val="24"/>
              <w:szCs w:val="24"/>
              <w:lang w:val="en-US"/>
              <w14:ligatures w14:val="standardContextual"/>
            </w:rPr>
          </w:pPr>
          <w:hyperlink w:anchor="_Toc169687012" w:history="1">
            <w:r w:rsidR="002C2C00" w:rsidRPr="002F497C">
              <w:rPr>
                <w:rStyle w:val="Hyperlink"/>
                <w:rFonts w:cstheme="minorHAnsi"/>
              </w:rPr>
              <w:t>1.</w:t>
            </w:r>
            <w:r w:rsidR="002C2C00">
              <w:rPr>
                <w:rFonts w:asciiTheme="minorHAnsi" w:eastAsiaTheme="minorEastAsia" w:hAnsiTheme="minorHAnsi"/>
                <w:color w:val="auto"/>
                <w:kern w:val="2"/>
                <w:sz w:val="24"/>
                <w:szCs w:val="24"/>
                <w:lang w:val="en-US"/>
                <w14:ligatures w14:val="standardContextual"/>
              </w:rPr>
              <w:tab/>
            </w:r>
            <w:r w:rsidR="002C2C00" w:rsidRPr="002F497C">
              <w:rPr>
                <w:rStyle w:val="Hyperlink"/>
                <w:rFonts w:cstheme="minorHAnsi"/>
              </w:rPr>
              <w:t>Introduction</w:t>
            </w:r>
            <w:r w:rsidR="002C2C00">
              <w:rPr>
                <w:webHidden/>
              </w:rPr>
              <w:tab/>
            </w:r>
            <w:r w:rsidR="002C2C00">
              <w:rPr>
                <w:webHidden/>
              </w:rPr>
              <w:fldChar w:fldCharType="begin"/>
            </w:r>
            <w:r w:rsidR="002C2C00">
              <w:rPr>
                <w:webHidden/>
              </w:rPr>
              <w:instrText xml:space="preserve"> PAGEREF _Toc169687012 \h </w:instrText>
            </w:r>
            <w:r w:rsidR="002C2C00">
              <w:rPr>
                <w:webHidden/>
              </w:rPr>
            </w:r>
            <w:r w:rsidR="002C2C00">
              <w:rPr>
                <w:webHidden/>
              </w:rPr>
              <w:fldChar w:fldCharType="separate"/>
            </w:r>
            <w:r w:rsidR="002C2C00">
              <w:rPr>
                <w:webHidden/>
              </w:rPr>
              <w:t>5</w:t>
            </w:r>
            <w:r w:rsidR="002C2C00">
              <w:rPr>
                <w:webHidden/>
              </w:rPr>
              <w:fldChar w:fldCharType="end"/>
            </w:r>
          </w:hyperlink>
        </w:p>
        <w:p w14:paraId="5FB8C9DA"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13" w:history="1">
            <w:r w:rsidR="002C2C00" w:rsidRPr="002F497C">
              <w:rPr>
                <w:rStyle w:val="Hyperlink"/>
                <w:rFonts w:cstheme="minorHAnsi"/>
                <w:noProof/>
              </w:rPr>
              <w:t>1.1.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Project Overview</w:t>
            </w:r>
            <w:r w:rsidR="002C2C00">
              <w:rPr>
                <w:noProof/>
                <w:webHidden/>
              </w:rPr>
              <w:tab/>
            </w:r>
            <w:r w:rsidR="002C2C00">
              <w:rPr>
                <w:noProof/>
                <w:webHidden/>
              </w:rPr>
              <w:fldChar w:fldCharType="begin"/>
            </w:r>
            <w:r w:rsidR="002C2C00">
              <w:rPr>
                <w:noProof/>
                <w:webHidden/>
              </w:rPr>
              <w:instrText xml:space="preserve"> PAGEREF _Toc169687013 \h </w:instrText>
            </w:r>
            <w:r w:rsidR="002C2C00">
              <w:rPr>
                <w:noProof/>
                <w:webHidden/>
              </w:rPr>
            </w:r>
            <w:r w:rsidR="002C2C00">
              <w:rPr>
                <w:noProof/>
                <w:webHidden/>
              </w:rPr>
              <w:fldChar w:fldCharType="separate"/>
            </w:r>
            <w:r w:rsidR="002C2C00">
              <w:rPr>
                <w:noProof/>
                <w:webHidden/>
              </w:rPr>
              <w:t>5</w:t>
            </w:r>
            <w:r w:rsidR="002C2C00">
              <w:rPr>
                <w:noProof/>
                <w:webHidden/>
              </w:rPr>
              <w:fldChar w:fldCharType="end"/>
            </w:r>
          </w:hyperlink>
        </w:p>
        <w:p w14:paraId="4F24999E"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14" w:history="1">
            <w:r w:rsidR="002C2C00" w:rsidRPr="002F497C">
              <w:rPr>
                <w:rStyle w:val="Hyperlink"/>
                <w:rFonts w:cstheme="minorHAnsi"/>
                <w:noProof/>
              </w:rPr>
              <w:t>1.2.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Document Purpose</w:t>
            </w:r>
            <w:r w:rsidR="002C2C00">
              <w:rPr>
                <w:noProof/>
                <w:webHidden/>
              </w:rPr>
              <w:tab/>
            </w:r>
            <w:r w:rsidR="002C2C00">
              <w:rPr>
                <w:noProof/>
                <w:webHidden/>
              </w:rPr>
              <w:fldChar w:fldCharType="begin"/>
            </w:r>
            <w:r w:rsidR="002C2C00">
              <w:rPr>
                <w:noProof/>
                <w:webHidden/>
              </w:rPr>
              <w:instrText xml:space="preserve"> PAGEREF _Toc169687014 \h </w:instrText>
            </w:r>
            <w:r w:rsidR="002C2C00">
              <w:rPr>
                <w:noProof/>
                <w:webHidden/>
              </w:rPr>
            </w:r>
            <w:r w:rsidR="002C2C00">
              <w:rPr>
                <w:noProof/>
                <w:webHidden/>
              </w:rPr>
              <w:fldChar w:fldCharType="separate"/>
            </w:r>
            <w:r w:rsidR="002C2C00">
              <w:rPr>
                <w:noProof/>
                <w:webHidden/>
              </w:rPr>
              <w:t>5</w:t>
            </w:r>
            <w:r w:rsidR="002C2C00">
              <w:rPr>
                <w:noProof/>
                <w:webHidden/>
              </w:rPr>
              <w:fldChar w:fldCharType="end"/>
            </w:r>
          </w:hyperlink>
        </w:p>
        <w:p w14:paraId="4A26320B"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15" w:history="1">
            <w:r w:rsidR="002C2C00" w:rsidRPr="002F497C">
              <w:rPr>
                <w:rStyle w:val="Hyperlink"/>
                <w:rFonts w:cstheme="minorHAnsi"/>
                <w:noProof/>
              </w:rPr>
              <w:t>1.3.</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Document Scope</w:t>
            </w:r>
            <w:r w:rsidR="002C2C00">
              <w:rPr>
                <w:noProof/>
                <w:webHidden/>
              </w:rPr>
              <w:tab/>
            </w:r>
            <w:r w:rsidR="002C2C00">
              <w:rPr>
                <w:noProof/>
                <w:webHidden/>
              </w:rPr>
              <w:fldChar w:fldCharType="begin"/>
            </w:r>
            <w:r w:rsidR="002C2C00">
              <w:rPr>
                <w:noProof/>
                <w:webHidden/>
              </w:rPr>
              <w:instrText xml:space="preserve"> PAGEREF _Toc169687015 \h </w:instrText>
            </w:r>
            <w:r w:rsidR="002C2C00">
              <w:rPr>
                <w:noProof/>
                <w:webHidden/>
              </w:rPr>
            </w:r>
            <w:r w:rsidR="002C2C00">
              <w:rPr>
                <w:noProof/>
                <w:webHidden/>
              </w:rPr>
              <w:fldChar w:fldCharType="separate"/>
            </w:r>
            <w:r w:rsidR="002C2C00">
              <w:rPr>
                <w:noProof/>
                <w:webHidden/>
              </w:rPr>
              <w:t>6</w:t>
            </w:r>
            <w:r w:rsidR="002C2C00">
              <w:rPr>
                <w:noProof/>
                <w:webHidden/>
              </w:rPr>
              <w:fldChar w:fldCharType="end"/>
            </w:r>
          </w:hyperlink>
        </w:p>
        <w:p w14:paraId="365A9C33"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16" w:history="1">
            <w:r w:rsidR="002C2C00" w:rsidRPr="002F497C">
              <w:rPr>
                <w:rStyle w:val="Hyperlink"/>
                <w:rFonts w:cstheme="minorHAnsi"/>
                <w:noProof/>
              </w:rPr>
              <w:t>1.4.</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Abbreviations</w:t>
            </w:r>
            <w:r w:rsidR="002C2C00">
              <w:rPr>
                <w:noProof/>
                <w:webHidden/>
              </w:rPr>
              <w:tab/>
            </w:r>
            <w:r w:rsidR="002C2C00">
              <w:rPr>
                <w:noProof/>
                <w:webHidden/>
              </w:rPr>
              <w:fldChar w:fldCharType="begin"/>
            </w:r>
            <w:r w:rsidR="002C2C00">
              <w:rPr>
                <w:noProof/>
                <w:webHidden/>
              </w:rPr>
              <w:instrText xml:space="preserve"> PAGEREF _Toc169687016 \h </w:instrText>
            </w:r>
            <w:r w:rsidR="002C2C00">
              <w:rPr>
                <w:noProof/>
                <w:webHidden/>
              </w:rPr>
            </w:r>
            <w:r w:rsidR="002C2C00">
              <w:rPr>
                <w:noProof/>
                <w:webHidden/>
              </w:rPr>
              <w:fldChar w:fldCharType="separate"/>
            </w:r>
            <w:r w:rsidR="002C2C00">
              <w:rPr>
                <w:noProof/>
                <w:webHidden/>
              </w:rPr>
              <w:t>6</w:t>
            </w:r>
            <w:r w:rsidR="002C2C00">
              <w:rPr>
                <w:noProof/>
                <w:webHidden/>
              </w:rPr>
              <w:fldChar w:fldCharType="end"/>
            </w:r>
          </w:hyperlink>
        </w:p>
        <w:p w14:paraId="4D271FF3" w14:textId="77777777" w:rsidR="002C2C00" w:rsidRDefault="00000000">
          <w:pPr>
            <w:pStyle w:val="TOC1"/>
            <w:rPr>
              <w:rFonts w:asciiTheme="minorHAnsi" w:eastAsiaTheme="minorEastAsia" w:hAnsiTheme="minorHAnsi"/>
              <w:color w:val="auto"/>
              <w:kern w:val="2"/>
              <w:sz w:val="24"/>
              <w:szCs w:val="24"/>
              <w:lang w:val="en-US"/>
              <w14:ligatures w14:val="standardContextual"/>
            </w:rPr>
          </w:pPr>
          <w:hyperlink w:anchor="_Toc169687017" w:history="1">
            <w:r w:rsidR="002C2C00" w:rsidRPr="002F497C">
              <w:rPr>
                <w:rStyle w:val="Hyperlink"/>
                <w:rFonts w:cstheme="minorHAnsi"/>
              </w:rPr>
              <w:t>2.</w:t>
            </w:r>
            <w:r w:rsidR="002C2C00">
              <w:rPr>
                <w:rFonts w:asciiTheme="minorHAnsi" w:eastAsiaTheme="minorEastAsia" w:hAnsiTheme="minorHAnsi"/>
                <w:color w:val="auto"/>
                <w:kern w:val="2"/>
                <w:sz w:val="24"/>
                <w:szCs w:val="24"/>
                <w:lang w:val="en-US"/>
                <w14:ligatures w14:val="standardContextual"/>
              </w:rPr>
              <w:tab/>
            </w:r>
            <w:r w:rsidR="002C2C00" w:rsidRPr="002F497C">
              <w:rPr>
                <w:rStyle w:val="Hyperlink"/>
                <w:rFonts w:cstheme="minorHAnsi"/>
              </w:rPr>
              <w:t>Test Objective</w:t>
            </w:r>
            <w:r w:rsidR="002C2C00">
              <w:rPr>
                <w:webHidden/>
              </w:rPr>
              <w:tab/>
            </w:r>
            <w:r w:rsidR="002C2C00">
              <w:rPr>
                <w:webHidden/>
              </w:rPr>
              <w:fldChar w:fldCharType="begin"/>
            </w:r>
            <w:r w:rsidR="002C2C00">
              <w:rPr>
                <w:webHidden/>
              </w:rPr>
              <w:instrText xml:space="preserve"> PAGEREF _Toc169687017 \h </w:instrText>
            </w:r>
            <w:r w:rsidR="002C2C00">
              <w:rPr>
                <w:webHidden/>
              </w:rPr>
            </w:r>
            <w:r w:rsidR="002C2C00">
              <w:rPr>
                <w:webHidden/>
              </w:rPr>
              <w:fldChar w:fldCharType="separate"/>
            </w:r>
            <w:r w:rsidR="002C2C00">
              <w:rPr>
                <w:webHidden/>
              </w:rPr>
              <w:t>6</w:t>
            </w:r>
            <w:r w:rsidR="002C2C00">
              <w:rPr>
                <w:webHidden/>
              </w:rPr>
              <w:fldChar w:fldCharType="end"/>
            </w:r>
          </w:hyperlink>
        </w:p>
        <w:p w14:paraId="71019BCB" w14:textId="77777777" w:rsidR="002C2C00" w:rsidRDefault="00000000">
          <w:pPr>
            <w:pStyle w:val="TOC1"/>
            <w:rPr>
              <w:rFonts w:asciiTheme="minorHAnsi" w:eastAsiaTheme="minorEastAsia" w:hAnsiTheme="minorHAnsi"/>
              <w:color w:val="auto"/>
              <w:kern w:val="2"/>
              <w:sz w:val="24"/>
              <w:szCs w:val="24"/>
              <w:lang w:val="en-US"/>
              <w14:ligatures w14:val="standardContextual"/>
            </w:rPr>
          </w:pPr>
          <w:hyperlink w:anchor="_Toc169687018" w:history="1">
            <w:r w:rsidR="002C2C00" w:rsidRPr="002F497C">
              <w:rPr>
                <w:rStyle w:val="Hyperlink"/>
                <w:rFonts w:cstheme="minorHAnsi"/>
              </w:rPr>
              <w:t>3.</w:t>
            </w:r>
            <w:r w:rsidR="002C2C00">
              <w:rPr>
                <w:rFonts w:asciiTheme="minorHAnsi" w:eastAsiaTheme="minorEastAsia" w:hAnsiTheme="minorHAnsi"/>
                <w:color w:val="auto"/>
                <w:kern w:val="2"/>
                <w:sz w:val="24"/>
                <w:szCs w:val="24"/>
                <w:lang w:val="en-US"/>
                <w14:ligatures w14:val="standardContextual"/>
              </w:rPr>
              <w:tab/>
            </w:r>
            <w:r w:rsidR="002C2C00" w:rsidRPr="002F497C">
              <w:rPr>
                <w:rStyle w:val="Hyperlink"/>
                <w:rFonts w:cstheme="minorHAnsi"/>
              </w:rPr>
              <w:t>Test Approach</w:t>
            </w:r>
            <w:r w:rsidR="002C2C00">
              <w:rPr>
                <w:webHidden/>
              </w:rPr>
              <w:tab/>
            </w:r>
            <w:r w:rsidR="002C2C00">
              <w:rPr>
                <w:webHidden/>
              </w:rPr>
              <w:fldChar w:fldCharType="begin"/>
            </w:r>
            <w:r w:rsidR="002C2C00">
              <w:rPr>
                <w:webHidden/>
              </w:rPr>
              <w:instrText xml:space="preserve"> PAGEREF _Toc169687018 \h </w:instrText>
            </w:r>
            <w:r w:rsidR="002C2C00">
              <w:rPr>
                <w:webHidden/>
              </w:rPr>
            </w:r>
            <w:r w:rsidR="002C2C00">
              <w:rPr>
                <w:webHidden/>
              </w:rPr>
              <w:fldChar w:fldCharType="separate"/>
            </w:r>
            <w:r w:rsidR="002C2C00">
              <w:rPr>
                <w:webHidden/>
              </w:rPr>
              <w:t>6</w:t>
            </w:r>
            <w:r w:rsidR="002C2C00">
              <w:rPr>
                <w:webHidden/>
              </w:rPr>
              <w:fldChar w:fldCharType="end"/>
            </w:r>
          </w:hyperlink>
        </w:p>
        <w:p w14:paraId="65C2B7E0"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19" w:history="1">
            <w:r w:rsidR="002C2C00" w:rsidRPr="002F497C">
              <w:rPr>
                <w:rStyle w:val="Hyperlink"/>
                <w:rFonts w:cstheme="minorHAnsi"/>
                <w:noProof/>
              </w:rPr>
              <w:t>3.1.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Application Functional Scope - In Scope</w:t>
            </w:r>
            <w:r w:rsidR="002C2C00">
              <w:rPr>
                <w:noProof/>
                <w:webHidden/>
              </w:rPr>
              <w:tab/>
            </w:r>
            <w:r w:rsidR="002C2C00">
              <w:rPr>
                <w:noProof/>
                <w:webHidden/>
              </w:rPr>
              <w:fldChar w:fldCharType="begin"/>
            </w:r>
            <w:r w:rsidR="002C2C00">
              <w:rPr>
                <w:noProof/>
                <w:webHidden/>
              </w:rPr>
              <w:instrText xml:space="preserve"> PAGEREF _Toc169687019 \h </w:instrText>
            </w:r>
            <w:r w:rsidR="002C2C00">
              <w:rPr>
                <w:noProof/>
                <w:webHidden/>
              </w:rPr>
            </w:r>
            <w:r w:rsidR="002C2C00">
              <w:rPr>
                <w:noProof/>
                <w:webHidden/>
              </w:rPr>
              <w:fldChar w:fldCharType="separate"/>
            </w:r>
            <w:r w:rsidR="002C2C00">
              <w:rPr>
                <w:noProof/>
                <w:webHidden/>
              </w:rPr>
              <w:t>7</w:t>
            </w:r>
            <w:r w:rsidR="002C2C00">
              <w:rPr>
                <w:noProof/>
                <w:webHidden/>
              </w:rPr>
              <w:fldChar w:fldCharType="end"/>
            </w:r>
          </w:hyperlink>
        </w:p>
        <w:p w14:paraId="7A14F366"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20" w:history="1">
            <w:r w:rsidR="002C2C00" w:rsidRPr="002F497C">
              <w:rPr>
                <w:rStyle w:val="Hyperlink"/>
                <w:rFonts w:cstheme="minorHAnsi"/>
                <w:noProof/>
              </w:rPr>
              <w:t>3.2.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Out of Scope</w:t>
            </w:r>
            <w:r w:rsidR="002C2C00">
              <w:rPr>
                <w:noProof/>
                <w:webHidden/>
              </w:rPr>
              <w:tab/>
            </w:r>
            <w:r w:rsidR="002C2C00">
              <w:rPr>
                <w:noProof/>
                <w:webHidden/>
              </w:rPr>
              <w:fldChar w:fldCharType="begin"/>
            </w:r>
            <w:r w:rsidR="002C2C00">
              <w:rPr>
                <w:noProof/>
                <w:webHidden/>
              </w:rPr>
              <w:instrText xml:space="preserve"> PAGEREF _Toc169687020 \h </w:instrText>
            </w:r>
            <w:r w:rsidR="002C2C00">
              <w:rPr>
                <w:noProof/>
                <w:webHidden/>
              </w:rPr>
            </w:r>
            <w:r w:rsidR="002C2C00">
              <w:rPr>
                <w:noProof/>
                <w:webHidden/>
              </w:rPr>
              <w:fldChar w:fldCharType="separate"/>
            </w:r>
            <w:r w:rsidR="002C2C00">
              <w:rPr>
                <w:noProof/>
                <w:webHidden/>
              </w:rPr>
              <w:t>8</w:t>
            </w:r>
            <w:r w:rsidR="002C2C00">
              <w:rPr>
                <w:noProof/>
                <w:webHidden/>
              </w:rPr>
              <w:fldChar w:fldCharType="end"/>
            </w:r>
          </w:hyperlink>
        </w:p>
        <w:p w14:paraId="10CA86E5"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21" w:history="1">
            <w:r w:rsidR="002C2C00" w:rsidRPr="002F497C">
              <w:rPr>
                <w:rStyle w:val="Hyperlink"/>
                <w:rFonts w:cstheme="minorHAnsi"/>
                <w:noProof/>
              </w:rPr>
              <w:t>3.3.</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Case Design Process</w:t>
            </w:r>
            <w:r w:rsidR="002C2C00">
              <w:rPr>
                <w:noProof/>
                <w:webHidden/>
              </w:rPr>
              <w:tab/>
            </w:r>
            <w:r w:rsidR="002C2C00">
              <w:rPr>
                <w:noProof/>
                <w:webHidden/>
              </w:rPr>
              <w:fldChar w:fldCharType="begin"/>
            </w:r>
            <w:r w:rsidR="002C2C00">
              <w:rPr>
                <w:noProof/>
                <w:webHidden/>
              </w:rPr>
              <w:instrText xml:space="preserve"> PAGEREF _Toc169687021 \h </w:instrText>
            </w:r>
            <w:r w:rsidR="002C2C00">
              <w:rPr>
                <w:noProof/>
                <w:webHidden/>
              </w:rPr>
            </w:r>
            <w:r w:rsidR="002C2C00">
              <w:rPr>
                <w:noProof/>
                <w:webHidden/>
              </w:rPr>
              <w:fldChar w:fldCharType="separate"/>
            </w:r>
            <w:r w:rsidR="002C2C00">
              <w:rPr>
                <w:noProof/>
                <w:webHidden/>
              </w:rPr>
              <w:t>8</w:t>
            </w:r>
            <w:r w:rsidR="002C2C00">
              <w:rPr>
                <w:noProof/>
                <w:webHidden/>
              </w:rPr>
              <w:fldChar w:fldCharType="end"/>
            </w:r>
          </w:hyperlink>
        </w:p>
        <w:p w14:paraId="44A5B5F7"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22" w:history="1">
            <w:r w:rsidR="002C2C00" w:rsidRPr="002F497C">
              <w:rPr>
                <w:rStyle w:val="Hyperlink"/>
                <w:rFonts w:cstheme="minorHAnsi"/>
                <w:noProof/>
              </w:rPr>
              <w:t>3.3.1.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Responsibility</w:t>
            </w:r>
            <w:r w:rsidR="002C2C00">
              <w:rPr>
                <w:noProof/>
                <w:webHidden/>
              </w:rPr>
              <w:tab/>
            </w:r>
            <w:r w:rsidR="002C2C00">
              <w:rPr>
                <w:noProof/>
                <w:webHidden/>
              </w:rPr>
              <w:fldChar w:fldCharType="begin"/>
            </w:r>
            <w:r w:rsidR="002C2C00">
              <w:rPr>
                <w:noProof/>
                <w:webHidden/>
              </w:rPr>
              <w:instrText xml:space="preserve"> PAGEREF _Toc169687022 \h </w:instrText>
            </w:r>
            <w:r w:rsidR="002C2C00">
              <w:rPr>
                <w:noProof/>
                <w:webHidden/>
              </w:rPr>
            </w:r>
            <w:r w:rsidR="002C2C00">
              <w:rPr>
                <w:noProof/>
                <w:webHidden/>
              </w:rPr>
              <w:fldChar w:fldCharType="separate"/>
            </w:r>
            <w:r w:rsidR="002C2C00">
              <w:rPr>
                <w:noProof/>
                <w:webHidden/>
              </w:rPr>
              <w:t>8</w:t>
            </w:r>
            <w:r w:rsidR="002C2C00">
              <w:rPr>
                <w:noProof/>
                <w:webHidden/>
              </w:rPr>
              <w:fldChar w:fldCharType="end"/>
            </w:r>
          </w:hyperlink>
        </w:p>
        <w:p w14:paraId="2442961B"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23" w:history="1">
            <w:r w:rsidR="002C2C00" w:rsidRPr="002F497C">
              <w:rPr>
                <w:rStyle w:val="Hyperlink"/>
                <w:rFonts w:cstheme="minorHAnsi"/>
                <w:noProof/>
              </w:rPr>
              <w:t>3.3.2.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Exits Criteria</w:t>
            </w:r>
            <w:r w:rsidR="002C2C00">
              <w:rPr>
                <w:noProof/>
                <w:webHidden/>
              </w:rPr>
              <w:tab/>
            </w:r>
            <w:r w:rsidR="002C2C00">
              <w:rPr>
                <w:noProof/>
                <w:webHidden/>
              </w:rPr>
              <w:fldChar w:fldCharType="begin"/>
            </w:r>
            <w:r w:rsidR="002C2C00">
              <w:rPr>
                <w:noProof/>
                <w:webHidden/>
              </w:rPr>
              <w:instrText xml:space="preserve"> PAGEREF _Toc169687023 \h </w:instrText>
            </w:r>
            <w:r w:rsidR="002C2C00">
              <w:rPr>
                <w:noProof/>
                <w:webHidden/>
              </w:rPr>
            </w:r>
            <w:r w:rsidR="002C2C00">
              <w:rPr>
                <w:noProof/>
                <w:webHidden/>
              </w:rPr>
              <w:fldChar w:fldCharType="separate"/>
            </w:r>
            <w:r w:rsidR="002C2C00">
              <w:rPr>
                <w:noProof/>
                <w:webHidden/>
              </w:rPr>
              <w:t>8</w:t>
            </w:r>
            <w:r w:rsidR="002C2C00">
              <w:rPr>
                <w:noProof/>
                <w:webHidden/>
              </w:rPr>
              <w:fldChar w:fldCharType="end"/>
            </w:r>
          </w:hyperlink>
        </w:p>
        <w:p w14:paraId="29854754"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24" w:history="1">
            <w:r w:rsidR="002C2C00" w:rsidRPr="002F497C">
              <w:rPr>
                <w:rStyle w:val="Hyperlink"/>
                <w:rFonts w:cstheme="minorHAnsi"/>
                <w:noProof/>
              </w:rPr>
              <w:t>3.4.</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Phases - In Scope</w:t>
            </w:r>
            <w:r w:rsidR="002C2C00">
              <w:rPr>
                <w:noProof/>
                <w:webHidden/>
              </w:rPr>
              <w:tab/>
            </w:r>
            <w:r w:rsidR="002C2C00">
              <w:rPr>
                <w:noProof/>
                <w:webHidden/>
              </w:rPr>
              <w:fldChar w:fldCharType="begin"/>
            </w:r>
            <w:r w:rsidR="002C2C00">
              <w:rPr>
                <w:noProof/>
                <w:webHidden/>
              </w:rPr>
              <w:instrText xml:space="preserve"> PAGEREF _Toc169687024 \h </w:instrText>
            </w:r>
            <w:r w:rsidR="002C2C00">
              <w:rPr>
                <w:noProof/>
                <w:webHidden/>
              </w:rPr>
            </w:r>
            <w:r w:rsidR="002C2C00">
              <w:rPr>
                <w:noProof/>
                <w:webHidden/>
              </w:rPr>
              <w:fldChar w:fldCharType="separate"/>
            </w:r>
            <w:r w:rsidR="002C2C00">
              <w:rPr>
                <w:noProof/>
                <w:webHidden/>
              </w:rPr>
              <w:t>8</w:t>
            </w:r>
            <w:r w:rsidR="002C2C00">
              <w:rPr>
                <w:noProof/>
                <w:webHidden/>
              </w:rPr>
              <w:fldChar w:fldCharType="end"/>
            </w:r>
          </w:hyperlink>
        </w:p>
        <w:p w14:paraId="790E19DC"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25" w:history="1">
            <w:r w:rsidR="002C2C00" w:rsidRPr="002F497C">
              <w:rPr>
                <w:rStyle w:val="Hyperlink"/>
                <w:rFonts w:cstheme="minorHAnsi"/>
                <w:noProof/>
              </w:rPr>
              <w:t>3.4.1.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Smoke /Sanity and BVT</w:t>
            </w:r>
            <w:r w:rsidR="002C2C00">
              <w:rPr>
                <w:noProof/>
                <w:webHidden/>
              </w:rPr>
              <w:tab/>
            </w:r>
            <w:r w:rsidR="002C2C00">
              <w:rPr>
                <w:noProof/>
                <w:webHidden/>
              </w:rPr>
              <w:fldChar w:fldCharType="begin"/>
            </w:r>
            <w:r w:rsidR="002C2C00">
              <w:rPr>
                <w:noProof/>
                <w:webHidden/>
              </w:rPr>
              <w:instrText xml:space="preserve"> PAGEREF _Toc169687025 \h </w:instrText>
            </w:r>
            <w:r w:rsidR="002C2C00">
              <w:rPr>
                <w:noProof/>
                <w:webHidden/>
              </w:rPr>
            </w:r>
            <w:r w:rsidR="002C2C00">
              <w:rPr>
                <w:noProof/>
                <w:webHidden/>
              </w:rPr>
              <w:fldChar w:fldCharType="separate"/>
            </w:r>
            <w:r w:rsidR="002C2C00">
              <w:rPr>
                <w:noProof/>
                <w:webHidden/>
              </w:rPr>
              <w:t>9</w:t>
            </w:r>
            <w:r w:rsidR="002C2C00">
              <w:rPr>
                <w:noProof/>
                <w:webHidden/>
              </w:rPr>
              <w:fldChar w:fldCharType="end"/>
            </w:r>
          </w:hyperlink>
        </w:p>
        <w:p w14:paraId="2D02FD8A"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26" w:history="1">
            <w:r w:rsidR="002C2C00" w:rsidRPr="002F497C">
              <w:rPr>
                <w:rStyle w:val="Hyperlink"/>
                <w:rFonts w:cstheme="minorHAnsi"/>
                <w:noProof/>
              </w:rPr>
              <w:t>3.4.1.1.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Responsibility for Smoke / Sanity</w:t>
            </w:r>
            <w:r w:rsidR="002C2C00">
              <w:rPr>
                <w:noProof/>
                <w:webHidden/>
              </w:rPr>
              <w:tab/>
            </w:r>
            <w:r w:rsidR="002C2C00">
              <w:rPr>
                <w:noProof/>
                <w:webHidden/>
              </w:rPr>
              <w:fldChar w:fldCharType="begin"/>
            </w:r>
            <w:r w:rsidR="002C2C00">
              <w:rPr>
                <w:noProof/>
                <w:webHidden/>
              </w:rPr>
              <w:instrText xml:space="preserve"> PAGEREF _Toc169687026 \h </w:instrText>
            </w:r>
            <w:r w:rsidR="002C2C00">
              <w:rPr>
                <w:noProof/>
                <w:webHidden/>
              </w:rPr>
            </w:r>
            <w:r w:rsidR="002C2C00">
              <w:rPr>
                <w:noProof/>
                <w:webHidden/>
              </w:rPr>
              <w:fldChar w:fldCharType="separate"/>
            </w:r>
            <w:r w:rsidR="002C2C00">
              <w:rPr>
                <w:noProof/>
                <w:webHidden/>
              </w:rPr>
              <w:t>9</w:t>
            </w:r>
            <w:r w:rsidR="002C2C00">
              <w:rPr>
                <w:noProof/>
                <w:webHidden/>
              </w:rPr>
              <w:fldChar w:fldCharType="end"/>
            </w:r>
          </w:hyperlink>
        </w:p>
        <w:p w14:paraId="66C57145"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27" w:history="1">
            <w:r w:rsidR="002C2C00" w:rsidRPr="002F497C">
              <w:rPr>
                <w:rStyle w:val="Hyperlink"/>
                <w:rFonts w:cstheme="minorHAnsi"/>
                <w:noProof/>
              </w:rPr>
              <w:t>3.4.1.2.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Entry Criteria</w:t>
            </w:r>
            <w:r w:rsidR="002C2C00">
              <w:rPr>
                <w:noProof/>
                <w:webHidden/>
              </w:rPr>
              <w:tab/>
            </w:r>
            <w:r w:rsidR="002C2C00">
              <w:rPr>
                <w:noProof/>
                <w:webHidden/>
              </w:rPr>
              <w:fldChar w:fldCharType="begin"/>
            </w:r>
            <w:r w:rsidR="002C2C00">
              <w:rPr>
                <w:noProof/>
                <w:webHidden/>
              </w:rPr>
              <w:instrText xml:space="preserve"> PAGEREF _Toc169687027 \h </w:instrText>
            </w:r>
            <w:r w:rsidR="002C2C00">
              <w:rPr>
                <w:noProof/>
                <w:webHidden/>
              </w:rPr>
            </w:r>
            <w:r w:rsidR="002C2C00">
              <w:rPr>
                <w:noProof/>
                <w:webHidden/>
              </w:rPr>
              <w:fldChar w:fldCharType="separate"/>
            </w:r>
            <w:r w:rsidR="002C2C00">
              <w:rPr>
                <w:noProof/>
                <w:webHidden/>
              </w:rPr>
              <w:t>9</w:t>
            </w:r>
            <w:r w:rsidR="002C2C00">
              <w:rPr>
                <w:noProof/>
                <w:webHidden/>
              </w:rPr>
              <w:fldChar w:fldCharType="end"/>
            </w:r>
          </w:hyperlink>
        </w:p>
        <w:p w14:paraId="3F97519D"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28" w:history="1">
            <w:r w:rsidR="002C2C00" w:rsidRPr="002F497C">
              <w:rPr>
                <w:rStyle w:val="Hyperlink"/>
                <w:rFonts w:cstheme="minorHAnsi"/>
                <w:noProof/>
              </w:rPr>
              <w:t>3.4.1.3.</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Exit Criteria</w:t>
            </w:r>
            <w:r w:rsidR="002C2C00">
              <w:rPr>
                <w:noProof/>
                <w:webHidden/>
              </w:rPr>
              <w:tab/>
            </w:r>
            <w:r w:rsidR="002C2C00">
              <w:rPr>
                <w:noProof/>
                <w:webHidden/>
              </w:rPr>
              <w:fldChar w:fldCharType="begin"/>
            </w:r>
            <w:r w:rsidR="002C2C00">
              <w:rPr>
                <w:noProof/>
                <w:webHidden/>
              </w:rPr>
              <w:instrText xml:space="preserve"> PAGEREF _Toc169687028 \h </w:instrText>
            </w:r>
            <w:r w:rsidR="002C2C00">
              <w:rPr>
                <w:noProof/>
                <w:webHidden/>
              </w:rPr>
            </w:r>
            <w:r w:rsidR="002C2C00">
              <w:rPr>
                <w:noProof/>
                <w:webHidden/>
              </w:rPr>
              <w:fldChar w:fldCharType="separate"/>
            </w:r>
            <w:r w:rsidR="002C2C00">
              <w:rPr>
                <w:noProof/>
                <w:webHidden/>
              </w:rPr>
              <w:t>9</w:t>
            </w:r>
            <w:r w:rsidR="002C2C00">
              <w:rPr>
                <w:noProof/>
                <w:webHidden/>
              </w:rPr>
              <w:fldChar w:fldCharType="end"/>
            </w:r>
          </w:hyperlink>
        </w:p>
        <w:p w14:paraId="2B22BCF1"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29" w:history="1">
            <w:r w:rsidR="002C2C00" w:rsidRPr="002F497C">
              <w:rPr>
                <w:rStyle w:val="Hyperlink"/>
                <w:rFonts w:cstheme="minorHAnsi"/>
                <w:noProof/>
              </w:rPr>
              <w:t>3.4.2.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Manual Testing</w:t>
            </w:r>
            <w:r w:rsidR="002C2C00">
              <w:rPr>
                <w:noProof/>
                <w:webHidden/>
              </w:rPr>
              <w:tab/>
            </w:r>
            <w:r w:rsidR="002C2C00">
              <w:rPr>
                <w:noProof/>
                <w:webHidden/>
              </w:rPr>
              <w:fldChar w:fldCharType="begin"/>
            </w:r>
            <w:r w:rsidR="002C2C00">
              <w:rPr>
                <w:noProof/>
                <w:webHidden/>
              </w:rPr>
              <w:instrText xml:space="preserve"> PAGEREF _Toc169687029 \h </w:instrText>
            </w:r>
            <w:r w:rsidR="002C2C00">
              <w:rPr>
                <w:noProof/>
                <w:webHidden/>
              </w:rPr>
            </w:r>
            <w:r w:rsidR="002C2C00">
              <w:rPr>
                <w:noProof/>
                <w:webHidden/>
              </w:rPr>
              <w:fldChar w:fldCharType="separate"/>
            </w:r>
            <w:r w:rsidR="002C2C00">
              <w:rPr>
                <w:noProof/>
                <w:webHidden/>
              </w:rPr>
              <w:t>9</w:t>
            </w:r>
            <w:r w:rsidR="002C2C00">
              <w:rPr>
                <w:noProof/>
                <w:webHidden/>
              </w:rPr>
              <w:fldChar w:fldCharType="end"/>
            </w:r>
          </w:hyperlink>
        </w:p>
        <w:p w14:paraId="6EB73946"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30" w:history="1">
            <w:r w:rsidR="002C2C00" w:rsidRPr="002F497C">
              <w:rPr>
                <w:rStyle w:val="Hyperlink"/>
                <w:rFonts w:cstheme="minorHAnsi"/>
                <w:noProof/>
              </w:rPr>
              <w:t>3.4.2.1.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Responsibility</w:t>
            </w:r>
            <w:r w:rsidR="002C2C00">
              <w:rPr>
                <w:noProof/>
                <w:webHidden/>
              </w:rPr>
              <w:tab/>
            </w:r>
            <w:r w:rsidR="002C2C00">
              <w:rPr>
                <w:noProof/>
                <w:webHidden/>
              </w:rPr>
              <w:fldChar w:fldCharType="begin"/>
            </w:r>
            <w:r w:rsidR="002C2C00">
              <w:rPr>
                <w:noProof/>
                <w:webHidden/>
              </w:rPr>
              <w:instrText xml:space="preserve"> PAGEREF _Toc169687030 \h </w:instrText>
            </w:r>
            <w:r w:rsidR="002C2C00">
              <w:rPr>
                <w:noProof/>
                <w:webHidden/>
              </w:rPr>
            </w:r>
            <w:r w:rsidR="002C2C00">
              <w:rPr>
                <w:noProof/>
                <w:webHidden/>
              </w:rPr>
              <w:fldChar w:fldCharType="separate"/>
            </w:r>
            <w:r w:rsidR="002C2C00">
              <w:rPr>
                <w:noProof/>
                <w:webHidden/>
              </w:rPr>
              <w:t>9</w:t>
            </w:r>
            <w:r w:rsidR="002C2C00">
              <w:rPr>
                <w:noProof/>
                <w:webHidden/>
              </w:rPr>
              <w:fldChar w:fldCharType="end"/>
            </w:r>
          </w:hyperlink>
        </w:p>
        <w:p w14:paraId="061D1676"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31" w:history="1">
            <w:r w:rsidR="002C2C00" w:rsidRPr="002F497C">
              <w:rPr>
                <w:rStyle w:val="Hyperlink"/>
                <w:rFonts w:cstheme="minorHAnsi"/>
                <w:noProof/>
              </w:rPr>
              <w:t>3.4.2.2.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Entry Criteria</w:t>
            </w:r>
            <w:r w:rsidR="002C2C00">
              <w:rPr>
                <w:noProof/>
                <w:webHidden/>
              </w:rPr>
              <w:tab/>
            </w:r>
            <w:r w:rsidR="002C2C00">
              <w:rPr>
                <w:noProof/>
                <w:webHidden/>
              </w:rPr>
              <w:fldChar w:fldCharType="begin"/>
            </w:r>
            <w:r w:rsidR="002C2C00">
              <w:rPr>
                <w:noProof/>
                <w:webHidden/>
              </w:rPr>
              <w:instrText xml:space="preserve"> PAGEREF _Toc169687031 \h </w:instrText>
            </w:r>
            <w:r w:rsidR="002C2C00">
              <w:rPr>
                <w:noProof/>
                <w:webHidden/>
              </w:rPr>
            </w:r>
            <w:r w:rsidR="002C2C00">
              <w:rPr>
                <w:noProof/>
                <w:webHidden/>
              </w:rPr>
              <w:fldChar w:fldCharType="separate"/>
            </w:r>
            <w:r w:rsidR="002C2C00">
              <w:rPr>
                <w:noProof/>
                <w:webHidden/>
              </w:rPr>
              <w:t>10</w:t>
            </w:r>
            <w:r w:rsidR="002C2C00">
              <w:rPr>
                <w:noProof/>
                <w:webHidden/>
              </w:rPr>
              <w:fldChar w:fldCharType="end"/>
            </w:r>
          </w:hyperlink>
        </w:p>
        <w:p w14:paraId="24F3733A"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32" w:history="1">
            <w:r w:rsidR="002C2C00" w:rsidRPr="002F497C">
              <w:rPr>
                <w:rStyle w:val="Hyperlink"/>
                <w:rFonts w:cstheme="minorHAnsi"/>
                <w:noProof/>
              </w:rPr>
              <w:t>3.4.2.3.</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Exits Criteria</w:t>
            </w:r>
            <w:r w:rsidR="002C2C00">
              <w:rPr>
                <w:noProof/>
                <w:webHidden/>
              </w:rPr>
              <w:tab/>
            </w:r>
            <w:r w:rsidR="002C2C00">
              <w:rPr>
                <w:noProof/>
                <w:webHidden/>
              </w:rPr>
              <w:fldChar w:fldCharType="begin"/>
            </w:r>
            <w:r w:rsidR="002C2C00">
              <w:rPr>
                <w:noProof/>
                <w:webHidden/>
              </w:rPr>
              <w:instrText xml:space="preserve"> PAGEREF _Toc169687032 \h </w:instrText>
            </w:r>
            <w:r w:rsidR="002C2C00">
              <w:rPr>
                <w:noProof/>
                <w:webHidden/>
              </w:rPr>
            </w:r>
            <w:r w:rsidR="002C2C00">
              <w:rPr>
                <w:noProof/>
                <w:webHidden/>
              </w:rPr>
              <w:fldChar w:fldCharType="separate"/>
            </w:r>
            <w:r w:rsidR="002C2C00">
              <w:rPr>
                <w:noProof/>
                <w:webHidden/>
              </w:rPr>
              <w:t>10</w:t>
            </w:r>
            <w:r w:rsidR="002C2C00">
              <w:rPr>
                <w:noProof/>
                <w:webHidden/>
              </w:rPr>
              <w:fldChar w:fldCharType="end"/>
            </w:r>
          </w:hyperlink>
        </w:p>
        <w:p w14:paraId="2A98410D"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33" w:history="1">
            <w:r w:rsidR="002C2C00" w:rsidRPr="002F497C">
              <w:rPr>
                <w:rStyle w:val="Hyperlink"/>
                <w:rFonts w:cstheme="minorHAnsi"/>
                <w:noProof/>
              </w:rPr>
              <w:t>3.4.2.4.</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Suspension Criteria</w:t>
            </w:r>
            <w:r w:rsidR="002C2C00">
              <w:rPr>
                <w:noProof/>
                <w:webHidden/>
              </w:rPr>
              <w:tab/>
            </w:r>
            <w:r w:rsidR="002C2C00">
              <w:rPr>
                <w:noProof/>
                <w:webHidden/>
              </w:rPr>
              <w:fldChar w:fldCharType="begin"/>
            </w:r>
            <w:r w:rsidR="002C2C00">
              <w:rPr>
                <w:noProof/>
                <w:webHidden/>
              </w:rPr>
              <w:instrText xml:space="preserve"> PAGEREF _Toc169687033 \h </w:instrText>
            </w:r>
            <w:r w:rsidR="002C2C00">
              <w:rPr>
                <w:noProof/>
                <w:webHidden/>
              </w:rPr>
            </w:r>
            <w:r w:rsidR="002C2C00">
              <w:rPr>
                <w:noProof/>
                <w:webHidden/>
              </w:rPr>
              <w:fldChar w:fldCharType="separate"/>
            </w:r>
            <w:r w:rsidR="002C2C00">
              <w:rPr>
                <w:noProof/>
                <w:webHidden/>
              </w:rPr>
              <w:t>10</w:t>
            </w:r>
            <w:r w:rsidR="002C2C00">
              <w:rPr>
                <w:noProof/>
                <w:webHidden/>
              </w:rPr>
              <w:fldChar w:fldCharType="end"/>
            </w:r>
          </w:hyperlink>
        </w:p>
        <w:p w14:paraId="2E04666B"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34" w:history="1">
            <w:r w:rsidR="002C2C00" w:rsidRPr="002F497C">
              <w:rPr>
                <w:rStyle w:val="Hyperlink"/>
                <w:rFonts w:cstheme="minorHAnsi"/>
                <w:noProof/>
              </w:rPr>
              <w:t>3.4.2.5.</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Resumption Criteria</w:t>
            </w:r>
            <w:r w:rsidR="002C2C00">
              <w:rPr>
                <w:noProof/>
                <w:webHidden/>
              </w:rPr>
              <w:tab/>
            </w:r>
            <w:r w:rsidR="002C2C00">
              <w:rPr>
                <w:noProof/>
                <w:webHidden/>
              </w:rPr>
              <w:fldChar w:fldCharType="begin"/>
            </w:r>
            <w:r w:rsidR="002C2C00">
              <w:rPr>
                <w:noProof/>
                <w:webHidden/>
              </w:rPr>
              <w:instrText xml:space="preserve"> PAGEREF _Toc169687034 \h </w:instrText>
            </w:r>
            <w:r w:rsidR="002C2C00">
              <w:rPr>
                <w:noProof/>
                <w:webHidden/>
              </w:rPr>
            </w:r>
            <w:r w:rsidR="002C2C00">
              <w:rPr>
                <w:noProof/>
                <w:webHidden/>
              </w:rPr>
              <w:fldChar w:fldCharType="separate"/>
            </w:r>
            <w:r w:rsidR="002C2C00">
              <w:rPr>
                <w:noProof/>
                <w:webHidden/>
              </w:rPr>
              <w:t>10</w:t>
            </w:r>
            <w:r w:rsidR="002C2C00">
              <w:rPr>
                <w:noProof/>
                <w:webHidden/>
              </w:rPr>
              <w:fldChar w:fldCharType="end"/>
            </w:r>
          </w:hyperlink>
        </w:p>
        <w:p w14:paraId="79D9D06A"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35" w:history="1">
            <w:r w:rsidR="002C2C00" w:rsidRPr="002F497C">
              <w:rPr>
                <w:rStyle w:val="Hyperlink"/>
                <w:rFonts w:cstheme="minorHAnsi"/>
                <w:noProof/>
              </w:rPr>
              <w:t>3.4.3.</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Integration API Testing</w:t>
            </w:r>
            <w:r w:rsidR="002C2C00">
              <w:rPr>
                <w:noProof/>
                <w:webHidden/>
              </w:rPr>
              <w:tab/>
            </w:r>
            <w:r w:rsidR="002C2C00">
              <w:rPr>
                <w:noProof/>
                <w:webHidden/>
              </w:rPr>
              <w:fldChar w:fldCharType="begin"/>
            </w:r>
            <w:r w:rsidR="002C2C00">
              <w:rPr>
                <w:noProof/>
                <w:webHidden/>
              </w:rPr>
              <w:instrText xml:space="preserve"> PAGEREF _Toc169687035 \h </w:instrText>
            </w:r>
            <w:r w:rsidR="002C2C00">
              <w:rPr>
                <w:noProof/>
                <w:webHidden/>
              </w:rPr>
            </w:r>
            <w:r w:rsidR="002C2C00">
              <w:rPr>
                <w:noProof/>
                <w:webHidden/>
              </w:rPr>
              <w:fldChar w:fldCharType="separate"/>
            </w:r>
            <w:r w:rsidR="002C2C00">
              <w:rPr>
                <w:noProof/>
                <w:webHidden/>
              </w:rPr>
              <w:t>10</w:t>
            </w:r>
            <w:r w:rsidR="002C2C00">
              <w:rPr>
                <w:noProof/>
                <w:webHidden/>
              </w:rPr>
              <w:fldChar w:fldCharType="end"/>
            </w:r>
          </w:hyperlink>
        </w:p>
        <w:p w14:paraId="341D5F88"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36" w:history="1">
            <w:r w:rsidR="002C2C00" w:rsidRPr="002F497C">
              <w:rPr>
                <w:rStyle w:val="Hyperlink"/>
                <w:rFonts w:cstheme="minorHAnsi"/>
                <w:noProof/>
              </w:rPr>
              <w:t>3.4.3.1.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Responsibility</w:t>
            </w:r>
            <w:r w:rsidR="002C2C00">
              <w:rPr>
                <w:noProof/>
                <w:webHidden/>
              </w:rPr>
              <w:tab/>
            </w:r>
            <w:r w:rsidR="002C2C00">
              <w:rPr>
                <w:noProof/>
                <w:webHidden/>
              </w:rPr>
              <w:fldChar w:fldCharType="begin"/>
            </w:r>
            <w:r w:rsidR="002C2C00">
              <w:rPr>
                <w:noProof/>
                <w:webHidden/>
              </w:rPr>
              <w:instrText xml:space="preserve"> PAGEREF _Toc169687036 \h </w:instrText>
            </w:r>
            <w:r w:rsidR="002C2C00">
              <w:rPr>
                <w:noProof/>
                <w:webHidden/>
              </w:rPr>
            </w:r>
            <w:r w:rsidR="002C2C00">
              <w:rPr>
                <w:noProof/>
                <w:webHidden/>
              </w:rPr>
              <w:fldChar w:fldCharType="separate"/>
            </w:r>
            <w:r w:rsidR="002C2C00">
              <w:rPr>
                <w:noProof/>
                <w:webHidden/>
              </w:rPr>
              <w:t>10</w:t>
            </w:r>
            <w:r w:rsidR="002C2C00">
              <w:rPr>
                <w:noProof/>
                <w:webHidden/>
              </w:rPr>
              <w:fldChar w:fldCharType="end"/>
            </w:r>
          </w:hyperlink>
        </w:p>
        <w:p w14:paraId="65E6A2F8"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37" w:history="1">
            <w:r w:rsidR="002C2C00" w:rsidRPr="002F497C">
              <w:rPr>
                <w:rStyle w:val="Hyperlink"/>
                <w:rFonts w:cstheme="minorHAnsi"/>
                <w:noProof/>
              </w:rPr>
              <w:t>3.4.3.2.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Entry</w:t>
            </w:r>
            <w:r w:rsidR="002C2C00">
              <w:rPr>
                <w:noProof/>
                <w:webHidden/>
              </w:rPr>
              <w:tab/>
            </w:r>
            <w:r w:rsidR="002C2C00">
              <w:rPr>
                <w:noProof/>
                <w:webHidden/>
              </w:rPr>
              <w:fldChar w:fldCharType="begin"/>
            </w:r>
            <w:r w:rsidR="002C2C00">
              <w:rPr>
                <w:noProof/>
                <w:webHidden/>
              </w:rPr>
              <w:instrText xml:space="preserve"> PAGEREF _Toc169687037 \h </w:instrText>
            </w:r>
            <w:r w:rsidR="002C2C00">
              <w:rPr>
                <w:noProof/>
                <w:webHidden/>
              </w:rPr>
            </w:r>
            <w:r w:rsidR="002C2C00">
              <w:rPr>
                <w:noProof/>
                <w:webHidden/>
              </w:rPr>
              <w:fldChar w:fldCharType="separate"/>
            </w:r>
            <w:r w:rsidR="002C2C00">
              <w:rPr>
                <w:noProof/>
                <w:webHidden/>
              </w:rPr>
              <w:t>10</w:t>
            </w:r>
            <w:r w:rsidR="002C2C00">
              <w:rPr>
                <w:noProof/>
                <w:webHidden/>
              </w:rPr>
              <w:fldChar w:fldCharType="end"/>
            </w:r>
          </w:hyperlink>
        </w:p>
        <w:p w14:paraId="5C06F7A2"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38" w:history="1">
            <w:r w:rsidR="002C2C00" w:rsidRPr="002F497C">
              <w:rPr>
                <w:rStyle w:val="Hyperlink"/>
                <w:rFonts w:cstheme="minorHAnsi"/>
                <w:noProof/>
              </w:rPr>
              <w:t>3.4.3.3.</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Exits</w:t>
            </w:r>
            <w:r w:rsidR="002C2C00">
              <w:rPr>
                <w:noProof/>
                <w:webHidden/>
              </w:rPr>
              <w:tab/>
            </w:r>
            <w:r w:rsidR="002C2C00">
              <w:rPr>
                <w:noProof/>
                <w:webHidden/>
              </w:rPr>
              <w:fldChar w:fldCharType="begin"/>
            </w:r>
            <w:r w:rsidR="002C2C00">
              <w:rPr>
                <w:noProof/>
                <w:webHidden/>
              </w:rPr>
              <w:instrText xml:space="preserve"> PAGEREF _Toc169687038 \h </w:instrText>
            </w:r>
            <w:r w:rsidR="002C2C00">
              <w:rPr>
                <w:noProof/>
                <w:webHidden/>
              </w:rPr>
            </w:r>
            <w:r w:rsidR="002C2C00">
              <w:rPr>
                <w:noProof/>
                <w:webHidden/>
              </w:rPr>
              <w:fldChar w:fldCharType="separate"/>
            </w:r>
            <w:r w:rsidR="002C2C00">
              <w:rPr>
                <w:noProof/>
                <w:webHidden/>
              </w:rPr>
              <w:t>10</w:t>
            </w:r>
            <w:r w:rsidR="002C2C00">
              <w:rPr>
                <w:noProof/>
                <w:webHidden/>
              </w:rPr>
              <w:fldChar w:fldCharType="end"/>
            </w:r>
          </w:hyperlink>
        </w:p>
        <w:p w14:paraId="1256DF24"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39" w:history="1">
            <w:r w:rsidR="002C2C00" w:rsidRPr="002F497C">
              <w:rPr>
                <w:rStyle w:val="Hyperlink"/>
                <w:rFonts w:cstheme="minorHAnsi"/>
                <w:noProof/>
              </w:rPr>
              <w:t>3.4.3.4.</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Suspension Criteria</w:t>
            </w:r>
            <w:r w:rsidR="002C2C00">
              <w:rPr>
                <w:noProof/>
                <w:webHidden/>
              </w:rPr>
              <w:tab/>
            </w:r>
            <w:r w:rsidR="002C2C00">
              <w:rPr>
                <w:noProof/>
                <w:webHidden/>
              </w:rPr>
              <w:fldChar w:fldCharType="begin"/>
            </w:r>
            <w:r w:rsidR="002C2C00">
              <w:rPr>
                <w:noProof/>
                <w:webHidden/>
              </w:rPr>
              <w:instrText xml:space="preserve"> PAGEREF _Toc169687039 \h </w:instrText>
            </w:r>
            <w:r w:rsidR="002C2C00">
              <w:rPr>
                <w:noProof/>
                <w:webHidden/>
              </w:rPr>
            </w:r>
            <w:r w:rsidR="002C2C00">
              <w:rPr>
                <w:noProof/>
                <w:webHidden/>
              </w:rPr>
              <w:fldChar w:fldCharType="separate"/>
            </w:r>
            <w:r w:rsidR="002C2C00">
              <w:rPr>
                <w:noProof/>
                <w:webHidden/>
              </w:rPr>
              <w:t>11</w:t>
            </w:r>
            <w:r w:rsidR="002C2C00">
              <w:rPr>
                <w:noProof/>
                <w:webHidden/>
              </w:rPr>
              <w:fldChar w:fldCharType="end"/>
            </w:r>
          </w:hyperlink>
        </w:p>
        <w:p w14:paraId="29BB2106"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40" w:history="1">
            <w:r w:rsidR="002C2C00" w:rsidRPr="002F497C">
              <w:rPr>
                <w:rStyle w:val="Hyperlink"/>
                <w:rFonts w:cstheme="minorHAnsi"/>
                <w:noProof/>
              </w:rPr>
              <w:t>3.4.3.5.</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Resumption Criteria</w:t>
            </w:r>
            <w:r w:rsidR="002C2C00">
              <w:rPr>
                <w:noProof/>
                <w:webHidden/>
              </w:rPr>
              <w:tab/>
            </w:r>
            <w:r w:rsidR="002C2C00">
              <w:rPr>
                <w:noProof/>
                <w:webHidden/>
              </w:rPr>
              <w:fldChar w:fldCharType="begin"/>
            </w:r>
            <w:r w:rsidR="002C2C00">
              <w:rPr>
                <w:noProof/>
                <w:webHidden/>
              </w:rPr>
              <w:instrText xml:space="preserve"> PAGEREF _Toc169687040 \h </w:instrText>
            </w:r>
            <w:r w:rsidR="002C2C00">
              <w:rPr>
                <w:noProof/>
                <w:webHidden/>
              </w:rPr>
            </w:r>
            <w:r w:rsidR="002C2C00">
              <w:rPr>
                <w:noProof/>
                <w:webHidden/>
              </w:rPr>
              <w:fldChar w:fldCharType="separate"/>
            </w:r>
            <w:r w:rsidR="002C2C00">
              <w:rPr>
                <w:noProof/>
                <w:webHidden/>
              </w:rPr>
              <w:t>11</w:t>
            </w:r>
            <w:r w:rsidR="002C2C00">
              <w:rPr>
                <w:noProof/>
                <w:webHidden/>
              </w:rPr>
              <w:fldChar w:fldCharType="end"/>
            </w:r>
          </w:hyperlink>
        </w:p>
        <w:p w14:paraId="0AEEBED2"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41" w:history="1">
            <w:r w:rsidR="002C2C00" w:rsidRPr="002F497C">
              <w:rPr>
                <w:rStyle w:val="Hyperlink"/>
                <w:rFonts w:cstheme="minorHAnsi"/>
                <w:noProof/>
              </w:rPr>
              <w:t>3.4.4.</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Regression Testing</w:t>
            </w:r>
            <w:r w:rsidR="002C2C00">
              <w:rPr>
                <w:noProof/>
                <w:webHidden/>
              </w:rPr>
              <w:tab/>
            </w:r>
            <w:r w:rsidR="002C2C00">
              <w:rPr>
                <w:noProof/>
                <w:webHidden/>
              </w:rPr>
              <w:fldChar w:fldCharType="begin"/>
            </w:r>
            <w:r w:rsidR="002C2C00">
              <w:rPr>
                <w:noProof/>
                <w:webHidden/>
              </w:rPr>
              <w:instrText xml:space="preserve"> PAGEREF _Toc169687041 \h </w:instrText>
            </w:r>
            <w:r w:rsidR="002C2C00">
              <w:rPr>
                <w:noProof/>
                <w:webHidden/>
              </w:rPr>
            </w:r>
            <w:r w:rsidR="002C2C00">
              <w:rPr>
                <w:noProof/>
                <w:webHidden/>
              </w:rPr>
              <w:fldChar w:fldCharType="separate"/>
            </w:r>
            <w:r w:rsidR="002C2C00">
              <w:rPr>
                <w:noProof/>
                <w:webHidden/>
              </w:rPr>
              <w:t>11</w:t>
            </w:r>
            <w:r w:rsidR="002C2C00">
              <w:rPr>
                <w:noProof/>
                <w:webHidden/>
              </w:rPr>
              <w:fldChar w:fldCharType="end"/>
            </w:r>
          </w:hyperlink>
        </w:p>
        <w:p w14:paraId="041B3763"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42" w:history="1">
            <w:r w:rsidR="002C2C00" w:rsidRPr="002F497C">
              <w:rPr>
                <w:rStyle w:val="Hyperlink"/>
                <w:rFonts w:cstheme="minorHAnsi"/>
                <w:noProof/>
              </w:rPr>
              <w:t>3.4.4.1.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Responsibility</w:t>
            </w:r>
            <w:r w:rsidR="002C2C00">
              <w:rPr>
                <w:noProof/>
                <w:webHidden/>
              </w:rPr>
              <w:tab/>
            </w:r>
            <w:r w:rsidR="002C2C00">
              <w:rPr>
                <w:noProof/>
                <w:webHidden/>
              </w:rPr>
              <w:fldChar w:fldCharType="begin"/>
            </w:r>
            <w:r w:rsidR="002C2C00">
              <w:rPr>
                <w:noProof/>
                <w:webHidden/>
              </w:rPr>
              <w:instrText xml:space="preserve"> PAGEREF _Toc169687042 \h </w:instrText>
            </w:r>
            <w:r w:rsidR="002C2C00">
              <w:rPr>
                <w:noProof/>
                <w:webHidden/>
              </w:rPr>
            </w:r>
            <w:r w:rsidR="002C2C00">
              <w:rPr>
                <w:noProof/>
                <w:webHidden/>
              </w:rPr>
              <w:fldChar w:fldCharType="separate"/>
            </w:r>
            <w:r w:rsidR="002C2C00">
              <w:rPr>
                <w:noProof/>
                <w:webHidden/>
              </w:rPr>
              <w:t>11</w:t>
            </w:r>
            <w:r w:rsidR="002C2C00">
              <w:rPr>
                <w:noProof/>
                <w:webHidden/>
              </w:rPr>
              <w:fldChar w:fldCharType="end"/>
            </w:r>
          </w:hyperlink>
        </w:p>
        <w:p w14:paraId="2328942D"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43" w:history="1">
            <w:r w:rsidR="002C2C00" w:rsidRPr="002F497C">
              <w:rPr>
                <w:rStyle w:val="Hyperlink"/>
                <w:rFonts w:cstheme="minorHAnsi"/>
                <w:noProof/>
              </w:rPr>
              <w:t>3.4.4.2.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Entry</w:t>
            </w:r>
            <w:r w:rsidR="002C2C00">
              <w:rPr>
                <w:noProof/>
                <w:webHidden/>
              </w:rPr>
              <w:tab/>
            </w:r>
            <w:r w:rsidR="002C2C00">
              <w:rPr>
                <w:noProof/>
                <w:webHidden/>
              </w:rPr>
              <w:fldChar w:fldCharType="begin"/>
            </w:r>
            <w:r w:rsidR="002C2C00">
              <w:rPr>
                <w:noProof/>
                <w:webHidden/>
              </w:rPr>
              <w:instrText xml:space="preserve"> PAGEREF _Toc169687043 \h </w:instrText>
            </w:r>
            <w:r w:rsidR="002C2C00">
              <w:rPr>
                <w:noProof/>
                <w:webHidden/>
              </w:rPr>
            </w:r>
            <w:r w:rsidR="002C2C00">
              <w:rPr>
                <w:noProof/>
                <w:webHidden/>
              </w:rPr>
              <w:fldChar w:fldCharType="separate"/>
            </w:r>
            <w:r w:rsidR="002C2C00">
              <w:rPr>
                <w:noProof/>
                <w:webHidden/>
              </w:rPr>
              <w:t>11</w:t>
            </w:r>
            <w:r w:rsidR="002C2C00">
              <w:rPr>
                <w:noProof/>
                <w:webHidden/>
              </w:rPr>
              <w:fldChar w:fldCharType="end"/>
            </w:r>
          </w:hyperlink>
        </w:p>
        <w:p w14:paraId="66C95990"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44" w:history="1">
            <w:r w:rsidR="002C2C00" w:rsidRPr="002F497C">
              <w:rPr>
                <w:rStyle w:val="Hyperlink"/>
                <w:rFonts w:cstheme="minorHAnsi"/>
                <w:noProof/>
              </w:rPr>
              <w:t>3.4.4.3.</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Exits</w:t>
            </w:r>
            <w:r w:rsidR="002C2C00">
              <w:rPr>
                <w:noProof/>
                <w:webHidden/>
              </w:rPr>
              <w:tab/>
            </w:r>
            <w:r w:rsidR="002C2C00">
              <w:rPr>
                <w:noProof/>
                <w:webHidden/>
              </w:rPr>
              <w:fldChar w:fldCharType="begin"/>
            </w:r>
            <w:r w:rsidR="002C2C00">
              <w:rPr>
                <w:noProof/>
                <w:webHidden/>
              </w:rPr>
              <w:instrText xml:space="preserve"> PAGEREF _Toc169687044 \h </w:instrText>
            </w:r>
            <w:r w:rsidR="002C2C00">
              <w:rPr>
                <w:noProof/>
                <w:webHidden/>
              </w:rPr>
            </w:r>
            <w:r w:rsidR="002C2C00">
              <w:rPr>
                <w:noProof/>
                <w:webHidden/>
              </w:rPr>
              <w:fldChar w:fldCharType="separate"/>
            </w:r>
            <w:r w:rsidR="002C2C00">
              <w:rPr>
                <w:noProof/>
                <w:webHidden/>
              </w:rPr>
              <w:t>11</w:t>
            </w:r>
            <w:r w:rsidR="002C2C00">
              <w:rPr>
                <w:noProof/>
                <w:webHidden/>
              </w:rPr>
              <w:fldChar w:fldCharType="end"/>
            </w:r>
          </w:hyperlink>
        </w:p>
        <w:p w14:paraId="557DD3A2"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45" w:history="1">
            <w:r w:rsidR="002C2C00" w:rsidRPr="002F497C">
              <w:rPr>
                <w:rStyle w:val="Hyperlink"/>
                <w:rFonts w:cstheme="minorHAnsi"/>
                <w:noProof/>
              </w:rPr>
              <w:t>3.4.4.4.</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Suspension Criteria</w:t>
            </w:r>
            <w:r w:rsidR="002C2C00">
              <w:rPr>
                <w:noProof/>
                <w:webHidden/>
              </w:rPr>
              <w:tab/>
            </w:r>
            <w:r w:rsidR="002C2C00">
              <w:rPr>
                <w:noProof/>
                <w:webHidden/>
              </w:rPr>
              <w:fldChar w:fldCharType="begin"/>
            </w:r>
            <w:r w:rsidR="002C2C00">
              <w:rPr>
                <w:noProof/>
                <w:webHidden/>
              </w:rPr>
              <w:instrText xml:space="preserve"> PAGEREF _Toc169687045 \h </w:instrText>
            </w:r>
            <w:r w:rsidR="002C2C00">
              <w:rPr>
                <w:noProof/>
                <w:webHidden/>
              </w:rPr>
            </w:r>
            <w:r w:rsidR="002C2C00">
              <w:rPr>
                <w:noProof/>
                <w:webHidden/>
              </w:rPr>
              <w:fldChar w:fldCharType="separate"/>
            </w:r>
            <w:r w:rsidR="002C2C00">
              <w:rPr>
                <w:noProof/>
                <w:webHidden/>
              </w:rPr>
              <w:t>12</w:t>
            </w:r>
            <w:r w:rsidR="002C2C00">
              <w:rPr>
                <w:noProof/>
                <w:webHidden/>
              </w:rPr>
              <w:fldChar w:fldCharType="end"/>
            </w:r>
          </w:hyperlink>
        </w:p>
        <w:p w14:paraId="572CE463"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46" w:history="1">
            <w:r w:rsidR="002C2C00" w:rsidRPr="002F497C">
              <w:rPr>
                <w:rStyle w:val="Hyperlink"/>
                <w:rFonts w:cstheme="minorHAnsi"/>
                <w:noProof/>
              </w:rPr>
              <w:t>3.4.4.5.</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Resumption Criteria</w:t>
            </w:r>
            <w:r w:rsidR="002C2C00">
              <w:rPr>
                <w:noProof/>
                <w:webHidden/>
              </w:rPr>
              <w:tab/>
            </w:r>
            <w:r w:rsidR="002C2C00">
              <w:rPr>
                <w:noProof/>
                <w:webHidden/>
              </w:rPr>
              <w:fldChar w:fldCharType="begin"/>
            </w:r>
            <w:r w:rsidR="002C2C00">
              <w:rPr>
                <w:noProof/>
                <w:webHidden/>
              </w:rPr>
              <w:instrText xml:space="preserve"> PAGEREF _Toc169687046 \h </w:instrText>
            </w:r>
            <w:r w:rsidR="002C2C00">
              <w:rPr>
                <w:noProof/>
                <w:webHidden/>
              </w:rPr>
            </w:r>
            <w:r w:rsidR="002C2C00">
              <w:rPr>
                <w:noProof/>
                <w:webHidden/>
              </w:rPr>
              <w:fldChar w:fldCharType="separate"/>
            </w:r>
            <w:r w:rsidR="002C2C00">
              <w:rPr>
                <w:noProof/>
                <w:webHidden/>
              </w:rPr>
              <w:t>12</w:t>
            </w:r>
            <w:r w:rsidR="002C2C00">
              <w:rPr>
                <w:noProof/>
                <w:webHidden/>
              </w:rPr>
              <w:fldChar w:fldCharType="end"/>
            </w:r>
          </w:hyperlink>
        </w:p>
        <w:p w14:paraId="70429170"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47" w:history="1">
            <w:r w:rsidR="002C2C00" w:rsidRPr="002F497C">
              <w:rPr>
                <w:rStyle w:val="Hyperlink"/>
                <w:rFonts w:cstheme="minorHAnsi"/>
                <w:noProof/>
              </w:rPr>
              <w:t>3.4.5.</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Performance Testing</w:t>
            </w:r>
            <w:r w:rsidR="002C2C00">
              <w:rPr>
                <w:noProof/>
                <w:webHidden/>
              </w:rPr>
              <w:tab/>
            </w:r>
            <w:r w:rsidR="002C2C00">
              <w:rPr>
                <w:noProof/>
                <w:webHidden/>
              </w:rPr>
              <w:fldChar w:fldCharType="begin"/>
            </w:r>
            <w:r w:rsidR="002C2C00">
              <w:rPr>
                <w:noProof/>
                <w:webHidden/>
              </w:rPr>
              <w:instrText xml:space="preserve"> PAGEREF _Toc169687047 \h </w:instrText>
            </w:r>
            <w:r w:rsidR="002C2C00">
              <w:rPr>
                <w:noProof/>
                <w:webHidden/>
              </w:rPr>
            </w:r>
            <w:r w:rsidR="002C2C00">
              <w:rPr>
                <w:noProof/>
                <w:webHidden/>
              </w:rPr>
              <w:fldChar w:fldCharType="separate"/>
            </w:r>
            <w:r w:rsidR="002C2C00">
              <w:rPr>
                <w:noProof/>
                <w:webHidden/>
              </w:rPr>
              <w:t>12</w:t>
            </w:r>
            <w:r w:rsidR="002C2C00">
              <w:rPr>
                <w:noProof/>
                <w:webHidden/>
              </w:rPr>
              <w:fldChar w:fldCharType="end"/>
            </w:r>
          </w:hyperlink>
        </w:p>
        <w:p w14:paraId="44D26FF8"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48" w:history="1">
            <w:r w:rsidR="002C2C00" w:rsidRPr="002F497C">
              <w:rPr>
                <w:rStyle w:val="Hyperlink"/>
                <w:rFonts w:cstheme="minorHAnsi"/>
                <w:noProof/>
              </w:rPr>
              <w:t>3.4.5.1.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Responsibility</w:t>
            </w:r>
            <w:r w:rsidR="002C2C00">
              <w:rPr>
                <w:noProof/>
                <w:webHidden/>
              </w:rPr>
              <w:tab/>
            </w:r>
            <w:r w:rsidR="002C2C00">
              <w:rPr>
                <w:noProof/>
                <w:webHidden/>
              </w:rPr>
              <w:fldChar w:fldCharType="begin"/>
            </w:r>
            <w:r w:rsidR="002C2C00">
              <w:rPr>
                <w:noProof/>
                <w:webHidden/>
              </w:rPr>
              <w:instrText xml:space="preserve"> PAGEREF _Toc169687048 \h </w:instrText>
            </w:r>
            <w:r w:rsidR="002C2C00">
              <w:rPr>
                <w:noProof/>
                <w:webHidden/>
              </w:rPr>
            </w:r>
            <w:r w:rsidR="002C2C00">
              <w:rPr>
                <w:noProof/>
                <w:webHidden/>
              </w:rPr>
              <w:fldChar w:fldCharType="separate"/>
            </w:r>
            <w:r w:rsidR="002C2C00">
              <w:rPr>
                <w:noProof/>
                <w:webHidden/>
              </w:rPr>
              <w:t>12</w:t>
            </w:r>
            <w:r w:rsidR="002C2C00">
              <w:rPr>
                <w:noProof/>
                <w:webHidden/>
              </w:rPr>
              <w:fldChar w:fldCharType="end"/>
            </w:r>
          </w:hyperlink>
        </w:p>
        <w:p w14:paraId="581E67B7"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49" w:history="1">
            <w:r w:rsidR="002C2C00" w:rsidRPr="002F497C">
              <w:rPr>
                <w:rStyle w:val="Hyperlink"/>
                <w:rFonts w:cstheme="minorHAnsi"/>
                <w:noProof/>
              </w:rPr>
              <w:t>3.4.5.2.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Entry Criteria</w:t>
            </w:r>
            <w:r w:rsidR="002C2C00">
              <w:rPr>
                <w:noProof/>
                <w:webHidden/>
              </w:rPr>
              <w:tab/>
            </w:r>
            <w:r w:rsidR="002C2C00">
              <w:rPr>
                <w:noProof/>
                <w:webHidden/>
              </w:rPr>
              <w:fldChar w:fldCharType="begin"/>
            </w:r>
            <w:r w:rsidR="002C2C00">
              <w:rPr>
                <w:noProof/>
                <w:webHidden/>
              </w:rPr>
              <w:instrText xml:space="preserve"> PAGEREF _Toc169687049 \h </w:instrText>
            </w:r>
            <w:r w:rsidR="002C2C00">
              <w:rPr>
                <w:noProof/>
                <w:webHidden/>
              </w:rPr>
            </w:r>
            <w:r w:rsidR="002C2C00">
              <w:rPr>
                <w:noProof/>
                <w:webHidden/>
              </w:rPr>
              <w:fldChar w:fldCharType="separate"/>
            </w:r>
            <w:r w:rsidR="002C2C00">
              <w:rPr>
                <w:noProof/>
                <w:webHidden/>
              </w:rPr>
              <w:t>12</w:t>
            </w:r>
            <w:r w:rsidR="002C2C00">
              <w:rPr>
                <w:noProof/>
                <w:webHidden/>
              </w:rPr>
              <w:fldChar w:fldCharType="end"/>
            </w:r>
          </w:hyperlink>
        </w:p>
        <w:p w14:paraId="217DC387"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50" w:history="1">
            <w:r w:rsidR="002C2C00" w:rsidRPr="002F497C">
              <w:rPr>
                <w:rStyle w:val="Hyperlink"/>
                <w:rFonts w:cstheme="minorHAnsi"/>
                <w:noProof/>
              </w:rPr>
              <w:t>3.4.5.3.</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Success Criteria</w:t>
            </w:r>
            <w:r w:rsidR="002C2C00">
              <w:rPr>
                <w:noProof/>
                <w:webHidden/>
              </w:rPr>
              <w:tab/>
            </w:r>
            <w:r w:rsidR="002C2C00">
              <w:rPr>
                <w:noProof/>
                <w:webHidden/>
              </w:rPr>
              <w:fldChar w:fldCharType="begin"/>
            </w:r>
            <w:r w:rsidR="002C2C00">
              <w:rPr>
                <w:noProof/>
                <w:webHidden/>
              </w:rPr>
              <w:instrText xml:space="preserve"> PAGEREF _Toc169687050 \h </w:instrText>
            </w:r>
            <w:r w:rsidR="002C2C00">
              <w:rPr>
                <w:noProof/>
                <w:webHidden/>
              </w:rPr>
            </w:r>
            <w:r w:rsidR="002C2C00">
              <w:rPr>
                <w:noProof/>
                <w:webHidden/>
              </w:rPr>
              <w:fldChar w:fldCharType="separate"/>
            </w:r>
            <w:r w:rsidR="002C2C00">
              <w:rPr>
                <w:noProof/>
                <w:webHidden/>
              </w:rPr>
              <w:t>12</w:t>
            </w:r>
            <w:r w:rsidR="002C2C00">
              <w:rPr>
                <w:noProof/>
                <w:webHidden/>
              </w:rPr>
              <w:fldChar w:fldCharType="end"/>
            </w:r>
          </w:hyperlink>
        </w:p>
        <w:p w14:paraId="70C2E908"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51" w:history="1">
            <w:r w:rsidR="002C2C00" w:rsidRPr="002F497C">
              <w:rPr>
                <w:rStyle w:val="Hyperlink"/>
                <w:rFonts w:cstheme="minorHAnsi"/>
                <w:noProof/>
              </w:rPr>
              <w:t>3.4.5.4.</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Suspension Criteria</w:t>
            </w:r>
            <w:r w:rsidR="002C2C00">
              <w:rPr>
                <w:noProof/>
                <w:webHidden/>
              </w:rPr>
              <w:tab/>
            </w:r>
            <w:r w:rsidR="002C2C00">
              <w:rPr>
                <w:noProof/>
                <w:webHidden/>
              </w:rPr>
              <w:fldChar w:fldCharType="begin"/>
            </w:r>
            <w:r w:rsidR="002C2C00">
              <w:rPr>
                <w:noProof/>
                <w:webHidden/>
              </w:rPr>
              <w:instrText xml:space="preserve"> PAGEREF _Toc169687051 \h </w:instrText>
            </w:r>
            <w:r w:rsidR="002C2C00">
              <w:rPr>
                <w:noProof/>
                <w:webHidden/>
              </w:rPr>
            </w:r>
            <w:r w:rsidR="002C2C00">
              <w:rPr>
                <w:noProof/>
                <w:webHidden/>
              </w:rPr>
              <w:fldChar w:fldCharType="separate"/>
            </w:r>
            <w:r w:rsidR="002C2C00">
              <w:rPr>
                <w:noProof/>
                <w:webHidden/>
              </w:rPr>
              <w:t>12</w:t>
            </w:r>
            <w:r w:rsidR="002C2C00">
              <w:rPr>
                <w:noProof/>
                <w:webHidden/>
              </w:rPr>
              <w:fldChar w:fldCharType="end"/>
            </w:r>
          </w:hyperlink>
        </w:p>
        <w:p w14:paraId="0072D3B1"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52" w:history="1">
            <w:r w:rsidR="002C2C00" w:rsidRPr="002F497C">
              <w:rPr>
                <w:rStyle w:val="Hyperlink"/>
                <w:rFonts w:cstheme="minorHAnsi"/>
                <w:noProof/>
              </w:rPr>
              <w:t>3.4.5.5.</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Resumption Criteria</w:t>
            </w:r>
            <w:r w:rsidR="002C2C00">
              <w:rPr>
                <w:noProof/>
                <w:webHidden/>
              </w:rPr>
              <w:tab/>
            </w:r>
            <w:r w:rsidR="002C2C00">
              <w:rPr>
                <w:noProof/>
                <w:webHidden/>
              </w:rPr>
              <w:fldChar w:fldCharType="begin"/>
            </w:r>
            <w:r w:rsidR="002C2C00">
              <w:rPr>
                <w:noProof/>
                <w:webHidden/>
              </w:rPr>
              <w:instrText xml:space="preserve"> PAGEREF _Toc169687052 \h </w:instrText>
            </w:r>
            <w:r w:rsidR="002C2C00">
              <w:rPr>
                <w:noProof/>
                <w:webHidden/>
              </w:rPr>
            </w:r>
            <w:r w:rsidR="002C2C00">
              <w:rPr>
                <w:noProof/>
                <w:webHidden/>
              </w:rPr>
              <w:fldChar w:fldCharType="separate"/>
            </w:r>
            <w:r w:rsidR="002C2C00">
              <w:rPr>
                <w:noProof/>
                <w:webHidden/>
              </w:rPr>
              <w:t>13</w:t>
            </w:r>
            <w:r w:rsidR="002C2C00">
              <w:rPr>
                <w:noProof/>
                <w:webHidden/>
              </w:rPr>
              <w:fldChar w:fldCharType="end"/>
            </w:r>
          </w:hyperlink>
        </w:p>
        <w:p w14:paraId="502FE379"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53" w:history="1">
            <w:r w:rsidR="002C2C00" w:rsidRPr="002F497C">
              <w:rPr>
                <w:rStyle w:val="Hyperlink"/>
                <w:rFonts w:cstheme="minorHAnsi"/>
                <w:noProof/>
              </w:rPr>
              <w:t>3.4.6.</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UAT Support</w:t>
            </w:r>
            <w:r w:rsidR="002C2C00">
              <w:rPr>
                <w:noProof/>
                <w:webHidden/>
              </w:rPr>
              <w:tab/>
            </w:r>
            <w:r w:rsidR="002C2C00">
              <w:rPr>
                <w:noProof/>
                <w:webHidden/>
              </w:rPr>
              <w:fldChar w:fldCharType="begin"/>
            </w:r>
            <w:r w:rsidR="002C2C00">
              <w:rPr>
                <w:noProof/>
                <w:webHidden/>
              </w:rPr>
              <w:instrText xml:space="preserve"> PAGEREF _Toc169687053 \h </w:instrText>
            </w:r>
            <w:r w:rsidR="002C2C00">
              <w:rPr>
                <w:noProof/>
                <w:webHidden/>
              </w:rPr>
            </w:r>
            <w:r w:rsidR="002C2C00">
              <w:rPr>
                <w:noProof/>
                <w:webHidden/>
              </w:rPr>
              <w:fldChar w:fldCharType="separate"/>
            </w:r>
            <w:r w:rsidR="002C2C00">
              <w:rPr>
                <w:noProof/>
                <w:webHidden/>
              </w:rPr>
              <w:t>13</w:t>
            </w:r>
            <w:r w:rsidR="002C2C00">
              <w:rPr>
                <w:noProof/>
                <w:webHidden/>
              </w:rPr>
              <w:fldChar w:fldCharType="end"/>
            </w:r>
          </w:hyperlink>
        </w:p>
        <w:p w14:paraId="58367F4F"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54" w:history="1">
            <w:r w:rsidR="002C2C00" w:rsidRPr="002F497C">
              <w:rPr>
                <w:rStyle w:val="Hyperlink"/>
                <w:rFonts w:cstheme="minorHAnsi"/>
                <w:noProof/>
              </w:rPr>
              <w:t>3.4.7.</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Parallel Testing</w:t>
            </w:r>
            <w:r w:rsidR="002C2C00">
              <w:rPr>
                <w:noProof/>
                <w:webHidden/>
              </w:rPr>
              <w:tab/>
            </w:r>
            <w:r w:rsidR="002C2C00">
              <w:rPr>
                <w:noProof/>
                <w:webHidden/>
              </w:rPr>
              <w:fldChar w:fldCharType="begin"/>
            </w:r>
            <w:r w:rsidR="002C2C00">
              <w:rPr>
                <w:noProof/>
                <w:webHidden/>
              </w:rPr>
              <w:instrText xml:space="preserve"> PAGEREF _Toc169687054 \h </w:instrText>
            </w:r>
            <w:r w:rsidR="002C2C00">
              <w:rPr>
                <w:noProof/>
                <w:webHidden/>
              </w:rPr>
            </w:r>
            <w:r w:rsidR="002C2C00">
              <w:rPr>
                <w:noProof/>
                <w:webHidden/>
              </w:rPr>
              <w:fldChar w:fldCharType="separate"/>
            </w:r>
            <w:r w:rsidR="002C2C00">
              <w:rPr>
                <w:noProof/>
                <w:webHidden/>
              </w:rPr>
              <w:t>13</w:t>
            </w:r>
            <w:r w:rsidR="002C2C00">
              <w:rPr>
                <w:noProof/>
                <w:webHidden/>
              </w:rPr>
              <w:fldChar w:fldCharType="end"/>
            </w:r>
          </w:hyperlink>
        </w:p>
        <w:p w14:paraId="3DBEE3A6" w14:textId="77777777" w:rsidR="002C2C00" w:rsidRDefault="00000000">
          <w:pPr>
            <w:pStyle w:val="TOC2"/>
            <w:tabs>
              <w:tab w:val="left" w:pos="1320"/>
              <w:tab w:val="right" w:leader="dot" w:pos="10456"/>
            </w:tabs>
            <w:rPr>
              <w:rFonts w:asciiTheme="minorHAnsi" w:eastAsiaTheme="minorEastAsia" w:hAnsiTheme="minorHAnsi"/>
              <w:noProof/>
              <w:kern w:val="2"/>
              <w:sz w:val="24"/>
              <w:szCs w:val="24"/>
              <w:lang w:val="en-US"/>
              <w14:ligatures w14:val="standardContextual"/>
            </w:rPr>
          </w:pPr>
          <w:hyperlink w:anchor="_Toc169687055" w:history="1">
            <w:r w:rsidR="002C2C00" w:rsidRPr="002F497C">
              <w:rPr>
                <w:rStyle w:val="Hyperlink"/>
                <w:rFonts w:cstheme="minorHAnsi"/>
                <w:noProof/>
              </w:rPr>
              <w:t>3.4.7.1.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Responsibility</w:t>
            </w:r>
            <w:r w:rsidR="002C2C00">
              <w:rPr>
                <w:noProof/>
                <w:webHidden/>
              </w:rPr>
              <w:tab/>
            </w:r>
            <w:r w:rsidR="002C2C00">
              <w:rPr>
                <w:noProof/>
                <w:webHidden/>
              </w:rPr>
              <w:fldChar w:fldCharType="begin"/>
            </w:r>
            <w:r w:rsidR="002C2C00">
              <w:rPr>
                <w:noProof/>
                <w:webHidden/>
              </w:rPr>
              <w:instrText xml:space="preserve"> PAGEREF _Toc169687055 \h </w:instrText>
            </w:r>
            <w:r w:rsidR="002C2C00">
              <w:rPr>
                <w:noProof/>
                <w:webHidden/>
              </w:rPr>
            </w:r>
            <w:r w:rsidR="002C2C00">
              <w:rPr>
                <w:noProof/>
                <w:webHidden/>
              </w:rPr>
              <w:fldChar w:fldCharType="separate"/>
            </w:r>
            <w:r w:rsidR="002C2C00">
              <w:rPr>
                <w:noProof/>
                <w:webHidden/>
              </w:rPr>
              <w:t>13</w:t>
            </w:r>
            <w:r w:rsidR="002C2C00">
              <w:rPr>
                <w:noProof/>
                <w:webHidden/>
              </w:rPr>
              <w:fldChar w:fldCharType="end"/>
            </w:r>
          </w:hyperlink>
        </w:p>
        <w:p w14:paraId="5F302AFF"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56" w:history="1">
            <w:r w:rsidR="002C2C00" w:rsidRPr="002F497C">
              <w:rPr>
                <w:rStyle w:val="Hyperlink"/>
                <w:rFonts w:cstheme="minorHAnsi"/>
                <w:noProof/>
              </w:rPr>
              <w:t>3.5.</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Data</w:t>
            </w:r>
            <w:r w:rsidR="002C2C00">
              <w:rPr>
                <w:noProof/>
                <w:webHidden/>
              </w:rPr>
              <w:tab/>
            </w:r>
            <w:r w:rsidR="002C2C00">
              <w:rPr>
                <w:noProof/>
                <w:webHidden/>
              </w:rPr>
              <w:fldChar w:fldCharType="begin"/>
            </w:r>
            <w:r w:rsidR="002C2C00">
              <w:rPr>
                <w:noProof/>
                <w:webHidden/>
              </w:rPr>
              <w:instrText xml:space="preserve"> PAGEREF _Toc169687056 \h </w:instrText>
            </w:r>
            <w:r w:rsidR="002C2C00">
              <w:rPr>
                <w:noProof/>
                <w:webHidden/>
              </w:rPr>
            </w:r>
            <w:r w:rsidR="002C2C00">
              <w:rPr>
                <w:noProof/>
                <w:webHidden/>
              </w:rPr>
              <w:fldChar w:fldCharType="separate"/>
            </w:r>
            <w:r w:rsidR="002C2C00">
              <w:rPr>
                <w:noProof/>
                <w:webHidden/>
              </w:rPr>
              <w:t>13</w:t>
            </w:r>
            <w:r w:rsidR="002C2C00">
              <w:rPr>
                <w:noProof/>
                <w:webHidden/>
              </w:rPr>
              <w:fldChar w:fldCharType="end"/>
            </w:r>
          </w:hyperlink>
        </w:p>
        <w:p w14:paraId="55EE74B8"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57" w:history="1">
            <w:r w:rsidR="002C2C00" w:rsidRPr="002F497C">
              <w:rPr>
                <w:rStyle w:val="Hyperlink"/>
                <w:rFonts w:cstheme="minorHAnsi"/>
                <w:noProof/>
              </w:rPr>
              <w:t>3.6.</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Phases - Out of Scope</w:t>
            </w:r>
            <w:r w:rsidR="002C2C00">
              <w:rPr>
                <w:noProof/>
                <w:webHidden/>
              </w:rPr>
              <w:tab/>
            </w:r>
            <w:r w:rsidR="002C2C00">
              <w:rPr>
                <w:noProof/>
                <w:webHidden/>
              </w:rPr>
              <w:fldChar w:fldCharType="begin"/>
            </w:r>
            <w:r w:rsidR="002C2C00">
              <w:rPr>
                <w:noProof/>
                <w:webHidden/>
              </w:rPr>
              <w:instrText xml:space="preserve"> PAGEREF _Toc169687057 \h </w:instrText>
            </w:r>
            <w:r w:rsidR="002C2C00">
              <w:rPr>
                <w:noProof/>
                <w:webHidden/>
              </w:rPr>
            </w:r>
            <w:r w:rsidR="002C2C00">
              <w:rPr>
                <w:noProof/>
                <w:webHidden/>
              </w:rPr>
              <w:fldChar w:fldCharType="separate"/>
            </w:r>
            <w:r w:rsidR="002C2C00">
              <w:rPr>
                <w:noProof/>
                <w:webHidden/>
              </w:rPr>
              <w:t>13</w:t>
            </w:r>
            <w:r w:rsidR="002C2C00">
              <w:rPr>
                <w:noProof/>
                <w:webHidden/>
              </w:rPr>
              <w:fldChar w:fldCharType="end"/>
            </w:r>
          </w:hyperlink>
        </w:p>
        <w:p w14:paraId="380088E4"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58" w:history="1">
            <w:r w:rsidR="002C2C00" w:rsidRPr="002F497C">
              <w:rPr>
                <w:rStyle w:val="Hyperlink"/>
                <w:rFonts w:cstheme="minorHAnsi"/>
                <w:noProof/>
              </w:rPr>
              <w:t>3.7.</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Tools</w:t>
            </w:r>
            <w:r w:rsidR="002C2C00">
              <w:rPr>
                <w:noProof/>
                <w:webHidden/>
              </w:rPr>
              <w:tab/>
            </w:r>
            <w:r w:rsidR="002C2C00">
              <w:rPr>
                <w:noProof/>
                <w:webHidden/>
              </w:rPr>
              <w:fldChar w:fldCharType="begin"/>
            </w:r>
            <w:r w:rsidR="002C2C00">
              <w:rPr>
                <w:noProof/>
                <w:webHidden/>
              </w:rPr>
              <w:instrText xml:space="preserve"> PAGEREF _Toc169687058 \h </w:instrText>
            </w:r>
            <w:r w:rsidR="002C2C00">
              <w:rPr>
                <w:noProof/>
                <w:webHidden/>
              </w:rPr>
            </w:r>
            <w:r w:rsidR="002C2C00">
              <w:rPr>
                <w:noProof/>
                <w:webHidden/>
              </w:rPr>
              <w:fldChar w:fldCharType="separate"/>
            </w:r>
            <w:r w:rsidR="002C2C00">
              <w:rPr>
                <w:noProof/>
                <w:webHidden/>
              </w:rPr>
              <w:t>14</w:t>
            </w:r>
            <w:r w:rsidR="002C2C00">
              <w:rPr>
                <w:noProof/>
                <w:webHidden/>
              </w:rPr>
              <w:fldChar w:fldCharType="end"/>
            </w:r>
          </w:hyperlink>
        </w:p>
        <w:p w14:paraId="079068B3"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59" w:history="1">
            <w:r w:rsidR="002C2C00" w:rsidRPr="002F497C">
              <w:rPr>
                <w:rStyle w:val="Hyperlink"/>
                <w:rFonts w:cstheme="minorHAnsi"/>
                <w:noProof/>
              </w:rPr>
              <w:t>3.8.</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Schedule</w:t>
            </w:r>
            <w:r w:rsidR="002C2C00">
              <w:rPr>
                <w:noProof/>
                <w:webHidden/>
              </w:rPr>
              <w:tab/>
            </w:r>
            <w:r w:rsidR="002C2C00">
              <w:rPr>
                <w:noProof/>
                <w:webHidden/>
              </w:rPr>
              <w:fldChar w:fldCharType="begin"/>
            </w:r>
            <w:r w:rsidR="002C2C00">
              <w:rPr>
                <w:noProof/>
                <w:webHidden/>
              </w:rPr>
              <w:instrText xml:space="preserve"> PAGEREF _Toc169687059 \h </w:instrText>
            </w:r>
            <w:r w:rsidR="002C2C00">
              <w:rPr>
                <w:noProof/>
                <w:webHidden/>
              </w:rPr>
            </w:r>
            <w:r w:rsidR="002C2C00">
              <w:rPr>
                <w:noProof/>
                <w:webHidden/>
              </w:rPr>
              <w:fldChar w:fldCharType="separate"/>
            </w:r>
            <w:r w:rsidR="002C2C00">
              <w:rPr>
                <w:noProof/>
                <w:webHidden/>
              </w:rPr>
              <w:t>14</w:t>
            </w:r>
            <w:r w:rsidR="002C2C00">
              <w:rPr>
                <w:noProof/>
                <w:webHidden/>
              </w:rPr>
              <w:fldChar w:fldCharType="end"/>
            </w:r>
          </w:hyperlink>
        </w:p>
        <w:p w14:paraId="4A0D54A6"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60" w:history="1">
            <w:r w:rsidR="002C2C00" w:rsidRPr="002F497C">
              <w:rPr>
                <w:rStyle w:val="Hyperlink"/>
                <w:rFonts w:cstheme="minorHAnsi"/>
                <w:noProof/>
              </w:rPr>
              <w:t>3.9.</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Customer Testing Sign off Criteria</w:t>
            </w:r>
            <w:r w:rsidR="002C2C00">
              <w:rPr>
                <w:noProof/>
                <w:webHidden/>
              </w:rPr>
              <w:tab/>
            </w:r>
            <w:r w:rsidR="002C2C00">
              <w:rPr>
                <w:noProof/>
                <w:webHidden/>
              </w:rPr>
              <w:fldChar w:fldCharType="begin"/>
            </w:r>
            <w:r w:rsidR="002C2C00">
              <w:rPr>
                <w:noProof/>
                <w:webHidden/>
              </w:rPr>
              <w:instrText xml:space="preserve"> PAGEREF _Toc169687060 \h </w:instrText>
            </w:r>
            <w:r w:rsidR="002C2C00">
              <w:rPr>
                <w:noProof/>
                <w:webHidden/>
              </w:rPr>
            </w:r>
            <w:r w:rsidR="002C2C00">
              <w:rPr>
                <w:noProof/>
                <w:webHidden/>
              </w:rPr>
              <w:fldChar w:fldCharType="separate"/>
            </w:r>
            <w:r w:rsidR="002C2C00">
              <w:rPr>
                <w:noProof/>
                <w:webHidden/>
              </w:rPr>
              <w:t>15</w:t>
            </w:r>
            <w:r w:rsidR="002C2C00">
              <w:rPr>
                <w:noProof/>
                <w:webHidden/>
              </w:rPr>
              <w:fldChar w:fldCharType="end"/>
            </w:r>
          </w:hyperlink>
        </w:p>
        <w:p w14:paraId="7C7531ED"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61" w:history="1">
            <w:r w:rsidR="002C2C00" w:rsidRPr="002F497C">
              <w:rPr>
                <w:rStyle w:val="Hyperlink"/>
                <w:rFonts w:cstheme="minorHAnsi"/>
                <w:noProof/>
              </w:rPr>
              <w:t>3.9.1.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Testing Sign off Criteria</w:t>
            </w:r>
            <w:r w:rsidR="002C2C00">
              <w:rPr>
                <w:noProof/>
                <w:webHidden/>
              </w:rPr>
              <w:tab/>
            </w:r>
            <w:r w:rsidR="002C2C00">
              <w:rPr>
                <w:noProof/>
                <w:webHidden/>
              </w:rPr>
              <w:fldChar w:fldCharType="begin"/>
            </w:r>
            <w:r w:rsidR="002C2C00">
              <w:rPr>
                <w:noProof/>
                <w:webHidden/>
              </w:rPr>
              <w:instrText xml:space="preserve"> PAGEREF _Toc169687061 \h </w:instrText>
            </w:r>
            <w:r w:rsidR="002C2C00">
              <w:rPr>
                <w:noProof/>
                <w:webHidden/>
              </w:rPr>
            </w:r>
            <w:r w:rsidR="002C2C00">
              <w:rPr>
                <w:noProof/>
                <w:webHidden/>
              </w:rPr>
              <w:fldChar w:fldCharType="separate"/>
            </w:r>
            <w:r w:rsidR="002C2C00">
              <w:rPr>
                <w:noProof/>
                <w:webHidden/>
              </w:rPr>
              <w:t>15</w:t>
            </w:r>
            <w:r w:rsidR="002C2C00">
              <w:rPr>
                <w:noProof/>
                <w:webHidden/>
              </w:rPr>
              <w:fldChar w:fldCharType="end"/>
            </w:r>
          </w:hyperlink>
        </w:p>
        <w:p w14:paraId="37095832"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62" w:history="1">
            <w:r w:rsidR="002C2C00" w:rsidRPr="002F497C">
              <w:rPr>
                <w:rStyle w:val="Hyperlink"/>
                <w:rFonts w:cstheme="minorHAnsi"/>
                <w:noProof/>
              </w:rPr>
              <w:t>3.9.2.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Hyper care (Post Deployment) Sign off Criteria’s</w:t>
            </w:r>
            <w:r w:rsidR="002C2C00">
              <w:rPr>
                <w:noProof/>
                <w:webHidden/>
              </w:rPr>
              <w:tab/>
            </w:r>
            <w:r w:rsidR="002C2C00">
              <w:rPr>
                <w:noProof/>
                <w:webHidden/>
              </w:rPr>
              <w:fldChar w:fldCharType="begin"/>
            </w:r>
            <w:r w:rsidR="002C2C00">
              <w:rPr>
                <w:noProof/>
                <w:webHidden/>
              </w:rPr>
              <w:instrText xml:space="preserve"> PAGEREF _Toc169687062 \h </w:instrText>
            </w:r>
            <w:r w:rsidR="002C2C00">
              <w:rPr>
                <w:noProof/>
                <w:webHidden/>
              </w:rPr>
            </w:r>
            <w:r w:rsidR="002C2C00">
              <w:rPr>
                <w:noProof/>
                <w:webHidden/>
              </w:rPr>
              <w:fldChar w:fldCharType="separate"/>
            </w:r>
            <w:r w:rsidR="002C2C00">
              <w:rPr>
                <w:noProof/>
                <w:webHidden/>
              </w:rPr>
              <w:t>15</w:t>
            </w:r>
            <w:r w:rsidR="002C2C00">
              <w:rPr>
                <w:noProof/>
                <w:webHidden/>
              </w:rPr>
              <w:fldChar w:fldCharType="end"/>
            </w:r>
          </w:hyperlink>
        </w:p>
        <w:p w14:paraId="7C893CD1"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63" w:history="1">
            <w:r w:rsidR="002C2C00" w:rsidRPr="002F497C">
              <w:rPr>
                <w:rStyle w:val="Hyperlink"/>
                <w:rFonts w:cstheme="minorHAnsi"/>
                <w:noProof/>
              </w:rPr>
              <w:t>3.10.</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Governance Process</w:t>
            </w:r>
            <w:r w:rsidR="002C2C00">
              <w:rPr>
                <w:noProof/>
                <w:webHidden/>
              </w:rPr>
              <w:tab/>
            </w:r>
            <w:r w:rsidR="002C2C00">
              <w:rPr>
                <w:noProof/>
                <w:webHidden/>
              </w:rPr>
              <w:fldChar w:fldCharType="begin"/>
            </w:r>
            <w:r w:rsidR="002C2C00">
              <w:rPr>
                <w:noProof/>
                <w:webHidden/>
              </w:rPr>
              <w:instrText xml:space="preserve"> PAGEREF _Toc169687063 \h </w:instrText>
            </w:r>
            <w:r w:rsidR="002C2C00">
              <w:rPr>
                <w:noProof/>
                <w:webHidden/>
              </w:rPr>
            </w:r>
            <w:r w:rsidR="002C2C00">
              <w:rPr>
                <w:noProof/>
                <w:webHidden/>
              </w:rPr>
              <w:fldChar w:fldCharType="separate"/>
            </w:r>
            <w:r w:rsidR="002C2C00">
              <w:rPr>
                <w:noProof/>
                <w:webHidden/>
              </w:rPr>
              <w:t>15</w:t>
            </w:r>
            <w:r w:rsidR="002C2C00">
              <w:rPr>
                <w:noProof/>
                <w:webHidden/>
              </w:rPr>
              <w:fldChar w:fldCharType="end"/>
            </w:r>
          </w:hyperlink>
        </w:p>
        <w:p w14:paraId="37EF2925"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64" w:history="1">
            <w:r w:rsidR="002C2C00" w:rsidRPr="002F497C">
              <w:rPr>
                <w:rStyle w:val="Hyperlink"/>
                <w:rFonts w:cstheme="minorHAnsi"/>
                <w:noProof/>
              </w:rPr>
              <w:t>3.10.1.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Team Meetings</w:t>
            </w:r>
            <w:r w:rsidR="002C2C00">
              <w:rPr>
                <w:noProof/>
                <w:webHidden/>
              </w:rPr>
              <w:tab/>
            </w:r>
            <w:r w:rsidR="002C2C00">
              <w:rPr>
                <w:noProof/>
                <w:webHidden/>
              </w:rPr>
              <w:fldChar w:fldCharType="begin"/>
            </w:r>
            <w:r w:rsidR="002C2C00">
              <w:rPr>
                <w:noProof/>
                <w:webHidden/>
              </w:rPr>
              <w:instrText xml:space="preserve"> PAGEREF _Toc169687064 \h </w:instrText>
            </w:r>
            <w:r w:rsidR="002C2C00">
              <w:rPr>
                <w:noProof/>
                <w:webHidden/>
              </w:rPr>
            </w:r>
            <w:r w:rsidR="002C2C00">
              <w:rPr>
                <w:noProof/>
                <w:webHidden/>
              </w:rPr>
              <w:fldChar w:fldCharType="separate"/>
            </w:r>
            <w:r w:rsidR="002C2C00">
              <w:rPr>
                <w:noProof/>
                <w:webHidden/>
              </w:rPr>
              <w:t>15</w:t>
            </w:r>
            <w:r w:rsidR="002C2C00">
              <w:rPr>
                <w:noProof/>
                <w:webHidden/>
              </w:rPr>
              <w:fldChar w:fldCharType="end"/>
            </w:r>
          </w:hyperlink>
        </w:p>
        <w:p w14:paraId="6D0A36CC"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65" w:history="1">
            <w:r w:rsidR="002C2C00" w:rsidRPr="002F497C">
              <w:rPr>
                <w:rStyle w:val="Hyperlink"/>
                <w:rFonts w:cstheme="minorHAnsi"/>
                <w:noProof/>
              </w:rPr>
              <w:t>3.10.2.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Report</w:t>
            </w:r>
            <w:r w:rsidR="002C2C00">
              <w:rPr>
                <w:noProof/>
                <w:webHidden/>
              </w:rPr>
              <w:tab/>
            </w:r>
            <w:r w:rsidR="002C2C00">
              <w:rPr>
                <w:noProof/>
                <w:webHidden/>
              </w:rPr>
              <w:fldChar w:fldCharType="begin"/>
            </w:r>
            <w:r w:rsidR="002C2C00">
              <w:rPr>
                <w:noProof/>
                <w:webHidden/>
              </w:rPr>
              <w:instrText xml:space="preserve"> PAGEREF _Toc169687065 \h </w:instrText>
            </w:r>
            <w:r w:rsidR="002C2C00">
              <w:rPr>
                <w:noProof/>
                <w:webHidden/>
              </w:rPr>
            </w:r>
            <w:r w:rsidR="002C2C00">
              <w:rPr>
                <w:noProof/>
                <w:webHidden/>
              </w:rPr>
              <w:fldChar w:fldCharType="separate"/>
            </w:r>
            <w:r w:rsidR="002C2C00">
              <w:rPr>
                <w:noProof/>
                <w:webHidden/>
              </w:rPr>
              <w:t>16</w:t>
            </w:r>
            <w:r w:rsidR="002C2C00">
              <w:rPr>
                <w:noProof/>
                <w:webHidden/>
              </w:rPr>
              <w:fldChar w:fldCharType="end"/>
            </w:r>
          </w:hyperlink>
        </w:p>
        <w:p w14:paraId="3BE51F74"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66" w:history="1">
            <w:r w:rsidR="002C2C00" w:rsidRPr="002F497C">
              <w:rPr>
                <w:rStyle w:val="Hyperlink"/>
                <w:rFonts w:cstheme="minorHAnsi"/>
                <w:noProof/>
              </w:rPr>
              <w:t>3.10.3.</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Test Metrics</w:t>
            </w:r>
            <w:r w:rsidR="002C2C00">
              <w:rPr>
                <w:noProof/>
                <w:webHidden/>
              </w:rPr>
              <w:tab/>
            </w:r>
            <w:r w:rsidR="002C2C00">
              <w:rPr>
                <w:noProof/>
                <w:webHidden/>
              </w:rPr>
              <w:fldChar w:fldCharType="begin"/>
            </w:r>
            <w:r w:rsidR="002C2C00">
              <w:rPr>
                <w:noProof/>
                <w:webHidden/>
              </w:rPr>
              <w:instrText xml:space="preserve"> PAGEREF _Toc169687066 \h </w:instrText>
            </w:r>
            <w:r w:rsidR="002C2C00">
              <w:rPr>
                <w:noProof/>
                <w:webHidden/>
              </w:rPr>
            </w:r>
            <w:r w:rsidR="002C2C00">
              <w:rPr>
                <w:noProof/>
                <w:webHidden/>
              </w:rPr>
              <w:fldChar w:fldCharType="separate"/>
            </w:r>
            <w:r w:rsidR="002C2C00">
              <w:rPr>
                <w:noProof/>
                <w:webHidden/>
              </w:rPr>
              <w:t>16</w:t>
            </w:r>
            <w:r w:rsidR="002C2C00">
              <w:rPr>
                <w:noProof/>
                <w:webHidden/>
              </w:rPr>
              <w:fldChar w:fldCharType="end"/>
            </w:r>
          </w:hyperlink>
        </w:p>
        <w:p w14:paraId="5FF47BFB" w14:textId="77777777" w:rsidR="002C2C00" w:rsidRDefault="00000000">
          <w:pPr>
            <w:pStyle w:val="TOC1"/>
            <w:rPr>
              <w:rFonts w:asciiTheme="minorHAnsi" w:eastAsiaTheme="minorEastAsia" w:hAnsiTheme="minorHAnsi"/>
              <w:color w:val="auto"/>
              <w:kern w:val="2"/>
              <w:sz w:val="24"/>
              <w:szCs w:val="24"/>
              <w:lang w:val="en-US"/>
              <w14:ligatures w14:val="standardContextual"/>
            </w:rPr>
          </w:pPr>
          <w:hyperlink w:anchor="_Toc169687067" w:history="1">
            <w:r w:rsidR="002C2C00" w:rsidRPr="002F497C">
              <w:rPr>
                <w:rStyle w:val="Hyperlink"/>
                <w:rFonts w:cstheme="minorHAnsi"/>
              </w:rPr>
              <w:t>4.</w:t>
            </w:r>
            <w:r w:rsidR="002C2C00">
              <w:rPr>
                <w:rFonts w:asciiTheme="minorHAnsi" w:eastAsiaTheme="minorEastAsia" w:hAnsiTheme="minorHAnsi"/>
                <w:color w:val="auto"/>
                <w:kern w:val="2"/>
                <w:sz w:val="24"/>
                <w:szCs w:val="24"/>
                <w:lang w:val="en-US"/>
                <w14:ligatures w14:val="standardContextual"/>
              </w:rPr>
              <w:tab/>
            </w:r>
            <w:r w:rsidR="002C2C00" w:rsidRPr="002F497C">
              <w:rPr>
                <w:rStyle w:val="Hyperlink"/>
                <w:rFonts w:cstheme="minorHAnsi"/>
              </w:rPr>
              <w:t>Defect Management Process</w:t>
            </w:r>
            <w:r w:rsidR="002C2C00">
              <w:rPr>
                <w:webHidden/>
              </w:rPr>
              <w:tab/>
            </w:r>
            <w:r w:rsidR="002C2C00">
              <w:rPr>
                <w:webHidden/>
              </w:rPr>
              <w:fldChar w:fldCharType="begin"/>
            </w:r>
            <w:r w:rsidR="002C2C00">
              <w:rPr>
                <w:webHidden/>
              </w:rPr>
              <w:instrText xml:space="preserve"> PAGEREF _Toc169687067 \h </w:instrText>
            </w:r>
            <w:r w:rsidR="002C2C00">
              <w:rPr>
                <w:webHidden/>
              </w:rPr>
            </w:r>
            <w:r w:rsidR="002C2C00">
              <w:rPr>
                <w:webHidden/>
              </w:rPr>
              <w:fldChar w:fldCharType="separate"/>
            </w:r>
            <w:r w:rsidR="002C2C00">
              <w:rPr>
                <w:webHidden/>
              </w:rPr>
              <w:t>17</w:t>
            </w:r>
            <w:r w:rsidR="002C2C00">
              <w:rPr>
                <w:webHidden/>
              </w:rPr>
              <w:fldChar w:fldCharType="end"/>
            </w:r>
          </w:hyperlink>
        </w:p>
        <w:p w14:paraId="41453A07"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68" w:history="1">
            <w:r w:rsidR="002C2C00" w:rsidRPr="002F497C">
              <w:rPr>
                <w:rStyle w:val="Hyperlink"/>
                <w:rFonts w:cstheme="minorHAnsi"/>
                <w:noProof/>
              </w:rPr>
              <w:t>4.1.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Defect Priority and Severity</w:t>
            </w:r>
            <w:r w:rsidR="002C2C00">
              <w:rPr>
                <w:noProof/>
                <w:webHidden/>
              </w:rPr>
              <w:tab/>
            </w:r>
            <w:r w:rsidR="002C2C00">
              <w:rPr>
                <w:noProof/>
                <w:webHidden/>
              </w:rPr>
              <w:fldChar w:fldCharType="begin"/>
            </w:r>
            <w:r w:rsidR="002C2C00">
              <w:rPr>
                <w:noProof/>
                <w:webHidden/>
              </w:rPr>
              <w:instrText xml:space="preserve"> PAGEREF _Toc169687068 \h </w:instrText>
            </w:r>
            <w:r w:rsidR="002C2C00">
              <w:rPr>
                <w:noProof/>
                <w:webHidden/>
              </w:rPr>
            </w:r>
            <w:r w:rsidR="002C2C00">
              <w:rPr>
                <w:noProof/>
                <w:webHidden/>
              </w:rPr>
              <w:fldChar w:fldCharType="separate"/>
            </w:r>
            <w:r w:rsidR="002C2C00">
              <w:rPr>
                <w:noProof/>
                <w:webHidden/>
              </w:rPr>
              <w:t>17</w:t>
            </w:r>
            <w:r w:rsidR="002C2C00">
              <w:rPr>
                <w:noProof/>
                <w:webHidden/>
              </w:rPr>
              <w:fldChar w:fldCharType="end"/>
            </w:r>
          </w:hyperlink>
        </w:p>
        <w:p w14:paraId="17D00353" w14:textId="77777777" w:rsidR="002C2C00" w:rsidRDefault="00000000">
          <w:pPr>
            <w:pStyle w:val="TOC2"/>
            <w:tabs>
              <w:tab w:val="left" w:pos="880"/>
              <w:tab w:val="right" w:leader="dot" w:pos="10456"/>
            </w:tabs>
            <w:rPr>
              <w:rFonts w:asciiTheme="minorHAnsi" w:eastAsiaTheme="minorEastAsia" w:hAnsiTheme="minorHAnsi"/>
              <w:noProof/>
              <w:kern w:val="2"/>
              <w:sz w:val="24"/>
              <w:szCs w:val="24"/>
              <w:lang w:val="en-US"/>
              <w14:ligatures w14:val="standardContextual"/>
            </w:rPr>
          </w:pPr>
          <w:hyperlink w:anchor="_Toc169687069" w:history="1">
            <w:r w:rsidR="002C2C00" w:rsidRPr="002F497C">
              <w:rPr>
                <w:rStyle w:val="Hyperlink"/>
                <w:rFonts w:cstheme="minorHAnsi"/>
                <w:noProof/>
              </w:rPr>
              <w:t>4.2.</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Defect Triage Discussion</w:t>
            </w:r>
            <w:r w:rsidR="002C2C00">
              <w:rPr>
                <w:noProof/>
                <w:webHidden/>
              </w:rPr>
              <w:tab/>
            </w:r>
            <w:r w:rsidR="002C2C00">
              <w:rPr>
                <w:noProof/>
                <w:webHidden/>
              </w:rPr>
              <w:fldChar w:fldCharType="begin"/>
            </w:r>
            <w:r w:rsidR="002C2C00">
              <w:rPr>
                <w:noProof/>
                <w:webHidden/>
              </w:rPr>
              <w:instrText xml:space="preserve"> PAGEREF _Toc169687069 \h </w:instrText>
            </w:r>
            <w:r w:rsidR="002C2C00">
              <w:rPr>
                <w:noProof/>
                <w:webHidden/>
              </w:rPr>
            </w:r>
            <w:r w:rsidR="002C2C00">
              <w:rPr>
                <w:noProof/>
                <w:webHidden/>
              </w:rPr>
              <w:fldChar w:fldCharType="separate"/>
            </w:r>
            <w:r w:rsidR="002C2C00">
              <w:rPr>
                <w:noProof/>
                <w:webHidden/>
              </w:rPr>
              <w:t>18</w:t>
            </w:r>
            <w:r w:rsidR="002C2C00">
              <w:rPr>
                <w:noProof/>
                <w:webHidden/>
              </w:rPr>
              <w:fldChar w:fldCharType="end"/>
            </w:r>
          </w:hyperlink>
        </w:p>
        <w:p w14:paraId="221C4665" w14:textId="77777777" w:rsidR="002C2C00" w:rsidRDefault="00000000">
          <w:pPr>
            <w:pStyle w:val="TOC2"/>
            <w:tabs>
              <w:tab w:val="left" w:pos="1100"/>
              <w:tab w:val="right" w:leader="dot" w:pos="10456"/>
            </w:tabs>
            <w:rPr>
              <w:rFonts w:asciiTheme="minorHAnsi" w:eastAsiaTheme="minorEastAsia" w:hAnsiTheme="minorHAnsi"/>
              <w:noProof/>
              <w:kern w:val="2"/>
              <w:sz w:val="24"/>
              <w:szCs w:val="24"/>
              <w:lang w:val="en-US"/>
              <w14:ligatures w14:val="standardContextual"/>
            </w:rPr>
          </w:pPr>
          <w:hyperlink w:anchor="_Toc169687070" w:history="1">
            <w:r w:rsidR="002C2C00" w:rsidRPr="002F497C">
              <w:rPr>
                <w:rStyle w:val="Hyperlink"/>
                <w:rFonts w:cstheme="minorHAnsi"/>
                <w:noProof/>
              </w:rPr>
              <w:t>4.2.1.</w:t>
            </w:r>
            <w:r w:rsidR="002C2C00">
              <w:rPr>
                <w:rFonts w:asciiTheme="minorHAnsi" w:eastAsiaTheme="minorEastAsia" w:hAnsiTheme="minorHAnsi"/>
                <w:noProof/>
                <w:kern w:val="2"/>
                <w:sz w:val="24"/>
                <w:szCs w:val="24"/>
                <w:lang w:val="en-US"/>
                <w14:ligatures w14:val="standardContextual"/>
              </w:rPr>
              <w:tab/>
            </w:r>
            <w:r w:rsidR="002C2C00" w:rsidRPr="002F497C">
              <w:rPr>
                <w:rStyle w:val="Hyperlink"/>
                <w:rFonts w:cstheme="minorHAnsi"/>
                <w:noProof/>
              </w:rPr>
              <w:t>Responsibility</w:t>
            </w:r>
            <w:r w:rsidR="002C2C00">
              <w:rPr>
                <w:noProof/>
                <w:webHidden/>
              </w:rPr>
              <w:tab/>
            </w:r>
            <w:r w:rsidR="002C2C00">
              <w:rPr>
                <w:noProof/>
                <w:webHidden/>
              </w:rPr>
              <w:fldChar w:fldCharType="begin"/>
            </w:r>
            <w:r w:rsidR="002C2C00">
              <w:rPr>
                <w:noProof/>
                <w:webHidden/>
              </w:rPr>
              <w:instrText xml:space="preserve"> PAGEREF _Toc169687070 \h </w:instrText>
            </w:r>
            <w:r w:rsidR="002C2C00">
              <w:rPr>
                <w:noProof/>
                <w:webHidden/>
              </w:rPr>
            </w:r>
            <w:r w:rsidR="002C2C00">
              <w:rPr>
                <w:noProof/>
                <w:webHidden/>
              </w:rPr>
              <w:fldChar w:fldCharType="separate"/>
            </w:r>
            <w:r w:rsidR="002C2C00">
              <w:rPr>
                <w:noProof/>
                <w:webHidden/>
              </w:rPr>
              <w:t>18</w:t>
            </w:r>
            <w:r w:rsidR="002C2C00">
              <w:rPr>
                <w:noProof/>
                <w:webHidden/>
              </w:rPr>
              <w:fldChar w:fldCharType="end"/>
            </w:r>
          </w:hyperlink>
        </w:p>
        <w:p w14:paraId="31C54FDB" w14:textId="77777777" w:rsidR="002C2C00" w:rsidRDefault="00000000">
          <w:pPr>
            <w:pStyle w:val="TOC1"/>
            <w:rPr>
              <w:rFonts w:asciiTheme="minorHAnsi" w:eastAsiaTheme="minorEastAsia" w:hAnsiTheme="minorHAnsi"/>
              <w:color w:val="auto"/>
              <w:kern w:val="2"/>
              <w:sz w:val="24"/>
              <w:szCs w:val="24"/>
              <w:lang w:val="en-US"/>
              <w14:ligatures w14:val="standardContextual"/>
            </w:rPr>
          </w:pPr>
          <w:hyperlink w:anchor="_Toc169687071" w:history="1">
            <w:r w:rsidR="002C2C00" w:rsidRPr="002F497C">
              <w:rPr>
                <w:rStyle w:val="Hyperlink"/>
                <w:rFonts w:cstheme="minorHAnsi"/>
              </w:rPr>
              <w:t>5.</w:t>
            </w:r>
            <w:r w:rsidR="002C2C00">
              <w:rPr>
                <w:rFonts w:asciiTheme="minorHAnsi" w:eastAsiaTheme="minorEastAsia" w:hAnsiTheme="minorHAnsi"/>
                <w:color w:val="auto"/>
                <w:kern w:val="2"/>
                <w:sz w:val="24"/>
                <w:szCs w:val="24"/>
                <w:lang w:val="en-US"/>
                <w14:ligatures w14:val="standardContextual"/>
              </w:rPr>
              <w:tab/>
            </w:r>
            <w:r w:rsidR="002C2C00" w:rsidRPr="002F497C">
              <w:rPr>
                <w:rStyle w:val="Hyperlink"/>
                <w:rFonts w:cstheme="minorHAnsi"/>
              </w:rPr>
              <w:t>Testing Deliverables</w:t>
            </w:r>
            <w:r w:rsidR="002C2C00">
              <w:rPr>
                <w:webHidden/>
              </w:rPr>
              <w:tab/>
            </w:r>
            <w:r w:rsidR="002C2C00">
              <w:rPr>
                <w:webHidden/>
              </w:rPr>
              <w:fldChar w:fldCharType="begin"/>
            </w:r>
            <w:r w:rsidR="002C2C00">
              <w:rPr>
                <w:webHidden/>
              </w:rPr>
              <w:instrText xml:space="preserve"> PAGEREF _Toc169687071 \h </w:instrText>
            </w:r>
            <w:r w:rsidR="002C2C00">
              <w:rPr>
                <w:webHidden/>
              </w:rPr>
            </w:r>
            <w:r w:rsidR="002C2C00">
              <w:rPr>
                <w:webHidden/>
              </w:rPr>
              <w:fldChar w:fldCharType="separate"/>
            </w:r>
            <w:r w:rsidR="002C2C00">
              <w:rPr>
                <w:webHidden/>
              </w:rPr>
              <w:t>18</w:t>
            </w:r>
            <w:r w:rsidR="002C2C00">
              <w:rPr>
                <w:webHidden/>
              </w:rPr>
              <w:fldChar w:fldCharType="end"/>
            </w:r>
          </w:hyperlink>
        </w:p>
        <w:p w14:paraId="7995631D" w14:textId="77777777" w:rsidR="002C2C00" w:rsidRDefault="00000000">
          <w:pPr>
            <w:pStyle w:val="TOC1"/>
            <w:rPr>
              <w:rFonts w:asciiTheme="minorHAnsi" w:eastAsiaTheme="minorEastAsia" w:hAnsiTheme="minorHAnsi"/>
              <w:color w:val="auto"/>
              <w:kern w:val="2"/>
              <w:sz w:val="24"/>
              <w:szCs w:val="24"/>
              <w:lang w:val="en-US"/>
              <w14:ligatures w14:val="standardContextual"/>
            </w:rPr>
          </w:pPr>
          <w:hyperlink w:anchor="_Toc169687072" w:history="1">
            <w:r w:rsidR="002C2C00" w:rsidRPr="002F497C">
              <w:rPr>
                <w:rStyle w:val="Hyperlink"/>
                <w:rFonts w:cstheme="minorHAnsi"/>
              </w:rPr>
              <w:t>6.</w:t>
            </w:r>
            <w:r w:rsidR="002C2C00">
              <w:rPr>
                <w:rFonts w:asciiTheme="minorHAnsi" w:eastAsiaTheme="minorEastAsia" w:hAnsiTheme="minorHAnsi"/>
                <w:color w:val="auto"/>
                <w:kern w:val="2"/>
                <w:sz w:val="24"/>
                <w:szCs w:val="24"/>
                <w:lang w:val="en-US"/>
                <w14:ligatures w14:val="standardContextual"/>
              </w:rPr>
              <w:tab/>
            </w:r>
            <w:r w:rsidR="002C2C00" w:rsidRPr="002F497C">
              <w:rPr>
                <w:rStyle w:val="Hyperlink"/>
                <w:rFonts w:cstheme="minorHAnsi"/>
              </w:rPr>
              <w:t>Test Environments</w:t>
            </w:r>
            <w:r w:rsidR="002C2C00">
              <w:rPr>
                <w:webHidden/>
              </w:rPr>
              <w:tab/>
            </w:r>
            <w:r w:rsidR="002C2C00">
              <w:rPr>
                <w:webHidden/>
              </w:rPr>
              <w:fldChar w:fldCharType="begin"/>
            </w:r>
            <w:r w:rsidR="002C2C00">
              <w:rPr>
                <w:webHidden/>
              </w:rPr>
              <w:instrText xml:space="preserve"> PAGEREF _Toc169687072 \h </w:instrText>
            </w:r>
            <w:r w:rsidR="002C2C00">
              <w:rPr>
                <w:webHidden/>
              </w:rPr>
            </w:r>
            <w:r w:rsidR="002C2C00">
              <w:rPr>
                <w:webHidden/>
              </w:rPr>
              <w:fldChar w:fldCharType="separate"/>
            </w:r>
            <w:r w:rsidR="002C2C00">
              <w:rPr>
                <w:webHidden/>
              </w:rPr>
              <w:t>19</w:t>
            </w:r>
            <w:r w:rsidR="002C2C00">
              <w:rPr>
                <w:webHidden/>
              </w:rPr>
              <w:fldChar w:fldCharType="end"/>
            </w:r>
          </w:hyperlink>
        </w:p>
        <w:p w14:paraId="73085894" w14:textId="77777777" w:rsidR="002C2C00" w:rsidRDefault="00000000">
          <w:pPr>
            <w:pStyle w:val="TOC1"/>
            <w:rPr>
              <w:rFonts w:asciiTheme="minorHAnsi" w:eastAsiaTheme="minorEastAsia" w:hAnsiTheme="minorHAnsi"/>
              <w:color w:val="auto"/>
              <w:kern w:val="2"/>
              <w:sz w:val="24"/>
              <w:szCs w:val="24"/>
              <w:lang w:val="en-US"/>
              <w14:ligatures w14:val="standardContextual"/>
            </w:rPr>
          </w:pPr>
          <w:hyperlink w:anchor="_Toc169687073" w:history="1">
            <w:r w:rsidR="002C2C00" w:rsidRPr="002F497C">
              <w:rPr>
                <w:rStyle w:val="Hyperlink"/>
                <w:rFonts w:cstheme="minorHAnsi"/>
              </w:rPr>
              <w:t>7.</w:t>
            </w:r>
            <w:r w:rsidR="002C2C00">
              <w:rPr>
                <w:rFonts w:asciiTheme="minorHAnsi" w:eastAsiaTheme="minorEastAsia" w:hAnsiTheme="minorHAnsi"/>
                <w:color w:val="auto"/>
                <w:kern w:val="2"/>
                <w:sz w:val="24"/>
                <w:szCs w:val="24"/>
                <w:lang w:val="en-US"/>
                <w14:ligatures w14:val="standardContextual"/>
              </w:rPr>
              <w:tab/>
            </w:r>
            <w:r w:rsidR="002C2C00" w:rsidRPr="002F497C">
              <w:rPr>
                <w:rStyle w:val="Hyperlink"/>
                <w:rFonts w:cstheme="minorHAnsi"/>
              </w:rPr>
              <w:t>Roles &amp; Responsibilities and RACI Matrix</w:t>
            </w:r>
            <w:r w:rsidR="002C2C00">
              <w:rPr>
                <w:webHidden/>
              </w:rPr>
              <w:tab/>
            </w:r>
            <w:r w:rsidR="002C2C00">
              <w:rPr>
                <w:webHidden/>
              </w:rPr>
              <w:fldChar w:fldCharType="begin"/>
            </w:r>
            <w:r w:rsidR="002C2C00">
              <w:rPr>
                <w:webHidden/>
              </w:rPr>
              <w:instrText xml:space="preserve"> PAGEREF _Toc169687073 \h </w:instrText>
            </w:r>
            <w:r w:rsidR="002C2C00">
              <w:rPr>
                <w:webHidden/>
              </w:rPr>
            </w:r>
            <w:r w:rsidR="002C2C00">
              <w:rPr>
                <w:webHidden/>
              </w:rPr>
              <w:fldChar w:fldCharType="separate"/>
            </w:r>
            <w:r w:rsidR="002C2C00">
              <w:rPr>
                <w:webHidden/>
              </w:rPr>
              <w:t>19</w:t>
            </w:r>
            <w:r w:rsidR="002C2C00">
              <w:rPr>
                <w:webHidden/>
              </w:rPr>
              <w:fldChar w:fldCharType="end"/>
            </w:r>
          </w:hyperlink>
        </w:p>
        <w:p w14:paraId="223B0826" w14:textId="77777777" w:rsidR="002C2C00" w:rsidRDefault="00000000">
          <w:pPr>
            <w:pStyle w:val="TOC1"/>
            <w:rPr>
              <w:rFonts w:asciiTheme="minorHAnsi" w:eastAsiaTheme="minorEastAsia" w:hAnsiTheme="minorHAnsi"/>
              <w:color w:val="auto"/>
              <w:kern w:val="2"/>
              <w:sz w:val="24"/>
              <w:szCs w:val="24"/>
              <w:lang w:val="en-US"/>
              <w14:ligatures w14:val="standardContextual"/>
            </w:rPr>
          </w:pPr>
          <w:hyperlink w:anchor="_Toc169687074" w:history="1">
            <w:r w:rsidR="002C2C00" w:rsidRPr="002F497C">
              <w:rPr>
                <w:rStyle w:val="Hyperlink"/>
                <w:rFonts w:cstheme="minorHAnsi"/>
              </w:rPr>
              <w:t>8.</w:t>
            </w:r>
            <w:r w:rsidR="002C2C00">
              <w:rPr>
                <w:rFonts w:asciiTheme="minorHAnsi" w:eastAsiaTheme="minorEastAsia" w:hAnsiTheme="minorHAnsi"/>
                <w:color w:val="auto"/>
                <w:kern w:val="2"/>
                <w:sz w:val="24"/>
                <w:szCs w:val="24"/>
                <w:lang w:val="en-US"/>
                <w14:ligatures w14:val="standardContextual"/>
              </w:rPr>
              <w:tab/>
            </w:r>
            <w:r w:rsidR="002C2C00" w:rsidRPr="002F497C">
              <w:rPr>
                <w:rStyle w:val="Hyperlink"/>
                <w:rFonts w:cstheme="minorHAnsi"/>
              </w:rPr>
              <w:t>Risks and Issues</w:t>
            </w:r>
            <w:r w:rsidR="002C2C00">
              <w:rPr>
                <w:webHidden/>
              </w:rPr>
              <w:tab/>
            </w:r>
            <w:r w:rsidR="002C2C00">
              <w:rPr>
                <w:webHidden/>
              </w:rPr>
              <w:fldChar w:fldCharType="begin"/>
            </w:r>
            <w:r w:rsidR="002C2C00">
              <w:rPr>
                <w:webHidden/>
              </w:rPr>
              <w:instrText xml:space="preserve"> PAGEREF _Toc169687074 \h </w:instrText>
            </w:r>
            <w:r w:rsidR="002C2C00">
              <w:rPr>
                <w:webHidden/>
              </w:rPr>
            </w:r>
            <w:r w:rsidR="002C2C00">
              <w:rPr>
                <w:webHidden/>
              </w:rPr>
              <w:fldChar w:fldCharType="separate"/>
            </w:r>
            <w:r w:rsidR="002C2C00">
              <w:rPr>
                <w:webHidden/>
              </w:rPr>
              <w:t>21</w:t>
            </w:r>
            <w:r w:rsidR="002C2C00">
              <w:rPr>
                <w:webHidden/>
              </w:rPr>
              <w:fldChar w:fldCharType="end"/>
            </w:r>
          </w:hyperlink>
        </w:p>
        <w:p w14:paraId="4DB46050" w14:textId="77777777" w:rsidR="002C2C00" w:rsidRDefault="00000000">
          <w:pPr>
            <w:pStyle w:val="TOC1"/>
            <w:rPr>
              <w:rFonts w:asciiTheme="minorHAnsi" w:eastAsiaTheme="minorEastAsia" w:hAnsiTheme="minorHAnsi"/>
              <w:color w:val="auto"/>
              <w:kern w:val="2"/>
              <w:sz w:val="24"/>
              <w:szCs w:val="24"/>
              <w:lang w:val="en-US"/>
              <w14:ligatures w14:val="standardContextual"/>
            </w:rPr>
          </w:pPr>
          <w:hyperlink w:anchor="_Toc169687075" w:history="1">
            <w:r w:rsidR="002C2C00" w:rsidRPr="002F497C">
              <w:rPr>
                <w:rStyle w:val="Hyperlink"/>
                <w:rFonts w:cstheme="minorHAnsi"/>
              </w:rPr>
              <w:t>Appendix A</w:t>
            </w:r>
            <w:r w:rsidR="002C2C00">
              <w:rPr>
                <w:webHidden/>
              </w:rPr>
              <w:tab/>
            </w:r>
            <w:r w:rsidR="002C2C00">
              <w:rPr>
                <w:webHidden/>
              </w:rPr>
              <w:fldChar w:fldCharType="begin"/>
            </w:r>
            <w:r w:rsidR="002C2C00">
              <w:rPr>
                <w:webHidden/>
              </w:rPr>
              <w:instrText xml:space="preserve"> PAGEREF _Toc169687075 \h </w:instrText>
            </w:r>
            <w:r w:rsidR="002C2C00">
              <w:rPr>
                <w:webHidden/>
              </w:rPr>
            </w:r>
            <w:r w:rsidR="002C2C00">
              <w:rPr>
                <w:webHidden/>
              </w:rPr>
              <w:fldChar w:fldCharType="separate"/>
            </w:r>
            <w:r w:rsidR="002C2C00">
              <w:rPr>
                <w:webHidden/>
              </w:rPr>
              <w:t>21</w:t>
            </w:r>
            <w:r w:rsidR="002C2C00">
              <w:rPr>
                <w:webHidden/>
              </w:rPr>
              <w:fldChar w:fldCharType="end"/>
            </w:r>
          </w:hyperlink>
        </w:p>
        <w:p w14:paraId="1BDFB3FB" w14:textId="77777777" w:rsidR="001D18AA" w:rsidRPr="00A31C26" w:rsidRDefault="001D18AA" w:rsidP="00EF0FDF">
          <w:pPr>
            <w:pStyle w:val="TOC1"/>
            <w:tabs>
              <w:tab w:val="clear" w:pos="440"/>
              <w:tab w:val="clear" w:pos="10456"/>
              <w:tab w:val="left" w:pos="435"/>
              <w:tab w:val="right" w:leader="dot" w:pos="10455"/>
            </w:tabs>
            <w:jc w:val="both"/>
            <w:rPr>
              <w:rStyle w:val="Hyperlink"/>
              <w:rFonts w:asciiTheme="minorHAnsi" w:hAnsiTheme="minorHAnsi" w:cstheme="minorHAnsi"/>
              <w:kern w:val="2"/>
              <w:lang w:eastAsia="en-GB"/>
              <w14:ligatures w14:val="standardContextual"/>
            </w:rPr>
          </w:pPr>
          <w:r w:rsidRPr="00A31C26">
            <w:rPr>
              <w:rFonts w:asciiTheme="minorHAnsi" w:hAnsiTheme="minorHAnsi" w:cstheme="minorHAnsi"/>
            </w:rPr>
            <w:fldChar w:fldCharType="end"/>
          </w:r>
        </w:p>
      </w:sdtContent>
    </w:sdt>
    <w:p w14:paraId="700872A2" w14:textId="77777777" w:rsidR="003A5BC1" w:rsidRPr="00A31C26" w:rsidRDefault="003A5BC1" w:rsidP="00EF0FDF">
      <w:pPr>
        <w:jc w:val="both"/>
        <w:rPr>
          <w:rFonts w:asciiTheme="minorHAnsi" w:hAnsiTheme="minorHAnsi" w:cstheme="minorHAnsi"/>
        </w:rPr>
      </w:pPr>
    </w:p>
    <w:p w14:paraId="0F229183" w14:textId="77777777" w:rsidR="001F242B" w:rsidRPr="00A31C26" w:rsidRDefault="001F242B" w:rsidP="00EF0FDF">
      <w:pPr>
        <w:jc w:val="both"/>
        <w:rPr>
          <w:rFonts w:asciiTheme="minorHAnsi" w:hAnsiTheme="minorHAnsi" w:cstheme="minorHAnsi"/>
        </w:rPr>
      </w:pPr>
    </w:p>
    <w:p w14:paraId="3C350E5B" w14:textId="77777777" w:rsidR="003A5BC1" w:rsidRPr="00A31C26" w:rsidRDefault="003A5BC1" w:rsidP="00EF0FDF">
      <w:pPr>
        <w:jc w:val="both"/>
        <w:rPr>
          <w:rFonts w:asciiTheme="minorHAnsi" w:hAnsiTheme="minorHAnsi" w:cstheme="minorHAnsi"/>
          <w:sz w:val="32"/>
          <w:szCs w:val="32"/>
        </w:rPr>
      </w:pPr>
      <w:bookmarkStart w:id="4" w:name="_Hlk109830272"/>
      <w:r w:rsidRPr="00A31C26">
        <w:rPr>
          <w:rFonts w:asciiTheme="minorHAnsi" w:hAnsiTheme="minorHAnsi" w:cstheme="minorHAnsi"/>
          <w:sz w:val="32"/>
          <w:szCs w:val="32"/>
        </w:rPr>
        <w:lastRenderedPageBreak/>
        <w:t>Document Control</w:t>
      </w:r>
    </w:p>
    <w:p w14:paraId="5A7482A3" w14:textId="77777777" w:rsidR="003A5BC1" w:rsidRPr="00A31C26" w:rsidRDefault="003A5BC1" w:rsidP="00EF0FDF">
      <w:pPr>
        <w:pStyle w:val="Heading2"/>
        <w:ind w:left="792"/>
        <w:jc w:val="both"/>
        <w:rPr>
          <w:rFonts w:asciiTheme="minorHAnsi" w:hAnsiTheme="minorHAnsi" w:cstheme="minorHAnsi"/>
          <w:sz w:val="24"/>
          <w:szCs w:val="24"/>
        </w:rPr>
      </w:pPr>
      <w:bookmarkStart w:id="5" w:name="_Toc169687010"/>
      <w:bookmarkStart w:id="6" w:name="_Hlk109830591"/>
      <w:bookmarkEnd w:id="4"/>
      <w:r w:rsidRPr="00A31C26">
        <w:rPr>
          <w:rFonts w:asciiTheme="minorHAnsi" w:hAnsiTheme="minorHAnsi" w:cstheme="minorHAnsi"/>
          <w:sz w:val="24"/>
          <w:szCs w:val="24"/>
        </w:rPr>
        <w:t>Version History</w:t>
      </w:r>
      <w:bookmarkEnd w:id="5"/>
    </w:p>
    <w:tbl>
      <w:tblPr>
        <w:tblStyle w:val="TableGrid"/>
        <w:tblW w:w="0" w:type="auto"/>
        <w:tblLook w:val="04A0" w:firstRow="1" w:lastRow="0" w:firstColumn="1" w:lastColumn="0" w:noHBand="0" w:noVBand="1"/>
      </w:tblPr>
      <w:tblGrid>
        <w:gridCol w:w="950"/>
        <w:gridCol w:w="2196"/>
        <w:gridCol w:w="2097"/>
        <w:gridCol w:w="3582"/>
        <w:gridCol w:w="1631"/>
      </w:tblGrid>
      <w:tr w:rsidR="0091150C" w:rsidRPr="00A31C26" w14:paraId="7D775F30" w14:textId="77777777" w:rsidTr="08DB8C30">
        <w:tc>
          <w:tcPr>
            <w:tcW w:w="950" w:type="dxa"/>
            <w:shd w:val="clear" w:color="auto" w:fill="548DD4" w:themeFill="text2" w:themeFillTint="99"/>
          </w:tcPr>
          <w:bookmarkEnd w:id="6"/>
          <w:p w14:paraId="42C48F4A" w14:textId="77777777" w:rsidR="0091150C" w:rsidRPr="00A31C26" w:rsidRDefault="0091150C"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Version</w:t>
            </w:r>
          </w:p>
        </w:tc>
        <w:tc>
          <w:tcPr>
            <w:tcW w:w="2196" w:type="dxa"/>
            <w:shd w:val="clear" w:color="auto" w:fill="548DD4" w:themeFill="text2" w:themeFillTint="99"/>
          </w:tcPr>
          <w:p w14:paraId="09B9EF31" w14:textId="77777777" w:rsidR="0091150C" w:rsidRPr="00A31C26" w:rsidRDefault="0091150C"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Author</w:t>
            </w:r>
          </w:p>
        </w:tc>
        <w:tc>
          <w:tcPr>
            <w:tcW w:w="2097" w:type="dxa"/>
            <w:shd w:val="clear" w:color="auto" w:fill="548DD4" w:themeFill="text2" w:themeFillTint="99"/>
          </w:tcPr>
          <w:p w14:paraId="3D19CE18" w14:textId="77777777" w:rsidR="0091150C" w:rsidRPr="00A31C26" w:rsidRDefault="0091150C"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Role</w:t>
            </w:r>
          </w:p>
        </w:tc>
        <w:tc>
          <w:tcPr>
            <w:tcW w:w="3582" w:type="dxa"/>
            <w:shd w:val="clear" w:color="auto" w:fill="548DD4" w:themeFill="text2" w:themeFillTint="99"/>
          </w:tcPr>
          <w:p w14:paraId="22043767" w14:textId="77777777" w:rsidR="0091150C" w:rsidRPr="00A31C26" w:rsidRDefault="0091150C"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Change Details</w:t>
            </w:r>
          </w:p>
        </w:tc>
        <w:tc>
          <w:tcPr>
            <w:tcW w:w="1631" w:type="dxa"/>
            <w:shd w:val="clear" w:color="auto" w:fill="548DD4" w:themeFill="text2" w:themeFillTint="99"/>
          </w:tcPr>
          <w:p w14:paraId="16CE253D" w14:textId="77777777" w:rsidR="0091150C" w:rsidRPr="00A31C26" w:rsidRDefault="0091150C"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Date</w:t>
            </w:r>
          </w:p>
        </w:tc>
      </w:tr>
      <w:tr w:rsidR="0091150C" w:rsidRPr="00A31C26" w14:paraId="12C029F5" w14:textId="77777777" w:rsidTr="08DB8C30">
        <w:tc>
          <w:tcPr>
            <w:tcW w:w="950" w:type="dxa"/>
          </w:tcPr>
          <w:p w14:paraId="678B9FF5" w14:textId="77777777" w:rsidR="0091150C" w:rsidRPr="00A31C26" w:rsidRDefault="00F377D7" w:rsidP="00EF0FDF">
            <w:pPr>
              <w:jc w:val="both"/>
              <w:rPr>
                <w:rFonts w:asciiTheme="minorHAnsi" w:hAnsiTheme="minorHAnsi" w:cstheme="minorHAnsi"/>
                <w:sz w:val="20"/>
                <w:szCs w:val="20"/>
              </w:rPr>
            </w:pPr>
            <w:r>
              <w:rPr>
                <w:rFonts w:asciiTheme="minorHAnsi" w:hAnsiTheme="minorHAnsi" w:cstheme="minorHAnsi"/>
                <w:sz w:val="20"/>
                <w:szCs w:val="20"/>
              </w:rPr>
              <w:t>0.1</w:t>
            </w:r>
          </w:p>
        </w:tc>
        <w:tc>
          <w:tcPr>
            <w:tcW w:w="2196" w:type="dxa"/>
          </w:tcPr>
          <w:p w14:paraId="72846D04" w14:textId="77777777" w:rsidR="0091150C" w:rsidRPr="00A31C26" w:rsidRDefault="00F377D7" w:rsidP="00EF0FDF">
            <w:pPr>
              <w:jc w:val="both"/>
              <w:rPr>
                <w:rFonts w:asciiTheme="minorHAnsi" w:hAnsiTheme="minorHAnsi" w:cstheme="minorHAnsi"/>
                <w:sz w:val="20"/>
                <w:szCs w:val="20"/>
              </w:rPr>
            </w:pPr>
            <w:r>
              <w:rPr>
                <w:rFonts w:asciiTheme="minorHAnsi" w:hAnsiTheme="minorHAnsi" w:cstheme="minorHAnsi"/>
                <w:sz w:val="20"/>
                <w:szCs w:val="20"/>
              </w:rPr>
              <w:t>Vimal Chauhan</w:t>
            </w:r>
          </w:p>
        </w:tc>
        <w:tc>
          <w:tcPr>
            <w:tcW w:w="2097" w:type="dxa"/>
          </w:tcPr>
          <w:p w14:paraId="5D572BB0" w14:textId="77777777" w:rsidR="0091150C" w:rsidRPr="00A31C26" w:rsidRDefault="00F377D7" w:rsidP="00EF0FDF">
            <w:pPr>
              <w:jc w:val="both"/>
              <w:rPr>
                <w:rFonts w:asciiTheme="minorHAnsi" w:hAnsiTheme="minorHAnsi" w:cstheme="minorHAnsi"/>
                <w:sz w:val="20"/>
                <w:szCs w:val="20"/>
              </w:rPr>
            </w:pPr>
            <w:r>
              <w:rPr>
                <w:rFonts w:asciiTheme="minorHAnsi" w:hAnsiTheme="minorHAnsi" w:cstheme="minorHAnsi"/>
                <w:sz w:val="20"/>
                <w:szCs w:val="20"/>
              </w:rPr>
              <w:t>QA Lead</w:t>
            </w:r>
          </w:p>
        </w:tc>
        <w:tc>
          <w:tcPr>
            <w:tcW w:w="3582" w:type="dxa"/>
          </w:tcPr>
          <w:p w14:paraId="7433D4E1" w14:textId="77777777" w:rsidR="0091150C" w:rsidRPr="00A31C26" w:rsidRDefault="00F377D7" w:rsidP="00EF0FDF">
            <w:pPr>
              <w:jc w:val="both"/>
              <w:rPr>
                <w:rFonts w:asciiTheme="minorHAnsi" w:hAnsiTheme="minorHAnsi" w:cstheme="minorHAnsi"/>
                <w:sz w:val="20"/>
                <w:szCs w:val="20"/>
              </w:rPr>
            </w:pPr>
            <w:r>
              <w:rPr>
                <w:rFonts w:asciiTheme="minorHAnsi" w:hAnsiTheme="minorHAnsi" w:cstheme="minorHAnsi"/>
                <w:sz w:val="20"/>
                <w:szCs w:val="20"/>
              </w:rPr>
              <w:t>Initial Draft</w:t>
            </w:r>
          </w:p>
        </w:tc>
        <w:tc>
          <w:tcPr>
            <w:tcW w:w="1631" w:type="dxa"/>
          </w:tcPr>
          <w:p w14:paraId="037AA2B2" w14:textId="7E03BF5E" w:rsidR="0091150C" w:rsidRPr="00A31C26" w:rsidRDefault="00911A98" w:rsidP="00EF0FDF">
            <w:pPr>
              <w:jc w:val="both"/>
              <w:rPr>
                <w:rFonts w:asciiTheme="minorHAnsi" w:hAnsiTheme="minorHAnsi" w:cstheme="minorHAnsi"/>
                <w:sz w:val="20"/>
                <w:szCs w:val="20"/>
              </w:rPr>
            </w:pPr>
            <w:ins w:id="7" w:author="Tim Pauley" w:date="2024-06-19T20:57:00Z" w16du:dateUtc="2024-06-20T00:57:00Z">
              <w:r>
                <w:rPr>
                  <w:rFonts w:asciiTheme="minorHAnsi" w:hAnsiTheme="minorHAnsi" w:cstheme="minorHAnsi"/>
                  <w:sz w:val="20"/>
                  <w:szCs w:val="20"/>
                </w:rPr>
                <w:t xml:space="preserve">June 19, </w:t>
              </w:r>
            </w:ins>
            <w:del w:id="8" w:author="Tim Pauley" w:date="2024-06-19T20:57:00Z" w16du:dateUtc="2024-06-20T00:57:00Z">
              <w:r w:rsidR="00F377D7" w:rsidDel="00911A98">
                <w:rPr>
                  <w:rFonts w:asciiTheme="minorHAnsi" w:hAnsiTheme="minorHAnsi" w:cstheme="minorHAnsi"/>
                  <w:sz w:val="20"/>
                  <w:szCs w:val="20"/>
                </w:rPr>
                <w:delText>19/06/</w:delText>
              </w:r>
            </w:del>
            <w:r w:rsidR="00F377D7">
              <w:rPr>
                <w:rFonts w:asciiTheme="minorHAnsi" w:hAnsiTheme="minorHAnsi" w:cstheme="minorHAnsi"/>
                <w:sz w:val="20"/>
                <w:szCs w:val="20"/>
              </w:rPr>
              <w:t>2024</w:t>
            </w:r>
          </w:p>
        </w:tc>
      </w:tr>
      <w:tr w:rsidR="00B173A5" w:rsidRPr="00A31C26" w14:paraId="41C69CE6" w14:textId="77777777" w:rsidTr="08DB8C30">
        <w:tc>
          <w:tcPr>
            <w:tcW w:w="950" w:type="dxa"/>
          </w:tcPr>
          <w:p w14:paraId="711664AF" w14:textId="77777777" w:rsidR="00B173A5" w:rsidRPr="00A31C26" w:rsidRDefault="00B173A5" w:rsidP="00EF0FDF">
            <w:pPr>
              <w:jc w:val="both"/>
              <w:rPr>
                <w:rFonts w:asciiTheme="minorHAnsi" w:hAnsiTheme="minorHAnsi" w:cstheme="minorHAnsi"/>
                <w:sz w:val="20"/>
                <w:szCs w:val="20"/>
              </w:rPr>
            </w:pPr>
          </w:p>
        </w:tc>
        <w:tc>
          <w:tcPr>
            <w:tcW w:w="2196" w:type="dxa"/>
          </w:tcPr>
          <w:p w14:paraId="03216EC3" w14:textId="77777777" w:rsidR="00B173A5" w:rsidRPr="00A31C26" w:rsidRDefault="00B173A5" w:rsidP="00EF0FDF">
            <w:pPr>
              <w:jc w:val="both"/>
              <w:rPr>
                <w:rFonts w:asciiTheme="minorHAnsi" w:hAnsiTheme="minorHAnsi" w:cstheme="minorHAnsi"/>
                <w:sz w:val="20"/>
                <w:szCs w:val="20"/>
              </w:rPr>
            </w:pPr>
          </w:p>
        </w:tc>
        <w:tc>
          <w:tcPr>
            <w:tcW w:w="2097" w:type="dxa"/>
          </w:tcPr>
          <w:p w14:paraId="34A2D295" w14:textId="77777777" w:rsidR="00B173A5" w:rsidRPr="00A31C26" w:rsidRDefault="00B173A5" w:rsidP="00EF0FDF">
            <w:pPr>
              <w:jc w:val="both"/>
              <w:rPr>
                <w:rFonts w:asciiTheme="minorHAnsi" w:hAnsiTheme="minorHAnsi" w:cstheme="minorHAnsi"/>
                <w:sz w:val="20"/>
                <w:szCs w:val="20"/>
              </w:rPr>
            </w:pPr>
          </w:p>
        </w:tc>
        <w:tc>
          <w:tcPr>
            <w:tcW w:w="3582" w:type="dxa"/>
          </w:tcPr>
          <w:p w14:paraId="65756A42" w14:textId="77777777" w:rsidR="00B173A5" w:rsidRPr="00A31C26" w:rsidRDefault="00B173A5" w:rsidP="00EF0FDF">
            <w:pPr>
              <w:jc w:val="both"/>
              <w:rPr>
                <w:rFonts w:asciiTheme="minorHAnsi" w:hAnsiTheme="minorHAnsi" w:cstheme="minorHAnsi"/>
                <w:sz w:val="20"/>
                <w:szCs w:val="20"/>
              </w:rPr>
            </w:pPr>
          </w:p>
        </w:tc>
        <w:tc>
          <w:tcPr>
            <w:tcW w:w="1631" w:type="dxa"/>
          </w:tcPr>
          <w:p w14:paraId="647A456F" w14:textId="77777777" w:rsidR="00B173A5" w:rsidRPr="00A31C26" w:rsidRDefault="00B173A5" w:rsidP="00EF0FDF">
            <w:pPr>
              <w:jc w:val="both"/>
              <w:rPr>
                <w:rFonts w:asciiTheme="minorHAnsi" w:hAnsiTheme="minorHAnsi" w:cstheme="minorHAnsi"/>
                <w:sz w:val="20"/>
                <w:szCs w:val="20"/>
              </w:rPr>
            </w:pPr>
          </w:p>
        </w:tc>
      </w:tr>
    </w:tbl>
    <w:p w14:paraId="7B7DFAC5" w14:textId="77777777" w:rsidR="003A5BC1" w:rsidRPr="00A31C26" w:rsidRDefault="003A5BC1" w:rsidP="00EF0FDF">
      <w:pPr>
        <w:ind w:left="720"/>
        <w:jc w:val="both"/>
        <w:rPr>
          <w:rFonts w:asciiTheme="minorHAnsi" w:hAnsiTheme="minorHAnsi" w:cstheme="minorHAnsi"/>
        </w:rPr>
      </w:pPr>
    </w:p>
    <w:p w14:paraId="2B0A41E4" w14:textId="77777777" w:rsidR="003A5BC1" w:rsidRPr="00A31C26" w:rsidRDefault="003A5BC1" w:rsidP="00EF0FDF">
      <w:pPr>
        <w:pStyle w:val="Heading2"/>
        <w:ind w:firstLine="720"/>
        <w:jc w:val="both"/>
        <w:rPr>
          <w:rFonts w:asciiTheme="minorHAnsi" w:hAnsiTheme="minorHAnsi" w:cstheme="minorHAnsi"/>
          <w:sz w:val="24"/>
          <w:szCs w:val="24"/>
        </w:rPr>
      </w:pPr>
      <w:bookmarkStart w:id="9" w:name="_Toc169687011"/>
      <w:r w:rsidRPr="00A31C26">
        <w:rPr>
          <w:rFonts w:asciiTheme="minorHAnsi" w:hAnsiTheme="minorHAnsi" w:cstheme="minorHAnsi"/>
          <w:sz w:val="24"/>
          <w:szCs w:val="24"/>
        </w:rPr>
        <w:t>Approvers</w:t>
      </w:r>
      <w:r w:rsidR="0064122D" w:rsidRPr="00A31C26">
        <w:rPr>
          <w:rFonts w:asciiTheme="minorHAnsi" w:hAnsiTheme="minorHAnsi" w:cstheme="minorHAnsi"/>
          <w:sz w:val="24"/>
          <w:szCs w:val="24"/>
        </w:rPr>
        <w:t>/Reviewers</w:t>
      </w:r>
      <w:r w:rsidRPr="00A31C26">
        <w:rPr>
          <w:rFonts w:asciiTheme="minorHAnsi" w:hAnsiTheme="minorHAnsi" w:cstheme="minorHAnsi"/>
          <w:sz w:val="24"/>
          <w:szCs w:val="24"/>
        </w:rPr>
        <w:t xml:space="preserve"> List</w:t>
      </w:r>
      <w:bookmarkEnd w:id="9"/>
    </w:p>
    <w:tbl>
      <w:tblPr>
        <w:tblStyle w:val="TableGrid1"/>
        <w:tblW w:w="9937" w:type="dxa"/>
        <w:tblLook w:val="04A0" w:firstRow="1" w:lastRow="0" w:firstColumn="1" w:lastColumn="0" w:noHBand="0" w:noVBand="1"/>
      </w:tblPr>
      <w:tblGrid>
        <w:gridCol w:w="2972"/>
        <w:gridCol w:w="4820"/>
        <w:gridCol w:w="2145"/>
      </w:tblGrid>
      <w:tr w:rsidR="003A5BC1" w:rsidRPr="00A31C26" w14:paraId="340CE1FD" w14:textId="77777777" w:rsidTr="5074774D">
        <w:tc>
          <w:tcPr>
            <w:tcW w:w="2972" w:type="dxa"/>
            <w:shd w:val="clear" w:color="auto" w:fill="548DD4" w:themeFill="text2" w:themeFillTint="99"/>
          </w:tcPr>
          <w:p w14:paraId="438E9814" w14:textId="77777777" w:rsidR="003A5BC1" w:rsidRPr="00A31C26" w:rsidRDefault="003A5BC1" w:rsidP="00EF0FDF">
            <w:pPr>
              <w:jc w:val="both"/>
              <w:rPr>
                <w:rFonts w:asciiTheme="minorHAnsi" w:hAnsiTheme="minorHAnsi" w:cstheme="minorHAnsi"/>
                <w:b/>
                <w:bCs/>
                <w:color w:val="FFFFFF" w:themeColor="background1"/>
              </w:rPr>
            </w:pPr>
            <w:r w:rsidRPr="00A31C26">
              <w:rPr>
                <w:rFonts w:asciiTheme="minorHAnsi" w:hAnsiTheme="minorHAnsi" w:cstheme="minorHAnsi"/>
                <w:b/>
                <w:bCs/>
                <w:color w:val="FFFFFF" w:themeColor="background1"/>
              </w:rPr>
              <w:t>Name</w:t>
            </w:r>
          </w:p>
        </w:tc>
        <w:tc>
          <w:tcPr>
            <w:tcW w:w="4820" w:type="dxa"/>
            <w:shd w:val="clear" w:color="auto" w:fill="548DD4" w:themeFill="text2" w:themeFillTint="99"/>
          </w:tcPr>
          <w:p w14:paraId="506CFF59" w14:textId="77777777" w:rsidR="003A5BC1" w:rsidRPr="00A31C26" w:rsidRDefault="003A5BC1" w:rsidP="00EF0FDF">
            <w:pPr>
              <w:jc w:val="both"/>
              <w:rPr>
                <w:rFonts w:asciiTheme="minorHAnsi" w:hAnsiTheme="minorHAnsi" w:cstheme="minorHAnsi"/>
                <w:b/>
                <w:bCs/>
                <w:color w:val="FFFFFF" w:themeColor="background1"/>
              </w:rPr>
            </w:pPr>
            <w:r w:rsidRPr="00A31C26">
              <w:rPr>
                <w:rFonts w:asciiTheme="minorHAnsi" w:hAnsiTheme="minorHAnsi" w:cstheme="minorHAnsi"/>
                <w:b/>
                <w:bCs/>
                <w:color w:val="FFFFFF" w:themeColor="background1"/>
              </w:rPr>
              <w:t>Role</w:t>
            </w:r>
          </w:p>
        </w:tc>
        <w:tc>
          <w:tcPr>
            <w:tcW w:w="2145" w:type="dxa"/>
            <w:shd w:val="clear" w:color="auto" w:fill="548DD4" w:themeFill="text2" w:themeFillTint="99"/>
          </w:tcPr>
          <w:p w14:paraId="008CC923" w14:textId="77777777" w:rsidR="003A5BC1" w:rsidRPr="00A31C26" w:rsidRDefault="003A5BC1" w:rsidP="00EF0FDF">
            <w:pPr>
              <w:jc w:val="both"/>
              <w:rPr>
                <w:rFonts w:asciiTheme="minorHAnsi" w:hAnsiTheme="minorHAnsi" w:cstheme="minorHAnsi"/>
                <w:b/>
                <w:bCs/>
                <w:color w:val="FFFFFF" w:themeColor="background1"/>
              </w:rPr>
            </w:pPr>
            <w:r w:rsidRPr="00A31C26">
              <w:rPr>
                <w:rFonts w:asciiTheme="minorHAnsi" w:hAnsiTheme="minorHAnsi" w:cstheme="minorHAnsi"/>
                <w:b/>
                <w:bCs/>
                <w:color w:val="FFFFFF" w:themeColor="background1"/>
              </w:rPr>
              <w:t>Approver/Reviewer</w:t>
            </w:r>
          </w:p>
        </w:tc>
      </w:tr>
      <w:tr w:rsidR="5074774D" w:rsidRPr="00A31C26" w14:paraId="386AAD6E" w14:textId="77777777" w:rsidTr="5074774D">
        <w:trPr>
          <w:trHeight w:val="300"/>
        </w:trPr>
        <w:tc>
          <w:tcPr>
            <w:tcW w:w="2972" w:type="dxa"/>
          </w:tcPr>
          <w:p w14:paraId="6D466912" w14:textId="77777777" w:rsidR="22B096D6" w:rsidRPr="00A31C26" w:rsidRDefault="00F377D7" w:rsidP="00EF0FDF">
            <w:pPr>
              <w:jc w:val="both"/>
              <w:rPr>
                <w:rFonts w:asciiTheme="minorHAnsi" w:hAnsiTheme="minorHAnsi" w:cstheme="minorHAnsi"/>
                <w:sz w:val="20"/>
                <w:szCs w:val="20"/>
              </w:rPr>
            </w:pPr>
            <w:r>
              <w:rPr>
                <w:rFonts w:asciiTheme="minorHAnsi" w:hAnsiTheme="minorHAnsi" w:cstheme="minorHAnsi"/>
                <w:sz w:val="20"/>
                <w:szCs w:val="20"/>
              </w:rPr>
              <w:t>Kiran Kumar</w:t>
            </w:r>
          </w:p>
        </w:tc>
        <w:tc>
          <w:tcPr>
            <w:tcW w:w="4820" w:type="dxa"/>
          </w:tcPr>
          <w:p w14:paraId="4139CBCA" w14:textId="77777777" w:rsidR="67096E81" w:rsidRPr="00A31C26" w:rsidRDefault="00F377D7" w:rsidP="00EF0FDF">
            <w:pPr>
              <w:jc w:val="both"/>
              <w:rPr>
                <w:rFonts w:asciiTheme="minorHAnsi" w:eastAsia="Arial" w:hAnsiTheme="minorHAnsi" w:cstheme="minorHAnsi"/>
                <w:sz w:val="20"/>
                <w:szCs w:val="20"/>
              </w:rPr>
            </w:pPr>
            <w:r>
              <w:rPr>
                <w:rFonts w:asciiTheme="minorHAnsi" w:eastAsia="Arial" w:hAnsiTheme="minorHAnsi" w:cstheme="minorHAnsi"/>
                <w:sz w:val="20"/>
                <w:szCs w:val="20"/>
              </w:rPr>
              <w:t>PM</w:t>
            </w:r>
          </w:p>
        </w:tc>
        <w:tc>
          <w:tcPr>
            <w:tcW w:w="2145" w:type="dxa"/>
          </w:tcPr>
          <w:p w14:paraId="614BEA5C" w14:textId="77777777" w:rsidR="07901096" w:rsidRPr="00A31C26" w:rsidRDefault="00F377D7" w:rsidP="00EF0FDF">
            <w:pPr>
              <w:jc w:val="both"/>
              <w:rPr>
                <w:rFonts w:asciiTheme="minorHAnsi" w:hAnsiTheme="minorHAnsi" w:cstheme="minorHAnsi"/>
                <w:color w:val="808080" w:themeColor="background1" w:themeShade="80"/>
                <w:sz w:val="20"/>
                <w:szCs w:val="20"/>
              </w:rPr>
            </w:pPr>
            <w:r>
              <w:rPr>
                <w:rFonts w:asciiTheme="minorHAnsi" w:hAnsiTheme="minorHAnsi" w:cstheme="minorHAnsi"/>
                <w:color w:val="808080" w:themeColor="background1" w:themeShade="80"/>
                <w:sz w:val="20"/>
                <w:szCs w:val="20"/>
              </w:rPr>
              <w:t>Reviewer</w:t>
            </w:r>
          </w:p>
        </w:tc>
      </w:tr>
      <w:tr w:rsidR="00980FB4" w:rsidRPr="00A31C26" w14:paraId="7C44A26E" w14:textId="77777777" w:rsidTr="5074774D">
        <w:tc>
          <w:tcPr>
            <w:tcW w:w="2972" w:type="dxa"/>
          </w:tcPr>
          <w:p w14:paraId="6F8C1EEA" w14:textId="77777777" w:rsidR="00A243C1" w:rsidRPr="00A31C26" w:rsidRDefault="00F377D7" w:rsidP="00EF0FDF">
            <w:pPr>
              <w:jc w:val="both"/>
              <w:rPr>
                <w:rFonts w:asciiTheme="minorHAnsi" w:hAnsiTheme="minorHAnsi" w:cstheme="minorHAnsi"/>
                <w:sz w:val="20"/>
                <w:szCs w:val="20"/>
              </w:rPr>
            </w:pPr>
            <w:bookmarkStart w:id="10" w:name="_Hlk81858082"/>
            <w:r>
              <w:rPr>
                <w:rFonts w:asciiTheme="minorHAnsi" w:hAnsiTheme="minorHAnsi" w:cstheme="minorHAnsi"/>
                <w:sz w:val="20"/>
                <w:szCs w:val="20"/>
              </w:rPr>
              <w:t>Prashant</w:t>
            </w:r>
          </w:p>
        </w:tc>
        <w:tc>
          <w:tcPr>
            <w:tcW w:w="4820" w:type="dxa"/>
          </w:tcPr>
          <w:p w14:paraId="6D8ADB8F" w14:textId="77777777" w:rsidR="00980FB4" w:rsidRPr="00A31C26" w:rsidRDefault="00F377D7" w:rsidP="00EF0FDF">
            <w:pPr>
              <w:jc w:val="both"/>
              <w:rPr>
                <w:rFonts w:asciiTheme="minorHAnsi" w:hAnsiTheme="minorHAnsi" w:cstheme="minorHAnsi"/>
                <w:sz w:val="20"/>
                <w:szCs w:val="20"/>
              </w:rPr>
            </w:pPr>
            <w:r>
              <w:rPr>
                <w:rFonts w:asciiTheme="minorHAnsi" w:hAnsiTheme="minorHAnsi" w:cstheme="minorHAnsi"/>
                <w:sz w:val="20"/>
                <w:szCs w:val="20"/>
              </w:rPr>
              <w:t>PM</w:t>
            </w:r>
          </w:p>
        </w:tc>
        <w:tc>
          <w:tcPr>
            <w:tcW w:w="2145" w:type="dxa"/>
          </w:tcPr>
          <w:p w14:paraId="0315F42A" w14:textId="77777777" w:rsidR="00980FB4" w:rsidRPr="00A31C26" w:rsidRDefault="00F377D7" w:rsidP="00EF0FDF">
            <w:pPr>
              <w:jc w:val="both"/>
              <w:rPr>
                <w:rFonts w:asciiTheme="minorHAnsi" w:hAnsiTheme="minorHAnsi" w:cstheme="minorHAnsi"/>
                <w:color w:val="808080" w:themeColor="background1" w:themeShade="80"/>
                <w:sz w:val="20"/>
                <w:szCs w:val="20"/>
              </w:rPr>
            </w:pPr>
            <w:r>
              <w:rPr>
                <w:rFonts w:asciiTheme="minorHAnsi" w:hAnsiTheme="minorHAnsi" w:cstheme="minorHAnsi"/>
                <w:color w:val="808080" w:themeColor="background1" w:themeShade="80"/>
                <w:sz w:val="20"/>
                <w:szCs w:val="20"/>
              </w:rPr>
              <w:t>Reviewer</w:t>
            </w:r>
          </w:p>
        </w:tc>
      </w:tr>
      <w:tr w:rsidR="003737A5" w:rsidRPr="00A31C26" w14:paraId="198DB6FB" w14:textId="77777777" w:rsidTr="5074774D">
        <w:tc>
          <w:tcPr>
            <w:tcW w:w="2972" w:type="dxa"/>
          </w:tcPr>
          <w:p w14:paraId="7018587C" w14:textId="77777777" w:rsidR="003737A5" w:rsidRPr="00A31C26" w:rsidRDefault="003737A5" w:rsidP="00EF0FDF">
            <w:pPr>
              <w:jc w:val="both"/>
              <w:rPr>
                <w:rFonts w:asciiTheme="minorHAnsi" w:hAnsiTheme="minorHAnsi" w:cstheme="minorHAnsi"/>
                <w:sz w:val="20"/>
                <w:szCs w:val="20"/>
              </w:rPr>
            </w:pPr>
          </w:p>
        </w:tc>
        <w:tc>
          <w:tcPr>
            <w:tcW w:w="4820" w:type="dxa"/>
          </w:tcPr>
          <w:p w14:paraId="71078DFF" w14:textId="77777777" w:rsidR="003737A5" w:rsidRPr="00A31C26" w:rsidRDefault="003737A5" w:rsidP="00EF0FDF">
            <w:pPr>
              <w:jc w:val="both"/>
              <w:rPr>
                <w:rFonts w:asciiTheme="minorHAnsi" w:hAnsiTheme="minorHAnsi" w:cstheme="minorHAnsi"/>
                <w:sz w:val="20"/>
                <w:szCs w:val="20"/>
              </w:rPr>
            </w:pPr>
          </w:p>
        </w:tc>
        <w:tc>
          <w:tcPr>
            <w:tcW w:w="2145" w:type="dxa"/>
          </w:tcPr>
          <w:p w14:paraId="49DF60B4" w14:textId="77777777" w:rsidR="003737A5" w:rsidRPr="00A31C26" w:rsidRDefault="003737A5" w:rsidP="00EF0FDF">
            <w:pPr>
              <w:jc w:val="both"/>
              <w:rPr>
                <w:rFonts w:asciiTheme="minorHAnsi" w:hAnsiTheme="minorHAnsi" w:cstheme="minorHAnsi"/>
                <w:color w:val="808080" w:themeColor="background1" w:themeShade="80"/>
                <w:sz w:val="20"/>
                <w:szCs w:val="20"/>
              </w:rPr>
            </w:pPr>
          </w:p>
        </w:tc>
      </w:tr>
      <w:tr w:rsidR="00DD62CA" w:rsidRPr="00A31C26" w14:paraId="586D4F43" w14:textId="77777777" w:rsidTr="5074774D">
        <w:tc>
          <w:tcPr>
            <w:tcW w:w="2972" w:type="dxa"/>
          </w:tcPr>
          <w:p w14:paraId="6CB169A3" w14:textId="77777777" w:rsidR="00DD62CA" w:rsidRPr="00A31C26" w:rsidRDefault="00DD62CA" w:rsidP="00EF0FDF">
            <w:pPr>
              <w:jc w:val="both"/>
              <w:rPr>
                <w:rFonts w:asciiTheme="minorHAnsi" w:hAnsiTheme="minorHAnsi" w:cstheme="minorHAnsi"/>
                <w:sz w:val="20"/>
                <w:szCs w:val="20"/>
              </w:rPr>
            </w:pPr>
          </w:p>
        </w:tc>
        <w:tc>
          <w:tcPr>
            <w:tcW w:w="4820" w:type="dxa"/>
          </w:tcPr>
          <w:p w14:paraId="6D2E83BB" w14:textId="77777777" w:rsidR="00DD62CA" w:rsidRPr="00A31C26" w:rsidRDefault="00DD62CA" w:rsidP="00EF0FDF">
            <w:pPr>
              <w:jc w:val="both"/>
              <w:rPr>
                <w:rFonts w:asciiTheme="minorHAnsi" w:hAnsiTheme="minorHAnsi" w:cstheme="minorHAnsi"/>
                <w:sz w:val="20"/>
                <w:szCs w:val="20"/>
              </w:rPr>
            </w:pPr>
          </w:p>
        </w:tc>
        <w:tc>
          <w:tcPr>
            <w:tcW w:w="2145" w:type="dxa"/>
          </w:tcPr>
          <w:p w14:paraId="2C807DF8" w14:textId="77777777" w:rsidR="00DD62CA" w:rsidRPr="00A31C26" w:rsidRDefault="00DD62CA" w:rsidP="00EF0FDF">
            <w:pPr>
              <w:jc w:val="both"/>
              <w:rPr>
                <w:rFonts w:asciiTheme="minorHAnsi" w:hAnsiTheme="minorHAnsi" w:cstheme="minorHAnsi"/>
                <w:color w:val="808080" w:themeColor="background1" w:themeShade="80"/>
                <w:sz w:val="20"/>
                <w:szCs w:val="20"/>
              </w:rPr>
            </w:pPr>
          </w:p>
        </w:tc>
      </w:tr>
      <w:tr w:rsidR="00DD62CA" w:rsidRPr="00A31C26" w14:paraId="15142092" w14:textId="77777777" w:rsidTr="5074774D">
        <w:tc>
          <w:tcPr>
            <w:tcW w:w="2972" w:type="dxa"/>
          </w:tcPr>
          <w:p w14:paraId="748691B5" w14:textId="77777777" w:rsidR="00DD62CA" w:rsidRPr="00A31C26" w:rsidRDefault="00DD62CA" w:rsidP="00EF0FDF">
            <w:pPr>
              <w:jc w:val="both"/>
              <w:rPr>
                <w:rFonts w:asciiTheme="minorHAnsi" w:eastAsia="Arial" w:hAnsiTheme="minorHAnsi" w:cstheme="minorHAnsi"/>
              </w:rPr>
            </w:pPr>
          </w:p>
        </w:tc>
        <w:tc>
          <w:tcPr>
            <w:tcW w:w="4820" w:type="dxa"/>
          </w:tcPr>
          <w:p w14:paraId="6990BAD2" w14:textId="77777777" w:rsidR="00DD62CA" w:rsidRPr="00A31C26" w:rsidRDefault="00DD62CA" w:rsidP="00EF0FDF">
            <w:pPr>
              <w:jc w:val="both"/>
              <w:rPr>
                <w:rFonts w:asciiTheme="minorHAnsi" w:eastAsia="Arial" w:hAnsiTheme="minorHAnsi" w:cstheme="minorHAnsi"/>
                <w:sz w:val="20"/>
                <w:szCs w:val="20"/>
              </w:rPr>
            </w:pPr>
          </w:p>
        </w:tc>
        <w:tc>
          <w:tcPr>
            <w:tcW w:w="2145" w:type="dxa"/>
          </w:tcPr>
          <w:p w14:paraId="705C040B" w14:textId="77777777" w:rsidR="00DD62CA" w:rsidRPr="00A31C26" w:rsidRDefault="00DD62CA" w:rsidP="00EF0FDF">
            <w:pPr>
              <w:jc w:val="both"/>
              <w:rPr>
                <w:rFonts w:asciiTheme="minorHAnsi" w:hAnsiTheme="minorHAnsi" w:cstheme="minorHAnsi"/>
                <w:color w:val="808080" w:themeColor="background1" w:themeShade="80"/>
                <w:sz w:val="20"/>
                <w:szCs w:val="20"/>
              </w:rPr>
            </w:pPr>
          </w:p>
        </w:tc>
      </w:tr>
      <w:tr w:rsidR="00C738EE" w:rsidRPr="00A31C26" w14:paraId="478FB9B3" w14:textId="77777777" w:rsidTr="5074774D">
        <w:tc>
          <w:tcPr>
            <w:tcW w:w="2972" w:type="dxa"/>
          </w:tcPr>
          <w:p w14:paraId="40323D35" w14:textId="77777777" w:rsidR="00C738EE" w:rsidRPr="00A31C26" w:rsidRDefault="00C738EE" w:rsidP="00EF0FDF">
            <w:pPr>
              <w:jc w:val="both"/>
              <w:rPr>
                <w:rFonts w:asciiTheme="minorHAnsi" w:eastAsia="Arial" w:hAnsiTheme="minorHAnsi" w:cstheme="minorHAnsi"/>
              </w:rPr>
            </w:pPr>
          </w:p>
        </w:tc>
        <w:tc>
          <w:tcPr>
            <w:tcW w:w="4820" w:type="dxa"/>
          </w:tcPr>
          <w:p w14:paraId="6262EE9F" w14:textId="77777777" w:rsidR="00C738EE" w:rsidRPr="00A31C26" w:rsidRDefault="00C738EE" w:rsidP="00EF0FDF">
            <w:pPr>
              <w:jc w:val="both"/>
              <w:rPr>
                <w:rFonts w:asciiTheme="minorHAnsi" w:eastAsia="Arial" w:hAnsiTheme="minorHAnsi" w:cstheme="minorHAnsi"/>
                <w:sz w:val="20"/>
                <w:szCs w:val="20"/>
              </w:rPr>
            </w:pPr>
          </w:p>
        </w:tc>
        <w:tc>
          <w:tcPr>
            <w:tcW w:w="2145" w:type="dxa"/>
          </w:tcPr>
          <w:p w14:paraId="086937D6" w14:textId="77777777" w:rsidR="00C738EE" w:rsidRPr="00A31C26" w:rsidRDefault="00C738EE" w:rsidP="00EF0FDF">
            <w:pPr>
              <w:jc w:val="both"/>
              <w:rPr>
                <w:rFonts w:asciiTheme="minorHAnsi" w:hAnsiTheme="minorHAnsi" w:cstheme="minorHAnsi"/>
                <w:color w:val="808080" w:themeColor="background1" w:themeShade="80"/>
                <w:sz w:val="20"/>
                <w:szCs w:val="20"/>
              </w:rPr>
            </w:pPr>
          </w:p>
        </w:tc>
      </w:tr>
      <w:tr w:rsidR="00E75199" w:rsidRPr="00A31C26" w14:paraId="0563530F" w14:textId="77777777" w:rsidTr="5074774D">
        <w:tc>
          <w:tcPr>
            <w:tcW w:w="2972" w:type="dxa"/>
          </w:tcPr>
          <w:p w14:paraId="6FD3E144" w14:textId="77777777" w:rsidR="00E75199" w:rsidRPr="00A31C26" w:rsidRDefault="00E75199" w:rsidP="00EF0FDF">
            <w:pPr>
              <w:jc w:val="both"/>
              <w:rPr>
                <w:rFonts w:asciiTheme="minorHAnsi" w:eastAsia="Arial" w:hAnsiTheme="minorHAnsi" w:cstheme="minorHAnsi"/>
              </w:rPr>
            </w:pPr>
          </w:p>
        </w:tc>
        <w:tc>
          <w:tcPr>
            <w:tcW w:w="4820" w:type="dxa"/>
          </w:tcPr>
          <w:p w14:paraId="2E75D45B" w14:textId="77777777" w:rsidR="00E75199" w:rsidRPr="00A31C26" w:rsidRDefault="00E75199" w:rsidP="00EF0FDF">
            <w:pPr>
              <w:jc w:val="both"/>
              <w:rPr>
                <w:rFonts w:asciiTheme="minorHAnsi" w:eastAsia="Arial" w:hAnsiTheme="minorHAnsi" w:cstheme="minorHAnsi"/>
                <w:sz w:val="20"/>
                <w:szCs w:val="20"/>
              </w:rPr>
            </w:pPr>
          </w:p>
        </w:tc>
        <w:tc>
          <w:tcPr>
            <w:tcW w:w="2145" w:type="dxa"/>
          </w:tcPr>
          <w:p w14:paraId="79607B33" w14:textId="77777777" w:rsidR="00E75199" w:rsidRPr="00A31C26" w:rsidRDefault="00E75199" w:rsidP="00EF0FDF">
            <w:pPr>
              <w:jc w:val="both"/>
              <w:rPr>
                <w:rFonts w:asciiTheme="minorHAnsi" w:hAnsiTheme="minorHAnsi" w:cstheme="minorHAnsi"/>
                <w:color w:val="808080" w:themeColor="background1" w:themeShade="80"/>
                <w:sz w:val="20"/>
                <w:szCs w:val="20"/>
              </w:rPr>
            </w:pPr>
          </w:p>
        </w:tc>
      </w:tr>
      <w:tr w:rsidR="00E75199" w:rsidRPr="00A31C26" w14:paraId="24ECF574" w14:textId="77777777" w:rsidTr="5074774D">
        <w:tc>
          <w:tcPr>
            <w:tcW w:w="2972" w:type="dxa"/>
          </w:tcPr>
          <w:p w14:paraId="4E761FEB" w14:textId="77777777" w:rsidR="00E75199" w:rsidRPr="00A31C26" w:rsidRDefault="00E75199" w:rsidP="00EF0FDF">
            <w:pPr>
              <w:jc w:val="both"/>
              <w:rPr>
                <w:rFonts w:asciiTheme="minorHAnsi" w:eastAsia="Arial" w:hAnsiTheme="minorHAnsi" w:cstheme="minorHAnsi"/>
              </w:rPr>
            </w:pPr>
          </w:p>
        </w:tc>
        <w:tc>
          <w:tcPr>
            <w:tcW w:w="4820" w:type="dxa"/>
          </w:tcPr>
          <w:p w14:paraId="24B3606D" w14:textId="77777777" w:rsidR="00E75199" w:rsidRPr="00A31C26" w:rsidRDefault="00E75199" w:rsidP="00EF0FDF">
            <w:pPr>
              <w:jc w:val="both"/>
              <w:rPr>
                <w:rFonts w:asciiTheme="minorHAnsi" w:eastAsia="Arial" w:hAnsiTheme="minorHAnsi" w:cstheme="minorHAnsi"/>
                <w:sz w:val="20"/>
                <w:szCs w:val="20"/>
              </w:rPr>
            </w:pPr>
          </w:p>
        </w:tc>
        <w:tc>
          <w:tcPr>
            <w:tcW w:w="2145" w:type="dxa"/>
          </w:tcPr>
          <w:p w14:paraId="1086F836" w14:textId="77777777" w:rsidR="00E75199" w:rsidRPr="00A31C26" w:rsidRDefault="00E75199" w:rsidP="00EF0FDF">
            <w:pPr>
              <w:jc w:val="both"/>
              <w:rPr>
                <w:rFonts w:asciiTheme="minorHAnsi" w:hAnsiTheme="minorHAnsi" w:cstheme="minorHAnsi"/>
                <w:color w:val="808080" w:themeColor="background1" w:themeShade="80"/>
                <w:sz w:val="20"/>
                <w:szCs w:val="20"/>
              </w:rPr>
            </w:pPr>
          </w:p>
        </w:tc>
      </w:tr>
      <w:tr w:rsidR="00C738EE" w:rsidRPr="00A31C26" w14:paraId="1C067AB3" w14:textId="77777777" w:rsidTr="00DF625D">
        <w:trPr>
          <w:trHeight w:val="372"/>
        </w:trPr>
        <w:tc>
          <w:tcPr>
            <w:tcW w:w="2972" w:type="dxa"/>
          </w:tcPr>
          <w:p w14:paraId="319121B5" w14:textId="77777777" w:rsidR="00C738EE" w:rsidRPr="00A31C26" w:rsidRDefault="00C738EE" w:rsidP="00EF0FDF">
            <w:pPr>
              <w:jc w:val="both"/>
              <w:rPr>
                <w:rFonts w:asciiTheme="minorHAnsi" w:hAnsiTheme="minorHAnsi" w:cstheme="minorHAnsi"/>
              </w:rPr>
            </w:pPr>
          </w:p>
        </w:tc>
        <w:tc>
          <w:tcPr>
            <w:tcW w:w="4820" w:type="dxa"/>
          </w:tcPr>
          <w:p w14:paraId="27C6E9EF" w14:textId="77777777" w:rsidR="00C738EE" w:rsidRPr="00A31C26" w:rsidRDefault="00C738EE" w:rsidP="00EF0FDF">
            <w:pPr>
              <w:jc w:val="both"/>
              <w:rPr>
                <w:rFonts w:asciiTheme="minorHAnsi" w:eastAsia="Arial" w:hAnsiTheme="minorHAnsi" w:cstheme="minorHAnsi"/>
                <w:sz w:val="20"/>
                <w:szCs w:val="20"/>
              </w:rPr>
            </w:pPr>
          </w:p>
        </w:tc>
        <w:tc>
          <w:tcPr>
            <w:tcW w:w="2145" w:type="dxa"/>
          </w:tcPr>
          <w:p w14:paraId="15092CC0" w14:textId="77777777" w:rsidR="00C738EE" w:rsidRPr="00A31C26" w:rsidRDefault="00C738EE" w:rsidP="00EF0FDF">
            <w:pPr>
              <w:spacing w:after="200" w:line="276" w:lineRule="auto"/>
              <w:jc w:val="both"/>
              <w:rPr>
                <w:rFonts w:asciiTheme="minorHAnsi" w:hAnsiTheme="minorHAnsi" w:cstheme="minorHAnsi"/>
              </w:rPr>
            </w:pPr>
          </w:p>
        </w:tc>
      </w:tr>
      <w:tr w:rsidR="00E75199" w:rsidRPr="00A31C26" w14:paraId="32E1C2FD" w14:textId="77777777" w:rsidTr="5074774D">
        <w:tc>
          <w:tcPr>
            <w:tcW w:w="2972" w:type="dxa"/>
          </w:tcPr>
          <w:p w14:paraId="3F9DDA4D" w14:textId="77777777" w:rsidR="00E75199" w:rsidRPr="00A31C26" w:rsidRDefault="00E75199" w:rsidP="00EF0FDF">
            <w:pPr>
              <w:jc w:val="both"/>
              <w:rPr>
                <w:rFonts w:asciiTheme="minorHAnsi" w:hAnsiTheme="minorHAnsi" w:cstheme="minorHAnsi"/>
              </w:rPr>
            </w:pPr>
          </w:p>
        </w:tc>
        <w:tc>
          <w:tcPr>
            <w:tcW w:w="4820" w:type="dxa"/>
          </w:tcPr>
          <w:p w14:paraId="25CC9B6F" w14:textId="77777777" w:rsidR="00E75199" w:rsidRPr="00A31C26" w:rsidRDefault="00E75199" w:rsidP="00EF0FDF">
            <w:pPr>
              <w:jc w:val="both"/>
              <w:rPr>
                <w:rFonts w:asciiTheme="minorHAnsi" w:eastAsia="Arial" w:hAnsiTheme="minorHAnsi" w:cstheme="minorHAnsi"/>
                <w:sz w:val="20"/>
                <w:szCs w:val="20"/>
              </w:rPr>
            </w:pPr>
          </w:p>
        </w:tc>
        <w:tc>
          <w:tcPr>
            <w:tcW w:w="2145" w:type="dxa"/>
          </w:tcPr>
          <w:p w14:paraId="3573B489" w14:textId="77777777" w:rsidR="00E75199" w:rsidRPr="00A31C26" w:rsidRDefault="00E75199" w:rsidP="00EF0FDF">
            <w:pPr>
              <w:jc w:val="both"/>
              <w:rPr>
                <w:rFonts w:asciiTheme="minorHAnsi" w:hAnsiTheme="minorHAnsi" w:cstheme="minorHAnsi"/>
                <w:color w:val="808080" w:themeColor="background1" w:themeShade="80"/>
                <w:sz w:val="20"/>
                <w:szCs w:val="20"/>
              </w:rPr>
            </w:pPr>
          </w:p>
        </w:tc>
      </w:tr>
      <w:tr w:rsidR="00E75199" w:rsidRPr="00A31C26" w14:paraId="3AAAF525" w14:textId="77777777" w:rsidTr="5074774D">
        <w:tc>
          <w:tcPr>
            <w:tcW w:w="2972" w:type="dxa"/>
          </w:tcPr>
          <w:p w14:paraId="1A0227DF" w14:textId="77777777" w:rsidR="00E75199" w:rsidRPr="00A31C26" w:rsidRDefault="00E75199" w:rsidP="00EF0FDF">
            <w:pPr>
              <w:jc w:val="both"/>
              <w:rPr>
                <w:rFonts w:asciiTheme="minorHAnsi" w:hAnsiTheme="minorHAnsi" w:cstheme="minorHAnsi"/>
              </w:rPr>
            </w:pPr>
          </w:p>
        </w:tc>
        <w:tc>
          <w:tcPr>
            <w:tcW w:w="4820" w:type="dxa"/>
          </w:tcPr>
          <w:p w14:paraId="5FC0662F" w14:textId="77777777" w:rsidR="00E75199" w:rsidRPr="00A31C26" w:rsidRDefault="00E75199" w:rsidP="00EF0FDF">
            <w:pPr>
              <w:jc w:val="both"/>
              <w:rPr>
                <w:rFonts w:asciiTheme="minorHAnsi" w:eastAsia="Arial" w:hAnsiTheme="minorHAnsi" w:cstheme="minorHAnsi"/>
                <w:sz w:val="20"/>
                <w:szCs w:val="20"/>
              </w:rPr>
            </w:pPr>
          </w:p>
        </w:tc>
        <w:tc>
          <w:tcPr>
            <w:tcW w:w="2145" w:type="dxa"/>
          </w:tcPr>
          <w:p w14:paraId="731D008C" w14:textId="77777777" w:rsidR="00E75199" w:rsidRPr="00A31C26" w:rsidRDefault="00E75199" w:rsidP="00EF0FDF">
            <w:pPr>
              <w:jc w:val="both"/>
              <w:rPr>
                <w:rFonts w:asciiTheme="minorHAnsi" w:hAnsiTheme="minorHAnsi" w:cstheme="minorHAnsi"/>
                <w:color w:val="808080" w:themeColor="background1" w:themeShade="80"/>
                <w:sz w:val="20"/>
                <w:szCs w:val="20"/>
              </w:rPr>
            </w:pPr>
          </w:p>
        </w:tc>
      </w:tr>
      <w:tr w:rsidR="001467F3" w:rsidRPr="00A31C26" w14:paraId="2F4C409C" w14:textId="77777777" w:rsidTr="5074774D">
        <w:tc>
          <w:tcPr>
            <w:tcW w:w="2972" w:type="dxa"/>
          </w:tcPr>
          <w:p w14:paraId="4B8B50B3" w14:textId="77777777" w:rsidR="001467F3" w:rsidRPr="00A31C26" w:rsidRDefault="001467F3" w:rsidP="00EF0FDF">
            <w:pPr>
              <w:jc w:val="both"/>
              <w:rPr>
                <w:rFonts w:asciiTheme="minorHAnsi" w:eastAsia="Arial" w:hAnsiTheme="minorHAnsi" w:cstheme="minorHAnsi"/>
                <w:sz w:val="20"/>
                <w:szCs w:val="20"/>
              </w:rPr>
            </w:pPr>
          </w:p>
        </w:tc>
        <w:tc>
          <w:tcPr>
            <w:tcW w:w="4820" w:type="dxa"/>
          </w:tcPr>
          <w:p w14:paraId="3AA3CF13" w14:textId="77777777" w:rsidR="001467F3" w:rsidRPr="00A31C26" w:rsidRDefault="001467F3" w:rsidP="00EF0FDF">
            <w:pPr>
              <w:jc w:val="both"/>
              <w:rPr>
                <w:rFonts w:asciiTheme="minorHAnsi" w:eastAsia="Arial" w:hAnsiTheme="minorHAnsi" w:cstheme="minorHAnsi"/>
                <w:sz w:val="20"/>
                <w:szCs w:val="20"/>
              </w:rPr>
            </w:pPr>
          </w:p>
        </w:tc>
        <w:tc>
          <w:tcPr>
            <w:tcW w:w="2145" w:type="dxa"/>
          </w:tcPr>
          <w:p w14:paraId="394BE2E5" w14:textId="77777777" w:rsidR="001467F3" w:rsidRPr="00A31C26" w:rsidRDefault="001467F3" w:rsidP="00EF0FDF">
            <w:pPr>
              <w:jc w:val="both"/>
              <w:rPr>
                <w:rFonts w:asciiTheme="minorHAnsi" w:eastAsia="Arial" w:hAnsiTheme="minorHAnsi" w:cstheme="minorHAnsi"/>
                <w:sz w:val="20"/>
                <w:szCs w:val="20"/>
              </w:rPr>
            </w:pPr>
          </w:p>
        </w:tc>
      </w:tr>
      <w:tr w:rsidR="001467F3" w:rsidRPr="00A31C26" w14:paraId="4B4D3F75" w14:textId="77777777" w:rsidTr="5074774D">
        <w:tc>
          <w:tcPr>
            <w:tcW w:w="2972" w:type="dxa"/>
          </w:tcPr>
          <w:p w14:paraId="1B577D36" w14:textId="77777777" w:rsidR="001467F3" w:rsidRPr="00A31C26" w:rsidRDefault="001467F3" w:rsidP="00EF0FDF">
            <w:pPr>
              <w:jc w:val="both"/>
              <w:rPr>
                <w:rFonts w:asciiTheme="minorHAnsi" w:eastAsia="Arial" w:hAnsiTheme="minorHAnsi" w:cstheme="minorHAnsi"/>
                <w:sz w:val="20"/>
                <w:szCs w:val="20"/>
              </w:rPr>
            </w:pPr>
          </w:p>
        </w:tc>
        <w:tc>
          <w:tcPr>
            <w:tcW w:w="4820" w:type="dxa"/>
          </w:tcPr>
          <w:p w14:paraId="066B409C" w14:textId="77777777" w:rsidR="001467F3" w:rsidRPr="00A31C26" w:rsidRDefault="001467F3" w:rsidP="00EF0FDF">
            <w:pPr>
              <w:jc w:val="both"/>
              <w:rPr>
                <w:rFonts w:asciiTheme="minorHAnsi" w:eastAsia="Arial" w:hAnsiTheme="minorHAnsi" w:cstheme="minorHAnsi"/>
                <w:sz w:val="20"/>
                <w:szCs w:val="20"/>
              </w:rPr>
            </w:pPr>
          </w:p>
        </w:tc>
        <w:tc>
          <w:tcPr>
            <w:tcW w:w="2145" w:type="dxa"/>
          </w:tcPr>
          <w:p w14:paraId="5B9A58CB" w14:textId="77777777" w:rsidR="001467F3" w:rsidRPr="00A31C26" w:rsidRDefault="001467F3" w:rsidP="00EF0FDF">
            <w:pPr>
              <w:jc w:val="both"/>
              <w:rPr>
                <w:rFonts w:asciiTheme="minorHAnsi" w:eastAsia="Arial" w:hAnsiTheme="minorHAnsi" w:cstheme="minorHAnsi"/>
                <w:sz w:val="20"/>
                <w:szCs w:val="20"/>
              </w:rPr>
            </w:pPr>
          </w:p>
        </w:tc>
      </w:tr>
      <w:bookmarkEnd w:id="10"/>
    </w:tbl>
    <w:p w14:paraId="6D8851EE" w14:textId="77777777" w:rsidR="003A5BC1" w:rsidRPr="00A31C26" w:rsidRDefault="003A5BC1" w:rsidP="00EF0FDF">
      <w:pPr>
        <w:ind w:left="720"/>
        <w:jc w:val="both"/>
        <w:rPr>
          <w:rFonts w:asciiTheme="minorHAnsi" w:hAnsiTheme="minorHAnsi" w:cstheme="minorHAnsi"/>
        </w:rPr>
      </w:pPr>
    </w:p>
    <w:p w14:paraId="21BBFCEB" w14:textId="77777777" w:rsidR="003A5BC1" w:rsidRPr="00A31C26" w:rsidRDefault="003A5BC1" w:rsidP="00EF0FDF">
      <w:pPr>
        <w:ind w:left="720"/>
        <w:jc w:val="both"/>
        <w:rPr>
          <w:rFonts w:asciiTheme="minorHAnsi" w:eastAsiaTheme="majorEastAsia" w:hAnsiTheme="minorHAnsi" w:cstheme="minorHAnsi"/>
          <w:b/>
          <w:bCs/>
          <w:color w:val="365F91" w:themeColor="accent1" w:themeShade="BF"/>
          <w:sz w:val="28"/>
          <w:szCs w:val="28"/>
        </w:rPr>
      </w:pPr>
      <w:r w:rsidRPr="00A31C26">
        <w:rPr>
          <w:rFonts w:asciiTheme="minorHAnsi" w:hAnsiTheme="minorHAnsi" w:cstheme="minorHAnsi"/>
        </w:rPr>
        <w:br w:type="page"/>
      </w:r>
    </w:p>
    <w:p w14:paraId="43E274C0" w14:textId="77777777" w:rsidR="00CF2013" w:rsidRPr="00A31C26" w:rsidRDefault="00CF2013" w:rsidP="00EF0FDF">
      <w:pPr>
        <w:pStyle w:val="Heading1"/>
        <w:numPr>
          <w:ilvl w:val="0"/>
          <w:numId w:val="3"/>
        </w:numPr>
        <w:ind w:left="1080"/>
        <w:jc w:val="both"/>
        <w:rPr>
          <w:rFonts w:asciiTheme="minorHAnsi" w:hAnsiTheme="minorHAnsi" w:cstheme="minorHAnsi"/>
          <w:sz w:val="32"/>
          <w:szCs w:val="32"/>
        </w:rPr>
      </w:pPr>
      <w:bookmarkStart w:id="11" w:name="_Toc62040100"/>
      <w:bookmarkStart w:id="12" w:name="_Toc169687012"/>
      <w:r w:rsidRPr="00A31C26">
        <w:rPr>
          <w:rFonts w:asciiTheme="minorHAnsi" w:hAnsiTheme="minorHAnsi" w:cstheme="minorHAnsi"/>
          <w:sz w:val="32"/>
          <w:szCs w:val="32"/>
        </w:rPr>
        <w:lastRenderedPageBreak/>
        <w:t>Introduction</w:t>
      </w:r>
      <w:bookmarkEnd w:id="11"/>
      <w:bookmarkEnd w:id="12"/>
    </w:p>
    <w:p w14:paraId="61A5B820" w14:textId="77777777" w:rsidR="004E63A1" w:rsidRPr="00A31C26" w:rsidRDefault="003A5001" w:rsidP="00EF0FDF">
      <w:pPr>
        <w:pStyle w:val="Heading2"/>
        <w:numPr>
          <w:ilvl w:val="1"/>
          <w:numId w:val="3"/>
        </w:numPr>
        <w:ind w:left="1512"/>
        <w:jc w:val="both"/>
        <w:rPr>
          <w:rFonts w:asciiTheme="minorHAnsi" w:hAnsiTheme="minorHAnsi" w:cstheme="minorHAnsi"/>
          <w:sz w:val="24"/>
          <w:szCs w:val="24"/>
        </w:rPr>
      </w:pPr>
      <w:bookmarkStart w:id="13" w:name="_Toc169687013"/>
      <w:r w:rsidRPr="00A31C26">
        <w:rPr>
          <w:rFonts w:asciiTheme="minorHAnsi" w:hAnsiTheme="minorHAnsi" w:cstheme="minorHAnsi"/>
          <w:sz w:val="24"/>
          <w:szCs w:val="24"/>
        </w:rPr>
        <w:t>Project Overview</w:t>
      </w:r>
      <w:bookmarkEnd w:id="13"/>
    </w:p>
    <w:p w14:paraId="2D957D51" w14:textId="77777777" w:rsidR="0062109F" w:rsidRPr="00A31C26" w:rsidRDefault="0062109F" w:rsidP="00EF0FDF">
      <w:pPr>
        <w:pStyle w:val="Normal-Table2"/>
        <w:spacing w:line="276" w:lineRule="auto"/>
        <w:ind w:left="1080"/>
        <w:jc w:val="both"/>
        <w:rPr>
          <w:rFonts w:asciiTheme="minorHAnsi" w:hAnsiTheme="minorHAnsi" w:cstheme="minorHAnsi"/>
          <w:b w:val="0"/>
          <w:i/>
          <w:iCs/>
          <w:color w:val="auto"/>
        </w:rPr>
      </w:pPr>
    </w:p>
    <w:p w14:paraId="5AF55029" w14:textId="77777777" w:rsidR="0062109F" w:rsidRPr="008D0A31" w:rsidRDefault="0062109F" w:rsidP="00EF0FDF">
      <w:pPr>
        <w:pStyle w:val="Normal-Table2"/>
        <w:spacing w:line="276" w:lineRule="auto"/>
        <w:ind w:left="1080"/>
        <w:jc w:val="both"/>
        <w:rPr>
          <w:rFonts w:asciiTheme="minorHAnsi" w:hAnsiTheme="minorHAnsi" w:cstheme="minorHAnsi"/>
          <w:b w:val="0"/>
          <w:color w:val="auto"/>
        </w:rPr>
      </w:pPr>
      <w:r w:rsidRPr="008D0A31">
        <w:rPr>
          <w:rFonts w:asciiTheme="minorHAnsi" w:hAnsiTheme="minorHAnsi" w:cstheme="minorHAnsi"/>
          <w:b w:val="0"/>
          <w:color w:val="auto"/>
        </w:rPr>
        <w:t>TForce Freight is seeking to replace their legacy Freight Pricing and Rating applications and has requested the assistance of Coforge.</w:t>
      </w:r>
      <w:del w:id="14" w:author="Tim Pauley" w:date="2024-06-19T20:51:00Z" w16du:dateUtc="2024-06-20T00:51:00Z">
        <w:r w:rsidRPr="008D0A31" w:rsidDel="007119F4">
          <w:rPr>
            <w:rFonts w:asciiTheme="minorHAnsi" w:hAnsiTheme="minorHAnsi" w:cstheme="minorHAnsi"/>
            <w:b w:val="0"/>
            <w:color w:val="auto"/>
          </w:rPr>
          <w:delText xml:space="preserve">  </w:delText>
        </w:r>
      </w:del>
    </w:p>
    <w:p w14:paraId="10111688" w14:textId="77777777" w:rsidR="0062109F" w:rsidRPr="008D0A31" w:rsidRDefault="0062109F" w:rsidP="00EF0FDF">
      <w:pPr>
        <w:pStyle w:val="Normal-Table2"/>
        <w:spacing w:line="276" w:lineRule="auto"/>
        <w:ind w:left="1080"/>
        <w:jc w:val="both"/>
        <w:rPr>
          <w:rFonts w:asciiTheme="minorHAnsi" w:hAnsiTheme="minorHAnsi" w:cstheme="minorHAnsi"/>
          <w:b w:val="0"/>
          <w:color w:val="auto"/>
        </w:rPr>
      </w:pPr>
      <w:r w:rsidRPr="008D0A31">
        <w:rPr>
          <w:rFonts w:asciiTheme="minorHAnsi" w:hAnsiTheme="minorHAnsi" w:cstheme="minorHAnsi"/>
          <w:b w:val="0"/>
          <w:color w:val="auto"/>
        </w:rPr>
        <w:t>Coforge will implement the Pegasystems (“</w:t>
      </w:r>
      <w:r w:rsidRPr="008D0A31">
        <w:rPr>
          <w:rFonts w:asciiTheme="minorHAnsi" w:hAnsiTheme="minorHAnsi" w:cstheme="minorHAnsi"/>
          <w:color w:val="auto"/>
        </w:rPr>
        <w:t>Pega</w:t>
      </w:r>
      <w:r w:rsidRPr="008D0A31">
        <w:rPr>
          <w:rFonts w:asciiTheme="minorHAnsi" w:hAnsiTheme="minorHAnsi" w:cstheme="minorHAnsi"/>
          <w:b w:val="0"/>
          <w:color w:val="auto"/>
        </w:rPr>
        <w:t xml:space="preserve">”) platform and provide an application (“COFORGE-PRISM”, “C-PRISM”) designed and configured on the Pega platform, which, only when combined provides a functional solution (the “Solution”) for TFF.  The Solution will replace existing applications used by TFF to support the Freight Pricing and Rating function, providing TFF with functionality not available today as well as other business benefits associated with Freight Pricing and Rating. </w:t>
      </w:r>
    </w:p>
    <w:p w14:paraId="7A9A0684" w14:textId="45206A6F" w:rsidR="00746FFF" w:rsidRPr="00A31C26" w:rsidRDefault="007119F4" w:rsidP="00EF0FDF">
      <w:pPr>
        <w:pStyle w:val="Normal-Table2"/>
        <w:spacing w:line="276" w:lineRule="auto"/>
        <w:ind w:left="1080"/>
        <w:jc w:val="both"/>
        <w:rPr>
          <w:rFonts w:asciiTheme="minorHAnsi" w:hAnsiTheme="minorHAnsi" w:cstheme="minorHAnsi"/>
          <w:b w:val="0"/>
          <w:iCs/>
          <w:color w:val="auto"/>
        </w:rPr>
      </w:pPr>
      <w:r w:rsidRPr="00A31C26">
        <w:rPr>
          <w:rFonts w:asciiTheme="minorHAnsi" w:hAnsiTheme="minorHAnsi" w:cstheme="minorHAnsi"/>
          <w:b w:val="0"/>
          <w:iCs/>
          <w:color w:val="auto"/>
        </w:rPr>
        <w:t>C-PRISM</w:t>
      </w:r>
      <w:r w:rsidR="00746FFF" w:rsidRPr="00A31C26">
        <w:rPr>
          <w:rFonts w:asciiTheme="minorHAnsi" w:hAnsiTheme="minorHAnsi" w:cstheme="minorHAnsi"/>
          <w:b w:val="0"/>
          <w:iCs/>
          <w:color w:val="auto"/>
        </w:rPr>
        <w:t xml:space="preserve"> </w:t>
      </w:r>
      <w:r w:rsidR="008D0A31">
        <w:rPr>
          <w:rFonts w:asciiTheme="minorHAnsi" w:hAnsiTheme="minorHAnsi" w:cstheme="minorHAnsi"/>
          <w:b w:val="0"/>
          <w:iCs/>
          <w:color w:val="auto"/>
        </w:rPr>
        <w:t>will be</w:t>
      </w:r>
      <w:r w:rsidR="00746FFF" w:rsidRPr="00A31C26">
        <w:rPr>
          <w:rFonts w:asciiTheme="minorHAnsi" w:hAnsiTheme="minorHAnsi" w:cstheme="minorHAnsi"/>
          <w:b w:val="0"/>
          <w:iCs/>
          <w:color w:val="auto"/>
        </w:rPr>
        <w:t xml:space="preserve"> implemented to deliver accurate pricing per Customer Pricing Programs by taking several rating logics into consideration while following industry standards. Implementation of PRISM provides T</w:t>
      </w:r>
      <w:r>
        <w:rPr>
          <w:rFonts w:asciiTheme="minorHAnsi" w:hAnsiTheme="minorHAnsi" w:cstheme="minorHAnsi"/>
          <w:b w:val="0"/>
          <w:iCs/>
          <w:color w:val="auto"/>
        </w:rPr>
        <w:t>F</w:t>
      </w:r>
      <w:r w:rsidR="00746FFF" w:rsidRPr="00A31C26">
        <w:rPr>
          <w:rFonts w:asciiTheme="minorHAnsi" w:hAnsiTheme="minorHAnsi" w:cstheme="minorHAnsi"/>
          <w:b w:val="0"/>
          <w:iCs/>
          <w:color w:val="auto"/>
        </w:rPr>
        <w:t xml:space="preserve">orce the readiness to support industry shifts towards new rating types and a flexible architecture which can evolve with market trends. </w:t>
      </w:r>
    </w:p>
    <w:p w14:paraId="01F8EF1E" w14:textId="77777777" w:rsidR="00746FFF" w:rsidRPr="00A31C26" w:rsidRDefault="00746FFF" w:rsidP="00EF0FDF">
      <w:pPr>
        <w:pStyle w:val="Normal-Table2"/>
        <w:spacing w:line="276" w:lineRule="auto"/>
        <w:ind w:left="1080"/>
        <w:jc w:val="both"/>
        <w:rPr>
          <w:rFonts w:asciiTheme="minorHAnsi" w:hAnsiTheme="minorHAnsi" w:cstheme="minorHAnsi"/>
          <w:b w:val="0"/>
          <w:iCs/>
          <w:color w:val="auto"/>
        </w:rPr>
      </w:pPr>
      <w:r w:rsidRPr="00A31C26">
        <w:rPr>
          <w:rFonts w:asciiTheme="minorHAnsi" w:hAnsiTheme="minorHAnsi" w:cstheme="minorHAnsi"/>
          <w:b w:val="0"/>
          <w:iCs/>
          <w:color w:val="auto"/>
        </w:rPr>
        <w:t xml:space="preserve">C-PRISM will: </w:t>
      </w:r>
    </w:p>
    <w:p w14:paraId="45F9FA6F" w14:textId="02573A5A" w:rsidR="00746FFF" w:rsidRPr="00A31C26" w:rsidRDefault="00746FFF">
      <w:pPr>
        <w:pStyle w:val="Normal-Table2"/>
        <w:numPr>
          <w:ilvl w:val="0"/>
          <w:numId w:val="38"/>
        </w:numPr>
        <w:spacing w:line="276" w:lineRule="auto"/>
        <w:jc w:val="both"/>
        <w:rPr>
          <w:rFonts w:asciiTheme="minorHAnsi" w:hAnsiTheme="minorHAnsi" w:cstheme="minorHAnsi"/>
          <w:b w:val="0"/>
          <w:iCs/>
          <w:color w:val="auto"/>
        </w:rPr>
        <w:pPrChange w:id="15" w:author="Tim Pauley" w:date="2024-06-19T20:53:00Z" w16du:dateUtc="2024-06-20T00:53:00Z">
          <w:pPr>
            <w:pStyle w:val="Normal-Table2"/>
            <w:spacing w:line="276" w:lineRule="auto"/>
            <w:ind w:left="1418"/>
            <w:jc w:val="both"/>
          </w:pPr>
        </w:pPrChange>
      </w:pPr>
      <w:del w:id="16" w:author="Tim Pauley" w:date="2024-06-19T20:53:00Z" w16du:dateUtc="2024-06-20T00:53:00Z">
        <w:r w:rsidRPr="00A31C26" w:rsidDel="007119F4">
          <w:rPr>
            <w:rFonts w:asciiTheme="minorHAnsi" w:hAnsiTheme="minorHAnsi" w:cstheme="minorHAnsi"/>
            <w:b w:val="0"/>
            <w:iCs/>
            <w:color w:val="auto"/>
          </w:rPr>
          <w:delText xml:space="preserve">• </w:delText>
        </w:r>
      </w:del>
      <w:r w:rsidRPr="00A31C26">
        <w:rPr>
          <w:rFonts w:asciiTheme="minorHAnsi" w:hAnsiTheme="minorHAnsi" w:cstheme="minorHAnsi"/>
          <w:b w:val="0"/>
          <w:iCs/>
          <w:color w:val="auto"/>
        </w:rPr>
        <w:t xml:space="preserve">Provide the ability to support new rate types, auto rate bills with all the new rating types, and auto rate domestic and offshore shipments </w:t>
      </w:r>
    </w:p>
    <w:p w14:paraId="2209586F" w14:textId="6E014F3B" w:rsidR="00746FFF" w:rsidRPr="00A31C26" w:rsidRDefault="00746FFF">
      <w:pPr>
        <w:pStyle w:val="Normal-Table2"/>
        <w:numPr>
          <w:ilvl w:val="0"/>
          <w:numId w:val="38"/>
        </w:numPr>
        <w:spacing w:line="276" w:lineRule="auto"/>
        <w:jc w:val="both"/>
        <w:rPr>
          <w:rFonts w:asciiTheme="minorHAnsi" w:hAnsiTheme="minorHAnsi" w:cstheme="minorHAnsi"/>
          <w:b w:val="0"/>
          <w:iCs/>
          <w:color w:val="auto"/>
        </w:rPr>
        <w:pPrChange w:id="17" w:author="Tim Pauley" w:date="2024-06-19T20:53:00Z" w16du:dateUtc="2024-06-20T00:53:00Z">
          <w:pPr>
            <w:pStyle w:val="Normal-Table2"/>
            <w:spacing w:line="276" w:lineRule="auto"/>
            <w:ind w:left="1418"/>
            <w:jc w:val="both"/>
          </w:pPr>
        </w:pPrChange>
      </w:pPr>
      <w:del w:id="18" w:author="Tim Pauley" w:date="2024-06-19T20:53:00Z" w16du:dateUtc="2024-06-20T00:53:00Z">
        <w:r w:rsidRPr="00A31C26" w:rsidDel="007119F4">
          <w:rPr>
            <w:rFonts w:asciiTheme="minorHAnsi" w:hAnsiTheme="minorHAnsi" w:cstheme="minorHAnsi"/>
            <w:b w:val="0"/>
            <w:iCs/>
            <w:color w:val="auto"/>
          </w:rPr>
          <w:delText xml:space="preserve">• </w:delText>
        </w:r>
      </w:del>
      <w:r w:rsidRPr="00A31C26">
        <w:rPr>
          <w:rFonts w:asciiTheme="minorHAnsi" w:hAnsiTheme="minorHAnsi" w:cstheme="minorHAnsi"/>
          <w:b w:val="0"/>
          <w:iCs/>
          <w:color w:val="auto"/>
        </w:rPr>
        <w:t xml:space="preserve">Validate rules to reduce human errors and enable a flexible design </w:t>
      </w:r>
    </w:p>
    <w:p w14:paraId="5B925837" w14:textId="43498371" w:rsidR="00746FFF" w:rsidRPr="00A31C26" w:rsidRDefault="00746FFF">
      <w:pPr>
        <w:pStyle w:val="Normal-Table2"/>
        <w:numPr>
          <w:ilvl w:val="0"/>
          <w:numId w:val="38"/>
        </w:numPr>
        <w:spacing w:line="276" w:lineRule="auto"/>
        <w:jc w:val="both"/>
        <w:rPr>
          <w:rFonts w:asciiTheme="minorHAnsi" w:hAnsiTheme="minorHAnsi" w:cstheme="minorHAnsi"/>
          <w:b w:val="0"/>
          <w:iCs/>
          <w:color w:val="auto"/>
        </w:rPr>
        <w:pPrChange w:id="19" w:author="Tim Pauley" w:date="2024-06-19T20:53:00Z" w16du:dateUtc="2024-06-20T00:53:00Z">
          <w:pPr>
            <w:pStyle w:val="Normal-Table2"/>
            <w:spacing w:line="276" w:lineRule="auto"/>
            <w:ind w:left="1418"/>
            <w:jc w:val="both"/>
          </w:pPr>
        </w:pPrChange>
      </w:pPr>
      <w:del w:id="20" w:author="Tim Pauley" w:date="2024-06-19T20:53:00Z" w16du:dateUtc="2024-06-20T00:53:00Z">
        <w:r w:rsidRPr="00A31C26" w:rsidDel="007119F4">
          <w:rPr>
            <w:rFonts w:asciiTheme="minorHAnsi" w:hAnsiTheme="minorHAnsi" w:cstheme="minorHAnsi"/>
            <w:b w:val="0"/>
            <w:iCs/>
            <w:color w:val="auto"/>
          </w:rPr>
          <w:delText xml:space="preserve">• </w:delText>
        </w:r>
      </w:del>
      <w:r w:rsidRPr="00A31C26">
        <w:rPr>
          <w:rFonts w:asciiTheme="minorHAnsi" w:hAnsiTheme="minorHAnsi" w:cstheme="minorHAnsi"/>
          <w:b w:val="0"/>
          <w:iCs/>
          <w:color w:val="auto"/>
        </w:rPr>
        <w:t xml:space="preserve">Provide a more </w:t>
      </w:r>
      <w:r w:rsidR="002C2C00" w:rsidRPr="00A31C26">
        <w:rPr>
          <w:rFonts w:asciiTheme="minorHAnsi" w:hAnsiTheme="minorHAnsi" w:cstheme="minorHAnsi"/>
          <w:b w:val="0"/>
          <w:iCs/>
          <w:color w:val="auto"/>
        </w:rPr>
        <w:t>user-friendly</w:t>
      </w:r>
      <w:r w:rsidRPr="00A31C26">
        <w:rPr>
          <w:rFonts w:asciiTheme="minorHAnsi" w:hAnsiTheme="minorHAnsi" w:cstheme="minorHAnsi"/>
          <w:b w:val="0"/>
          <w:iCs/>
          <w:color w:val="auto"/>
        </w:rPr>
        <w:t xml:space="preserve"> process for pricing program analysts and their support teams.</w:t>
      </w:r>
    </w:p>
    <w:p w14:paraId="184F112C" w14:textId="77777777" w:rsidR="00746FFF" w:rsidRPr="00A31C26" w:rsidRDefault="00746FFF" w:rsidP="00EF0FDF">
      <w:pPr>
        <w:pStyle w:val="Normal-Table2"/>
        <w:spacing w:line="276" w:lineRule="auto"/>
        <w:ind w:left="1080"/>
        <w:jc w:val="both"/>
        <w:rPr>
          <w:rFonts w:asciiTheme="minorHAnsi" w:hAnsiTheme="minorHAnsi" w:cstheme="minorHAnsi"/>
          <w:b w:val="0"/>
          <w:iCs/>
          <w:color w:val="auto"/>
        </w:rPr>
      </w:pPr>
      <w:r w:rsidRPr="00A31C26">
        <w:rPr>
          <w:rFonts w:asciiTheme="minorHAnsi" w:hAnsiTheme="minorHAnsi" w:cstheme="minorHAnsi"/>
          <w:b w:val="0"/>
          <w:iCs/>
          <w:color w:val="auto"/>
        </w:rPr>
        <w:t>PRISM will provide the simplicity of creating and maintaining Pricing Programs, including auto rating freight bills, enabling automated quotes, and automation of accessorial and fuel surcharge calculations. Automating these processes will allow reduced Pricing Program errors, but above all, improve customer and end user experience.</w:t>
      </w:r>
    </w:p>
    <w:p w14:paraId="2C527AA2" w14:textId="77777777" w:rsidR="001F7313" w:rsidRPr="00A31C26" w:rsidRDefault="00177EC6" w:rsidP="00EF0FDF">
      <w:pPr>
        <w:keepLines/>
        <w:tabs>
          <w:tab w:val="left" w:pos="2420"/>
        </w:tabs>
        <w:spacing w:before="140" w:after="0" w:line="240" w:lineRule="auto"/>
        <w:jc w:val="both"/>
        <w:rPr>
          <w:rFonts w:asciiTheme="minorHAnsi" w:hAnsiTheme="minorHAnsi" w:cstheme="minorHAnsi"/>
          <w:sz w:val="20"/>
          <w:szCs w:val="20"/>
        </w:rPr>
      </w:pPr>
      <w:r w:rsidRPr="00A31C26">
        <w:rPr>
          <w:rFonts w:asciiTheme="minorHAnsi" w:hAnsiTheme="minorHAnsi" w:cstheme="minorHAnsi"/>
          <w:noProof/>
          <w:lang w:val="en-IN" w:eastAsia="en-IN"/>
        </w:rPr>
        <w:drawing>
          <wp:anchor distT="0" distB="0" distL="114300" distR="114300" simplePos="0" relativeHeight="251660288" behindDoc="0" locked="0" layoutInCell="1" allowOverlap="1" wp14:anchorId="6D56B00B" wp14:editId="31AC7BAD">
            <wp:simplePos x="0" y="0"/>
            <wp:positionH relativeFrom="margin">
              <wp:align>center</wp:align>
            </wp:positionH>
            <wp:positionV relativeFrom="paragraph">
              <wp:posOffset>47625</wp:posOffset>
            </wp:positionV>
            <wp:extent cx="4232910" cy="29794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2910" cy="2979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3774C9" w14:textId="77777777" w:rsidR="003D4149" w:rsidRPr="00A31C26" w:rsidRDefault="003D4149" w:rsidP="00EF0FDF">
      <w:pPr>
        <w:ind w:left="720"/>
        <w:jc w:val="both"/>
        <w:rPr>
          <w:rFonts w:asciiTheme="minorHAnsi" w:hAnsiTheme="minorHAnsi" w:cstheme="minorHAnsi"/>
        </w:rPr>
      </w:pPr>
    </w:p>
    <w:p w14:paraId="31883E5A" w14:textId="77777777" w:rsidR="00177EC6" w:rsidRPr="00A31C26" w:rsidRDefault="00177EC6" w:rsidP="00EF0FDF">
      <w:pPr>
        <w:ind w:left="720"/>
        <w:jc w:val="both"/>
        <w:rPr>
          <w:rFonts w:asciiTheme="minorHAnsi" w:hAnsiTheme="minorHAnsi" w:cstheme="minorHAnsi"/>
        </w:rPr>
      </w:pPr>
    </w:p>
    <w:p w14:paraId="52CCDBEF" w14:textId="77777777" w:rsidR="00177EC6" w:rsidRPr="00A31C26" w:rsidRDefault="00177EC6" w:rsidP="00EF0FDF">
      <w:pPr>
        <w:ind w:left="720"/>
        <w:jc w:val="both"/>
        <w:rPr>
          <w:rFonts w:asciiTheme="minorHAnsi" w:hAnsiTheme="minorHAnsi" w:cstheme="minorHAnsi"/>
        </w:rPr>
      </w:pPr>
    </w:p>
    <w:p w14:paraId="181E467B" w14:textId="77777777" w:rsidR="00177EC6" w:rsidRPr="00A31C26" w:rsidRDefault="00177EC6" w:rsidP="00EF0FDF">
      <w:pPr>
        <w:ind w:left="720"/>
        <w:jc w:val="both"/>
        <w:rPr>
          <w:rFonts w:asciiTheme="minorHAnsi" w:hAnsiTheme="minorHAnsi" w:cstheme="minorHAnsi"/>
        </w:rPr>
      </w:pPr>
    </w:p>
    <w:p w14:paraId="5C828A50" w14:textId="77777777" w:rsidR="00177EC6" w:rsidRPr="00A31C26" w:rsidRDefault="00177EC6" w:rsidP="00EF0FDF">
      <w:pPr>
        <w:ind w:left="720"/>
        <w:jc w:val="both"/>
        <w:rPr>
          <w:rFonts w:asciiTheme="minorHAnsi" w:hAnsiTheme="minorHAnsi" w:cstheme="minorHAnsi"/>
        </w:rPr>
      </w:pPr>
    </w:p>
    <w:p w14:paraId="170110A8" w14:textId="77777777" w:rsidR="00177EC6" w:rsidRPr="00A31C26" w:rsidRDefault="00177EC6" w:rsidP="00EF0FDF">
      <w:pPr>
        <w:ind w:left="720"/>
        <w:jc w:val="both"/>
        <w:rPr>
          <w:rFonts w:asciiTheme="minorHAnsi" w:hAnsiTheme="minorHAnsi" w:cstheme="minorHAnsi"/>
        </w:rPr>
      </w:pPr>
    </w:p>
    <w:p w14:paraId="1EE8BE99" w14:textId="77777777" w:rsidR="00177EC6" w:rsidRPr="00A31C26" w:rsidRDefault="00177EC6" w:rsidP="00EF0FDF">
      <w:pPr>
        <w:ind w:left="720"/>
        <w:jc w:val="both"/>
        <w:rPr>
          <w:rFonts w:asciiTheme="minorHAnsi" w:hAnsiTheme="minorHAnsi" w:cstheme="minorHAnsi"/>
        </w:rPr>
      </w:pPr>
    </w:p>
    <w:p w14:paraId="61E4A495" w14:textId="77777777" w:rsidR="00177EC6" w:rsidRPr="00A31C26" w:rsidRDefault="00177EC6" w:rsidP="00EF0FDF">
      <w:pPr>
        <w:ind w:left="720"/>
        <w:jc w:val="both"/>
        <w:rPr>
          <w:rFonts w:asciiTheme="minorHAnsi" w:hAnsiTheme="minorHAnsi" w:cstheme="minorHAnsi"/>
        </w:rPr>
      </w:pPr>
    </w:p>
    <w:p w14:paraId="1B8AE064" w14:textId="77777777" w:rsidR="00177EC6" w:rsidRPr="00A31C26" w:rsidRDefault="00177EC6" w:rsidP="00EF0FDF">
      <w:pPr>
        <w:ind w:left="720"/>
        <w:jc w:val="both"/>
        <w:rPr>
          <w:rFonts w:asciiTheme="minorHAnsi" w:hAnsiTheme="minorHAnsi" w:cstheme="minorHAnsi"/>
        </w:rPr>
      </w:pPr>
    </w:p>
    <w:p w14:paraId="39CF2443" w14:textId="77777777" w:rsidR="00177EC6" w:rsidRPr="00A31C26" w:rsidRDefault="00177EC6" w:rsidP="00EF0FDF">
      <w:pPr>
        <w:ind w:left="720"/>
        <w:jc w:val="both"/>
        <w:rPr>
          <w:rFonts w:asciiTheme="minorHAnsi" w:hAnsiTheme="minorHAnsi" w:cstheme="minorHAnsi"/>
        </w:rPr>
      </w:pPr>
    </w:p>
    <w:p w14:paraId="5AAEE033" w14:textId="77777777" w:rsidR="008F1CB9" w:rsidRPr="008D0A31" w:rsidRDefault="008F1CB9" w:rsidP="008D0A31">
      <w:pPr>
        <w:pStyle w:val="Heading2"/>
        <w:numPr>
          <w:ilvl w:val="1"/>
          <w:numId w:val="3"/>
        </w:numPr>
        <w:ind w:left="1512"/>
        <w:jc w:val="both"/>
        <w:rPr>
          <w:rFonts w:asciiTheme="minorHAnsi" w:hAnsiTheme="minorHAnsi" w:cstheme="minorHAnsi"/>
          <w:sz w:val="24"/>
          <w:szCs w:val="24"/>
        </w:rPr>
      </w:pPr>
      <w:bookmarkStart w:id="21" w:name="_Toc169687014"/>
      <w:bookmarkStart w:id="22" w:name="_Toc62040105"/>
      <w:r w:rsidRPr="008D0A31">
        <w:rPr>
          <w:rFonts w:asciiTheme="minorHAnsi" w:hAnsiTheme="minorHAnsi" w:cstheme="minorHAnsi"/>
          <w:sz w:val="24"/>
          <w:szCs w:val="24"/>
        </w:rPr>
        <w:t>Document Purpose</w:t>
      </w:r>
      <w:bookmarkEnd w:id="21"/>
    </w:p>
    <w:p w14:paraId="01DBF7C5" w14:textId="08D4F498" w:rsidR="0077680A" w:rsidRPr="0077680A" w:rsidDel="007119F4" w:rsidRDefault="0077680A" w:rsidP="0077680A">
      <w:pPr>
        <w:pStyle w:val="ListParagraph"/>
        <w:ind w:left="1080"/>
        <w:jc w:val="both"/>
        <w:rPr>
          <w:del w:id="23" w:author="Tim Pauley" w:date="2024-06-19T20:55:00Z" w16du:dateUtc="2024-06-20T00:55:00Z"/>
          <w:rFonts w:asciiTheme="minorHAnsi" w:hAnsiTheme="minorHAnsi" w:cstheme="minorHAnsi"/>
          <w:iCs/>
          <w:sz w:val="20"/>
          <w:szCs w:val="20"/>
          <w:lang w:val="en-US"/>
        </w:rPr>
      </w:pPr>
      <w:r w:rsidRPr="0077680A">
        <w:rPr>
          <w:rFonts w:asciiTheme="minorHAnsi" w:hAnsiTheme="minorHAnsi" w:cstheme="minorHAnsi"/>
          <w:iCs/>
          <w:sz w:val="20"/>
          <w:szCs w:val="20"/>
          <w:lang w:val="en-US"/>
        </w:rPr>
        <w:t xml:space="preserve">The Test Strategy is a program wide document, which applies to </w:t>
      </w:r>
      <w:r>
        <w:rPr>
          <w:rFonts w:asciiTheme="minorHAnsi" w:hAnsiTheme="minorHAnsi" w:cstheme="minorHAnsi"/>
          <w:iCs/>
          <w:sz w:val="20"/>
          <w:szCs w:val="20"/>
          <w:lang w:val="en-US"/>
        </w:rPr>
        <w:t>the</w:t>
      </w:r>
      <w:r w:rsidRPr="0077680A">
        <w:rPr>
          <w:rFonts w:asciiTheme="minorHAnsi" w:hAnsiTheme="minorHAnsi" w:cstheme="minorHAnsi"/>
          <w:iCs/>
          <w:sz w:val="20"/>
          <w:szCs w:val="20"/>
          <w:lang w:val="en-US"/>
        </w:rPr>
        <w:t xml:space="preserve"> </w:t>
      </w:r>
      <w:r>
        <w:rPr>
          <w:rFonts w:asciiTheme="minorHAnsi" w:hAnsiTheme="minorHAnsi" w:cstheme="minorHAnsi"/>
          <w:iCs/>
          <w:sz w:val="20"/>
          <w:szCs w:val="20"/>
          <w:lang w:val="en-US"/>
        </w:rPr>
        <w:t>C-P</w:t>
      </w:r>
      <w:ins w:id="24" w:author="Tim Pauley" w:date="2024-06-19T21:49:00Z" w16du:dateUtc="2024-06-20T01:49:00Z">
        <w:r w:rsidR="00A50921">
          <w:rPr>
            <w:rFonts w:asciiTheme="minorHAnsi" w:hAnsiTheme="minorHAnsi" w:cstheme="minorHAnsi"/>
            <w:iCs/>
            <w:sz w:val="20"/>
            <w:szCs w:val="20"/>
            <w:lang w:val="en-US"/>
          </w:rPr>
          <w:t>RISM</w:t>
        </w:r>
      </w:ins>
      <w:del w:id="25" w:author="Tim Pauley" w:date="2024-06-19T21:49:00Z" w16du:dateUtc="2024-06-20T01:49:00Z">
        <w:r w:rsidDel="00A50921">
          <w:rPr>
            <w:rFonts w:asciiTheme="minorHAnsi" w:hAnsiTheme="minorHAnsi" w:cstheme="minorHAnsi"/>
            <w:iCs/>
            <w:sz w:val="20"/>
            <w:szCs w:val="20"/>
            <w:lang w:val="en-US"/>
          </w:rPr>
          <w:delText>rism</w:delText>
        </w:r>
      </w:del>
      <w:r>
        <w:rPr>
          <w:rFonts w:asciiTheme="minorHAnsi" w:hAnsiTheme="minorHAnsi" w:cstheme="minorHAnsi"/>
          <w:iCs/>
          <w:sz w:val="20"/>
          <w:szCs w:val="20"/>
          <w:lang w:val="en-US"/>
        </w:rPr>
        <w:t xml:space="preserve"> program</w:t>
      </w:r>
      <w:r w:rsidRPr="0077680A">
        <w:rPr>
          <w:rFonts w:asciiTheme="minorHAnsi" w:hAnsiTheme="minorHAnsi" w:cstheme="minorHAnsi"/>
          <w:iCs/>
          <w:sz w:val="20"/>
          <w:szCs w:val="20"/>
          <w:lang w:val="en-US"/>
        </w:rPr>
        <w:t xml:space="preserve"> delivered by </w:t>
      </w:r>
      <w:r>
        <w:rPr>
          <w:rFonts w:asciiTheme="minorHAnsi" w:hAnsiTheme="minorHAnsi" w:cstheme="minorHAnsi"/>
          <w:iCs/>
          <w:sz w:val="20"/>
          <w:szCs w:val="20"/>
          <w:lang w:val="en-US"/>
        </w:rPr>
        <w:t>Coforge</w:t>
      </w:r>
      <w:r w:rsidRPr="0077680A">
        <w:rPr>
          <w:rFonts w:asciiTheme="minorHAnsi" w:hAnsiTheme="minorHAnsi" w:cstheme="minorHAnsi"/>
          <w:iCs/>
          <w:sz w:val="20"/>
          <w:szCs w:val="20"/>
          <w:lang w:val="en-US"/>
        </w:rPr>
        <w:t xml:space="preserve"> teams. </w:t>
      </w:r>
      <w:del w:id="26" w:author="Tim Pauley" w:date="2024-06-19T20:55:00Z" w16du:dateUtc="2024-06-20T00:55:00Z">
        <w:r w:rsidRPr="0077680A" w:rsidDel="007119F4">
          <w:rPr>
            <w:rFonts w:asciiTheme="minorHAnsi" w:hAnsiTheme="minorHAnsi" w:cstheme="minorHAnsi"/>
            <w:iCs/>
            <w:sz w:val="20"/>
            <w:szCs w:val="20"/>
            <w:lang w:val="en-US"/>
          </w:rPr>
          <w:delText>It is important that all test-related aspects of the are considered at the earliest possible stages in a Project Life Cycle.</w:delText>
        </w:r>
      </w:del>
    </w:p>
    <w:p w14:paraId="6EBD01FA" w14:textId="77777777" w:rsidR="002C41BF" w:rsidRPr="00A31C26" w:rsidRDefault="002C41BF" w:rsidP="00EF0FDF">
      <w:pPr>
        <w:pStyle w:val="ListParagraph"/>
        <w:ind w:left="1080"/>
        <w:jc w:val="both"/>
        <w:rPr>
          <w:rFonts w:asciiTheme="minorHAnsi" w:hAnsiTheme="minorHAnsi" w:cstheme="minorHAnsi"/>
          <w:iCs/>
          <w:sz w:val="20"/>
          <w:szCs w:val="20"/>
          <w:lang w:val="en-US"/>
        </w:rPr>
      </w:pPr>
    </w:p>
    <w:p w14:paraId="6401C39D" w14:textId="77777777" w:rsidR="008F1CB9" w:rsidRPr="00A31C26" w:rsidRDefault="008F1CB9" w:rsidP="00EF0FDF">
      <w:pPr>
        <w:pStyle w:val="ListParagraph"/>
        <w:ind w:left="1080"/>
        <w:jc w:val="both"/>
        <w:rPr>
          <w:rFonts w:asciiTheme="minorHAnsi" w:hAnsiTheme="minorHAnsi" w:cstheme="minorHAnsi"/>
          <w:iCs/>
          <w:sz w:val="20"/>
          <w:szCs w:val="20"/>
          <w:lang w:val="en-US"/>
        </w:rPr>
      </w:pPr>
      <w:r w:rsidRPr="00A31C26">
        <w:rPr>
          <w:rFonts w:asciiTheme="minorHAnsi" w:hAnsiTheme="minorHAnsi" w:cstheme="minorHAnsi"/>
          <w:iCs/>
          <w:sz w:val="20"/>
          <w:szCs w:val="20"/>
          <w:lang w:val="en-US"/>
        </w:rPr>
        <w:lastRenderedPageBreak/>
        <w:t>The approach to be adopted for the testing activities and for each test stage will be elaborated to describe the deliverables, pre-requisites and responsibilities for each test stage including test coverage and test planning for each of the phases</w:t>
      </w:r>
      <w:del w:id="27" w:author="Tim Pauley" w:date="2024-06-19T20:55:00Z" w16du:dateUtc="2024-06-20T00:55:00Z">
        <w:r w:rsidRPr="00A31C26" w:rsidDel="007119F4">
          <w:rPr>
            <w:rFonts w:asciiTheme="minorHAnsi" w:hAnsiTheme="minorHAnsi" w:cstheme="minorHAnsi"/>
            <w:iCs/>
            <w:sz w:val="20"/>
            <w:szCs w:val="20"/>
            <w:lang w:val="en-US"/>
          </w:rPr>
          <w:delText xml:space="preserve"> documented in the scope</w:delText>
        </w:r>
      </w:del>
      <w:r w:rsidRPr="00A31C26">
        <w:rPr>
          <w:rFonts w:asciiTheme="minorHAnsi" w:hAnsiTheme="minorHAnsi" w:cstheme="minorHAnsi"/>
          <w:iCs/>
          <w:sz w:val="20"/>
          <w:szCs w:val="20"/>
          <w:lang w:val="en-US"/>
        </w:rPr>
        <w:t>.</w:t>
      </w:r>
    </w:p>
    <w:p w14:paraId="32BA4F41" w14:textId="77777777" w:rsidR="008F1CB9" w:rsidRPr="00A31C26" w:rsidRDefault="008F1CB9" w:rsidP="00EF0FDF">
      <w:pPr>
        <w:pStyle w:val="ListParagraph"/>
        <w:ind w:left="1080"/>
        <w:jc w:val="both"/>
        <w:rPr>
          <w:rFonts w:asciiTheme="minorHAnsi" w:hAnsiTheme="minorHAnsi" w:cstheme="minorHAnsi"/>
          <w:iCs/>
          <w:sz w:val="20"/>
          <w:szCs w:val="20"/>
          <w:lang w:val="en-US"/>
        </w:rPr>
      </w:pPr>
    </w:p>
    <w:p w14:paraId="307F35B3" w14:textId="77777777" w:rsidR="008F1CB9" w:rsidRPr="008D0A31" w:rsidRDefault="008F1CB9" w:rsidP="008D0A31">
      <w:pPr>
        <w:pStyle w:val="Heading2"/>
        <w:numPr>
          <w:ilvl w:val="1"/>
          <w:numId w:val="3"/>
        </w:numPr>
        <w:ind w:left="1512"/>
        <w:jc w:val="both"/>
        <w:rPr>
          <w:rFonts w:asciiTheme="minorHAnsi" w:hAnsiTheme="minorHAnsi" w:cstheme="minorHAnsi"/>
          <w:sz w:val="24"/>
          <w:szCs w:val="24"/>
        </w:rPr>
      </w:pPr>
      <w:bookmarkStart w:id="28" w:name="_Toc62040103"/>
      <w:bookmarkStart w:id="29" w:name="_Toc169687015"/>
      <w:r w:rsidRPr="008D0A31">
        <w:rPr>
          <w:rFonts w:asciiTheme="minorHAnsi" w:hAnsiTheme="minorHAnsi" w:cstheme="minorHAnsi"/>
          <w:sz w:val="24"/>
          <w:szCs w:val="24"/>
        </w:rPr>
        <w:t>Document Scope</w:t>
      </w:r>
      <w:bookmarkEnd w:id="28"/>
      <w:bookmarkEnd w:id="29"/>
    </w:p>
    <w:p w14:paraId="1B3BD9A3" w14:textId="77777777" w:rsidR="00F602F5" w:rsidRPr="00665A6C" w:rsidRDefault="00F602F5" w:rsidP="00EF0FDF">
      <w:pPr>
        <w:pStyle w:val="ListParagraph"/>
        <w:ind w:left="1080"/>
        <w:jc w:val="both"/>
        <w:rPr>
          <w:rFonts w:asciiTheme="minorHAnsi" w:hAnsiTheme="minorHAnsi" w:cstheme="minorHAnsi"/>
          <w:sz w:val="20"/>
          <w:lang w:val="en-US"/>
        </w:rPr>
      </w:pPr>
      <w:r w:rsidRPr="00665A6C">
        <w:rPr>
          <w:rFonts w:asciiTheme="minorHAnsi" w:hAnsiTheme="minorHAnsi" w:cstheme="minorHAnsi"/>
          <w:sz w:val="20"/>
          <w:lang w:val="en-US"/>
        </w:rPr>
        <w:t>The objectives of this document are to:</w:t>
      </w:r>
    </w:p>
    <w:p w14:paraId="6219123D" w14:textId="77777777" w:rsidR="00F602F5" w:rsidRPr="00665A6C" w:rsidRDefault="00F602F5" w:rsidP="00EF0FDF">
      <w:pPr>
        <w:keepLines/>
        <w:numPr>
          <w:ilvl w:val="0"/>
          <w:numId w:val="11"/>
        </w:numPr>
        <w:tabs>
          <w:tab w:val="clear" w:pos="1571"/>
          <w:tab w:val="num" w:pos="1843"/>
          <w:tab w:val="left" w:pos="2420"/>
        </w:tabs>
        <w:spacing w:before="140" w:after="0" w:line="260" w:lineRule="exact"/>
        <w:ind w:left="1843" w:hanging="425"/>
        <w:jc w:val="both"/>
        <w:rPr>
          <w:rFonts w:asciiTheme="minorHAnsi" w:hAnsiTheme="minorHAnsi" w:cstheme="minorHAnsi"/>
          <w:sz w:val="20"/>
          <w:lang w:val="en-US"/>
        </w:rPr>
      </w:pPr>
      <w:r w:rsidRPr="00665A6C">
        <w:rPr>
          <w:rFonts w:asciiTheme="minorHAnsi" w:hAnsiTheme="minorHAnsi" w:cstheme="minorHAnsi"/>
          <w:sz w:val="20"/>
          <w:lang w:val="en-US"/>
        </w:rPr>
        <w:t>Provide visibility to all stakeholders of the testing approach, including Defect Management and Reporting.</w:t>
      </w:r>
    </w:p>
    <w:p w14:paraId="76DD87B2" w14:textId="77777777" w:rsidR="00F602F5" w:rsidRPr="00665A6C" w:rsidRDefault="00F602F5" w:rsidP="00EF0FDF">
      <w:pPr>
        <w:keepLines/>
        <w:numPr>
          <w:ilvl w:val="0"/>
          <w:numId w:val="11"/>
        </w:numPr>
        <w:tabs>
          <w:tab w:val="clear" w:pos="1571"/>
          <w:tab w:val="num" w:pos="1843"/>
          <w:tab w:val="left" w:pos="2420"/>
        </w:tabs>
        <w:spacing w:before="140" w:after="0" w:line="260" w:lineRule="exact"/>
        <w:ind w:left="1843" w:hanging="425"/>
        <w:jc w:val="both"/>
        <w:rPr>
          <w:rFonts w:asciiTheme="minorHAnsi" w:hAnsiTheme="minorHAnsi" w:cstheme="minorHAnsi"/>
          <w:sz w:val="20"/>
          <w:lang w:val="en-US"/>
        </w:rPr>
      </w:pPr>
      <w:r w:rsidRPr="00665A6C">
        <w:rPr>
          <w:rFonts w:asciiTheme="minorHAnsi" w:hAnsiTheme="minorHAnsi" w:cstheme="minorHAnsi"/>
          <w:sz w:val="20"/>
          <w:lang w:val="en-US"/>
        </w:rPr>
        <w:t>Provide a high-level view of the test scope.</w:t>
      </w:r>
    </w:p>
    <w:p w14:paraId="2BABBA31" w14:textId="77777777" w:rsidR="00F602F5" w:rsidRPr="00665A6C" w:rsidRDefault="00F602F5" w:rsidP="00EF0FDF">
      <w:pPr>
        <w:keepLines/>
        <w:numPr>
          <w:ilvl w:val="0"/>
          <w:numId w:val="11"/>
        </w:numPr>
        <w:tabs>
          <w:tab w:val="clear" w:pos="1571"/>
          <w:tab w:val="num" w:pos="1843"/>
          <w:tab w:val="left" w:pos="2420"/>
        </w:tabs>
        <w:spacing w:before="140" w:after="0" w:line="260" w:lineRule="exact"/>
        <w:ind w:left="1843" w:hanging="425"/>
        <w:jc w:val="both"/>
        <w:rPr>
          <w:rFonts w:asciiTheme="minorHAnsi" w:hAnsiTheme="minorHAnsi" w:cstheme="minorHAnsi"/>
          <w:sz w:val="20"/>
          <w:lang w:val="en-US"/>
        </w:rPr>
      </w:pPr>
      <w:r w:rsidRPr="00665A6C">
        <w:rPr>
          <w:rFonts w:asciiTheme="minorHAnsi" w:hAnsiTheme="minorHAnsi" w:cstheme="minorHAnsi"/>
          <w:sz w:val="20"/>
          <w:lang w:val="en-US"/>
        </w:rPr>
        <w:t>Give clarity on all proposed Test Phases, their objectives, ownership, and Entry/Exit Criteria.</w:t>
      </w:r>
    </w:p>
    <w:p w14:paraId="7612AD75" w14:textId="77777777" w:rsidR="008F1CB9" w:rsidRPr="00A31C26" w:rsidRDefault="008F1CB9" w:rsidP="00EF0FDF">
      <w:pPr>
        <w:ind w:left="851" w:hanging="284"/>
        <w:jc w:val="both"/>
        <w:rPr>
          <w:rFonts w:asciiTheme="minorHAnsi" w:hAnsiTheme="minorHAnsi" w:cstheme="minorHAnsi"/>
          <w:lang w:val="en-US"/>
        </w:rPr>
      </w:pPr>
    </w:p>
    <w:p w14:paraId="45956288" w14:textId="77777777" w:rsidR="00053A9B" w:rsidRPr="008D0A31" w:rsidRDefault="00053A9B" w:rsidP="008D0A31">
      <w:pPr>
        <w:pStyle w:val="Heading2"/>
        <w:numPr>
          <w:ilvl w:val="1"/>
          <w:numId w:val="3"/>
        </w:numPr>
        <w:ind w:left="1512"/>
        <w:jc w:val="both"/>
        <w:rPr>
          <w:rFonts w:asciiTheme="minorHAnsi" w:hAnsiTheme="minorHAnsi" w:cstheme="minorHAnsi"/>
          <w:sz w:val="24"/>
          <w:szCs w:val="24"/>
        </w:rPr>
      </w:pPr>
      <w:bookmarkStart w:id="30" w:name="_Toc169687016"/>
      <w:r w:rsidRPr="008D0A31">
        <w:rPr>
          <w:rFonts w:asciiTheme="minorHAnsi" w:hAnsiTheme="minorHAnsi" w:cstheme="minorHAnsi"/>
          <w:sz w:val="24"/>
          <w:szCs w:val="24"/>
        </w:rPr>
        <w:t>Abbreviations</w:t>
      </w:r>
      <w:bookmarkEnd w:id="30"/>
    </w:p>
    <w:p w14:paraId="0EF1CD28" w14:textId="77777777" w:rsidR="00D94933" w:rsidRPr="00A31C26" w:rsidRDefault="00D94933" w:rsidP="00EF0FDF">
      <w:pPr>
        <w:pStyle w:val="NIIT11"/>
        <w:numPr>
          <w:ilvl w:val="0"/>
          <w:numId w:val="0"/>
        </w:numPr>
        <w:ind w:left="1152"/>
        <w:rPr>
          <w:rFonts w:asciiTheme="minorHAnsi" w:hAnsiTheme="minorHAnsi" w:cstheme="minorHAnsi"/>
        </w:rPr>
      </w:pPr>
    </w:p>
    <w:tbl>
      <w:tblPr>
        <w:tblStyle w:val="TableGrid"/>
        <w:tblW w:w="0" w:type="auto"/>
        <w:tblInd w:w="1555" w:type="dxa"/>
        <w:tblLook w:val="04A0" w:firstRow="1" w:lastRow="0" w:firstColumn="1" w:lastColumn="0" w:noHBand="0" w:noVBand="1"/>
      </w:tblPr>
      <w:tblGrid>
        <w:gridCol w:w="1984"/>
        <w:gridCol w:w="5703"/>
      </w:tblGrid>
      <w:tr w:rsidR="00D94933" w:rsidRPr="00A31C26" w14:paraId="623AC801" w14:textId="77777777" w:rsidTr="00D94933">
        <w:tc>
          <w:tcPr>
            <w:tcW w:w="1984" w:type="dxa"/>
            <w:shd w:val="clear" w:color="auto" w:fill="548DD4" w:themeFill="text2" w:themeFillTint="99"/>
          </w:tcPr>
          <w:p w14:paraId="6D583186" w14:textId="77777777" w:rsidR="00D94933" w:rsidRPr="00A31C26" w:rsidRDefault="00D94933"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Abbreviation</w:t>
            </w:r>
          </w:p>
        </w:tc>
        <w:tc>
          <w:tcPr>
            <w:tcW w:w="5703" w:type="dxa"/>
            <w:shd w:val="clear" w:color="auto" w:fill="548DD4" w:themeFill="text2" w:themeFillTint="99"/>
          </w:tcPr>
          <w:p w14:paraId="6B70D225" w14:textId="77777777" w:rsidR="00D94933" w:rsidRPr="00A31C26" w:rsidRDefault="00D94933"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Full</w:t>
            </w:r>
          </w:p>
        </w:tc>
      </w:tr>
      <w:tr w:rsidR="00D94933" w:rsidRPr="00A31C26" w14:paraId="2140B4D0" w14:textId="77777777" w:rsidTr="00D94933">
        <w:tc>
          <w:tcPr>
            <w:tcW w:w="1984" w:type="dxa"/>
            <w:vAlign w:val="center"/>
          </w:tcPr>
          <w:p w14:paraId="0417C43B"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E2E</w:t>
            </w:r>
          </w:p>
        </w:tc>
        <w:tc>
          <w:tcPr>
            <w:tcW w:w="5703" w:type="dxa"/>
            <w:vAlign w:val="center"/>
          </w:tcPr>
          <w:p w14:paraId="1ECFB432"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End-to-End</w:t>
            </w:r>
          </w:p>
        </w:tc>
      </w:tr>
      <w:tr w:rsidR="00D94933" w:rsidRPr="00A31C26" w14:paraId="53869C27" w14:textId="77777777" w:rsidTr="00D94933">
        <w:tc>
          <w:tcPr>
            <w:tcW w:w="1984" w:type="dxa"/>
            <w:vAlign w:val="center"/>
          </w:tcPr>
          <w:p w14:paraId="4A655073"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QA</w:t>
            </w:r>
          </w:p>
        </w:tc>
        <w:tc>
          <w:tcPr>
            <w:tcW w:w="5703" w:type="dxa"/>
            <w:vAlign w:val="center"/>
          </w:tcPr>
          <w:p w14:paraId="2BCC3128"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Coforge Quality Assurance Team</w:t>
            </w:r>
          </w:p>
        </w:tc>
      </w:tr>
      <w:tr w:rsidR="00D94933" w:rsidRPr="00A31C26" w14:paraId="54A325AA" w14:textId="77777777" w:rsidTr="00D94933">
        <w:tc>
          <w:tcPr>
            <w:tcW w:w="1984" w:type="dxa"/>
            <w:vAlign w:val="center"/>
          </w:tcPr>
          <w:p w14:paraId="6E216F17"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IT</w:t>
            </w:r>
          </w:p>
        </w:tc>
        <w:tc>
          <w:tcPr>
            <w:tcW w:w="5703" w:type="dxa"/>
            <w:vAlign w:val="center"/>
          </w:tcPr>
          <w:p w14:paraId="13AFA6EA"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Information Technology</w:t>
            </w:r>
          </w:p>
        </w:tc>
      </w:tr>
      <w:tr w:rsidR="00D94933" w:rsidRPr="00A31C26" w14:paraId="3C51ABEE" w14:textId="77777777" w:rsidTr="00D94933">
        <w:tc>
          <w:tcPr>
            <w:tcW w:w="1984" w:type="dxa"/>
            <w:vAlign w:val="center"/>
          </w:tcPr>
          <w:p w14:paraId="11E8CF9D"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SDLC</w:t>
            </w:r>
          </w:p>
        </w:tc>
        <w:tc>
          <w:tcPr>
            <w:tcW w:w="5703" w:type="dxa"/>
            <w:vAlign w:val="center"/>
          </w:tcPr>
          <w:p w14:paraId="2B71803F"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Software Development Life Cycle</w:t>
            </w:r>
          </w:p>
        </w:tc>
      </w:tr>
      <w:tr w:rsidR="00D94933" w:rsidRPr="00A31C26" w14:paraId="6DF0BDE5" w14:textId="77777777" w:rsidTr="00D94933">
        <w:tc>
          <w:tcPr>
            <w:tcW w:w="1984" w:type="dxa"/>
            <w:vAlign w:val="center"/>
          </w:tcPr>
          <w:p w14:paraId="243DA866"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SIT</w:t>
            </w:r>
          </w:p>
        </w:tc>
        <w:tc>
          <w:tcPr>
            <w:tcW w:w="5703" w:type="dxa"/>
            <w:vAlign w:val="center"/>
          </w:tcPr>
          <w:p w14:paraId="6C7209D9"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System Integration Testing</w:t>
            </w:r>
          </w:p>
        </w:tc>
      </w:tr>
      <w:tr w:rsidR="00D94933" w:rsidRPr="00A31C26" w14:paraId="6321BEB0" w14:textId="77777777" w:rsidTr="00D94933">
        <w:tc>
          <w:tcPr>
            <w:tcW w:w="1984" w:type="dxa"/>
            <w:vAlign w:val="center"/>
          </w:tcPr>
          <w:p w14:paraId="47B1E1F8"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ADO</w:t>
            </w:r>
          </w:p>
        </w:tc>
        <w:tc>
          <w:tcPr>
            <w:tcW w:w="5703" w:type="dxa"/>
            <w:vAlign w:val="center"/>
          </w:tcPr>
          <w:p w14:paraId="0E36B09A"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Azure Dev Ops</w:t>
            </w:r>
          </w:p>
        </w:tc>
      </w:tr>
      <w:tr w:rsidR="00D94933" w:rsidRPr="00A31C26" w14:paraId="1B109461" w14:textId="77777777" w:rsidTr="00D94933">
        <w:tc>
          <w:tcPr>
            <w:tcW w:w="1984" w:type="dxa"/>
            <w:vAlign w:val="center"/>
          </w:tcPr>
          <w:p w14:paraId="209D4F5D"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UAT</w:t>
            </w:r>
          </w:p>
        </w:tc>
        <w:tc>
          <w:tcPr>
            <w:tcW w:w="5703" w:type="dxa"/>
            <w:vAlign w:val="center"/>
          </w:tcPr>
          <w:p w14:paraId="4DFA6C11"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User Acceptance Testing</w:t>
            </w:r>
          </w:p>
        </w:tc>
      </w:tr>
      <w:tr w:rsidR="00D94933" w:rsidRPr="00A31C26" w14:paraId="3D1E80C6" w14:textId="77777777" w:rsidTr="00D94933">
        <w:tc>
          <w:tcPr>
            <w:tcW w:w="1984" w:type="dxa"/>
            <w:vAlign w:val="center"/>
          </w:tcPr>
          <w:p w14:paraId="66191CA9"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BVT</w:t>
            </w:r>
          </w:p>
        </w:tc>
        <w:tc>
          <w:tcPr>
            <w:tcW w:w="5703" w:type="dxa"/>
            <w:vAlign w:val="center"/>
          </w:tcPr>
          <w:p w14:paraId="6C6D6DE9"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Build Verification Testing</w:t>
            </w:r>
          </w:p>
        </w:tc>
      </w:tr>
      <w:tr w:rsidR="00D94933" w:rsidRPr="00A31C26" w14:paraId="0BF6524F" w14:textId="77777777" w:rsidTr="00D94933">
        <w:tc>
          <w:tcPr>
            <w:tcW w:w="1984" w:type="dxa"/>
            <w:vAlign w:val="center"/>
          </w:tcPr>
          <w:p w14:paraId="563F12F4" w14:textId="77777777" w:rsidR="00D94933" w:rsidRPr="00A31C26" w:rsidRDefault="00C302B0" w:rsidP="00EF0FDF">
            <w:pPr>
              <w:jc w:val="both"/>
              <w:rPr>
                <w:rFonts w:asciiTheme="minorHAnsi" w:hAnsiTheme="minorHAnsi" w:cstheme="minorHAnsi"/>
                <w:sz w:val="20"/>
                <w:szCs w:val="20"/>
              </w:rPr>
            </w:pPr>
            <w:r>
              <w:rPr>
                <w:rFonts w:asciiTheme="minorHAnsi" w:hAnsiTheme="minorHAnsi" w:cstheme="minorHAnsi"/>
                <w:sz w:val="20"/>
                <w:szCs w:val="20"/>
              </w:rPr>
              <w:t>DM</w:t>
            </w:r>
          </w:p>
        </w:tc>
        <w:tc>
          <w:tcPr>
            <w:tcW w:w="5703" w:type="dxa"/>
            <w:vAlign w:val="center"/>
          </w:tcPr>
          <w:p w14:paraId="4CC7117A" w14:textId="77777777" w:rsidR="00D94933" w:rsidRPr="00A31C26" w:rsidRDefault="00C302B0" w:rsidP="00EF0FDF">
            <w:pPr>
              <w:jc w:val="both"/>
              <w:rPr>
                <w:rFonts w:asciiTheme="minorHAnsi" w:hAnsiTheme="minorHAnsi" w:cstheme="minorHAnsi"/>
                <w:sz w:val="20"/>
                <w:szCs w:val="20"/>
              </w:rPr>
            </w:pPr>
            <w:r>
              <w:rPr>
                <w:rFonts w:asciiTheme="minorHAnsi" w:hAnsiTheme="minorHAnsi" w:cstheme="minorHAnsi"/>
                <w:sz w:val="20"/>
                <w:szCs w:val="20"/>
              </w:rPr>
              <w:t>Data Migration Team</w:t>
            </w:r>
          </w:p>
        </w:tc>
      </w:tr>
      <w:tr w:rsidR="00D94933" w:rsidRPr="00A31C26" w14:paraId="3524F7EB" w14:textId="77777777" w:rsidTr="00D94933">
        <w:tc>
          <w:tcPr>
            <w:tcW w:w="1984" w:type="dxa"/>
            <w:vAlign w:val="center"/>
          </w:tcPr>
          <w:p w14:paraId="03C06424"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KT</w:t>
            </w:r>
          </w:p>
        </w:tc>
        <w:tc>
          <w:tcPr>
            <w:tcW w:w="5703" w:type="dxa"/>
            <w:vAlign w:val="center"/>
          </w:tcPr>
          <w:p w14:paraId="06CE587A" w14:textId="77777777" w:rsidR="00D94933" w:rsidRPr="00A31C26" w:rsidRDefault="00D94933" w:rsidP="00EF0FDF">
            <w:pPr>
              <w:jc w:val="both"/>
              <w:rPr>
                <w:rFonts w:asciiTheme="minorHAnsi" w:hAnsiTheme="minorHAnsi" w:cstheme="minorHAnsi"/>
                <w:sz w:val="20"/>
                <w:szCs w:val="20"/>
              </w:rPr>
            </w:pPr>
            <w:r w:rsidRPr="00A31C26">
              <w:rPr>
                <w:rFonts w:asciiTheme="minorHAnsi" w:hAnsiTheme="minorHAnsi" w:cstheme="minorHAnsi"/>
                <w:sz w:val="20"/>
                <w:szCs w:val="20"/>
              </w:rPr>
              <w:t>Knowledge Transfer</w:t>
            </w:r>
          </w:p>
        </w:tc>
      </w:tr>
      <w:tr w:rsidR="00711225" w:rsidRPr="00A31C26" w14:paraId="74E699BC" w14:textId="77777777" w:rsidTr="00D94933">
        <w:tc>
          <w:tcPr>
            <w:tcW w:w="1984" w:type="dxa"/>
            <w:vAlign w:val="center"/>
          </w:tcPr>
          <w:p w14:paraId="6647C3AB" w14:textId="77777777" w:rsidR="00711225" w:rsidRPr="00A31C26" w:rsidRDefault="00711225" w:rsidP="00EF0FDF">
            <w:pPr>
              <w:jc w:val="both"/>
              <w:rPr>
                <w:rFonts w:asciiTheme="minorHAnsi" w:hAnsiTheme="minorHAnsi" w:cstheme="minorHAnsi"/>
                <w:sz w:val="20"/>
                <w:szCs w:val="20"/>
              </w:rPr>
            </w:pPr>
            <w:r>
              <w:rPr>
                <w:rFonts w:asciiTheme="minorHAnsi" w:hAnsiTheme="minorHAnsi" w:cstheme="minorHAnsi"/>
                <w:sz w:val="20"/>
                <w:szCs w:val="20"/>
              </w:rPr>
              <w:t>BA</w:t>
            </w:r>
          </w:p>
        </w:tc>
        <w:tc>
          <w:tcPr>
            <w:tcW w:w="5703" w:type="dxa"/>
            <w:vAlign w:val="center"/>
          </w:tcPr>
          <w:p w14:paraId="6A2A5408" w14:textId="77777777" w:rsidR="00711225" w:rsidRPr="00A31C26" w:rsidRDefault="00711225" w:rsidP="00EF0FDF">
            <w:pPr>
              <w:jc w:val="both"/>
              <w:rPr>
                <w:rFonts w:asciiTheme="minorHAnsi" w:hAnsiTheme="minorHAnsi" w:cstheme="minorHAnsi"/>
                <w:sz w:val="20"/>
                <w:szCs w:val="20"/>
              </w:rPr>
            </w:pPr>
            <w:r>
              <w:rPr>
                <w:rFonts w:asciiTheme="minorHAnsi" w:hAnsiTheme="minorHAnsi" w:cstheme="minorHAnsi"/>
                <w:sz w:val="20"/>
                <w:szCs w:val="20"/>
              </w:rPr>
              <w:t>Business Analyst</w:t>
            </w:r>
          </w:p>
        </w:tc>
      </w:tr>
      <w:tr w:rsidR="00711225" w:rsidRPr="00A31C26" w14:paraId="0CFB9F68" w14:textId="77777777" w:rsidTr="00D94933">
        <w:tc>
          <w:tcPr>
            <w:tcW w:w="1984" w:type="dxa"/>
            <w:vAlign w:val="center"/>
          </w:tcPr>
          <w:p w14:paraId="4DA4B18A" w14:textId="77777777" w:rsidR="00711225" w:rsidRDefault="00711225" w:rsidP="00EF0FDF">
            <w:pPr>
              <w:jc w:val="both"/>
              <w:rPr>
                <w:rFonts w:asciiTheme="minorHAnsi" w:hAnsiTheme="minorHAnsi" w:cstheme="minorHAnsi"/>
                <w:sz w:val="20"/>
                <w:szCs w:val="20"/>
              </w:rPr>
            </w:pPr>
            <w:r>
              <w:rPr>
                <w:rFonts w:asciiTheme="minorHAnsi" w:hAnsiTheme="minorHAnsi" w:cstheme="minorHAnsi"/>
                <w:sz w:val="20"/>
                <w:szCs w:val="20"/>
              </w:rPr>
              <w:t>PM</w:t>
            </w:r>
          </w:p>
        </w:tc>
        <w:tc>
          <w:tcPr>
            <w:tcW w:w="5703" w:type="dxa"/>
            <w:vAlign w:val="center"/>
          </w:tcPr>
          <w:p w14:paraId="423BD8DE" w14:textId="77777777" w:rsidR="00711225" w:rsidRDefault="00711225" w:rsidP="00EF0FDF">
            <w:pPr>
              <w:jc w:val="both"/>
              <w:rPr>
                <w:rFonts w:asciiTheme="minorHAnsi" w:hAnsiTheme="minorHAnsi" w:cstheme="minorHAnsi"/>
                <w:sz w:val="20"/>
                <w:szCs w:val="20"/>
              </w:rPr>
            </w:pPr>
            <w:r>
              <w:rPr>
                <w:rFonts w:asciiTheme="minorHAnsi" w:hAnsiTheme="minorHAnsi" w:cstheme="minorHAnsi"/>
                <w:sz w:val="20"/>
                <w:szCs w:val="20"/>
              </w:rPr>
              <w:t>Project Manager</w:t>
            </w:r>
          </w:p>
        </w:tc>
      </w:tr>
    </w:tbl>
    <w:p w14:paraId="2C1F1BB2" w14:textId="77777777" w:rsidR="00053A9B" w:rsidRPr="00A31C26" w:rsidRDefault="00053A9B" w:rsidP="00EF0FDF">
      <w:pPr>
        <w:ind w:left="851" w:hanging="284"/>
        <w:jc w:val="both"/>
        <w:rPr>
          <w:rFonts w:asciiTheme="minorHAnsi" w:hAnsiTheme="minorHAnsi" w:cstheme="minorHAnsi"/>
          <w:lang w:val="en-US"/>
        </w:rPr>
      </w:pPr>
    </w:p>
    <w:p w14:paraId="40763702" w14:textId="77777777" w:rsidR="00CF2013" w:rsidRPr="00A31C26" w:rsidRDefault="00CF2013" w:rsidP="00EF0FDF">
      <w:pPr>
        <w:pStyle w:val="Heading1"/>
        <w:numPr>
          <w:ilvl w:val="0"/>
          <w:numId w:val="3"/>
        </w:numPr>
        <w:ind w:left="1080"/>
        <w:jc w:val="both"/>
        <w:rPr>
          <w:rFonts w:asciiTheme="minorHAnsi" w:hAnsiTheme="minorHAnsi" w:cstheme="minorHAnsi"/>
          <w:sz w:val="32"/>
          <w:szCs w:val="32"/>
        </w:rPr>
      </w:pPr>
      <w:bookmarkStart w:id="31" w:name="_Toc169687017"/>
      <w:commentRangeStart w:id="32"/>
      <w:commentRangeStart w:id="33"/>
      <w:r w:rsidRPr="00A31C26">
        <w:rPr>
          <w:rFonts w:asciiTheme="minorHAnsi" w:hAnsiTheme="minorHAnsi" w:cstheme="minorHAnsi"/>
          <w:sz w:val="32"/>
          <w:szCs w:val="32"/>
        </w:rPr>
        <w:t>Test Objective</w:t>
      </w:r>
      <w:bookmarkEnd w:id="22"/>
      <w:bookmarkEnd w:id="31"/>
    </w:p>
    <w:p w14:paraId="12291C2D" w14:textId="77777777" w:rsidR="002C41BF" w:rsidRPr="00A31C26" w:rsidRDefault="002C41BF" w:rsidP="00EF0FDF">
      <w:pPr>
        <w:pStyle w:val="Normal-Table2"/>
        <w:spacing w:line="276" w:lineRule="auto"/>
        <w:ind w:left="720"/>
        <w:jc w:val="both"/>
        <w:rPr>
          <w:rFonts w:asciiTheme="minorHAnsi" w:hAnsiTheme="minorHAnsi" w:cstheme="minorHAnsi"/>
          <w:b w:val="0"/>
          <w:color w:val="auto"/>
        </w:rPr>
      </w:pPr>
    </w:p>
    <w:p w14:paraId="4E2A92A9" w14:textId="5A327DD5" w:rsidR="008F1CB9" w:rsidRPr="00A31C26" w:rsidRDefault="008F1CB9" w:rsidP="00EF0FDF">
      <w:pPr>
        <w:pStyle w:val="Normal-Table2"/>
        <w:spacing w:line="276" w:lineRule="auto"/>
        <w:ind w:left="720"/>
        <w:jc w:val="both"/>
        <w:rPr>
          <w:rFonts w:asciiTheme="minorHAnsi" w:hAnsiTheme="minorHAnsi" w:cstheme="minorHAnsi"/>
          <w:b w:val="0"/>
          <w:color w:val="auto"/>
        </w:rPr>
      </w:pPr>
      <w:r w:rsidRPr="00A31C26">
        <w:rPr>
          <w:rFonts w:asciiTheme="minorHAnsi" w:hAnsiTheme="minorHAnsi" w:cstheme="minorHAnsi"/>
          <w:b w:val="0"/>
          <w:color w:val="auto"/>
        </w:rPr>
        <w:t xml:space="preserve">The objective of the test is to verify that the functionality of the </w:t>
      </w:r>
      <w:del w:id="34" w:author="Tim Pauley" w:date="2024-06-19T21:01:00Z" w16du:dateUtc="2024-06-20T01:01:00Z">
        <w:r w:rsidRPr="00A31C26" w:rsidDel="00911A98">
          <w:rPr>
            <w:rFonts w:asciiTheme="minorHAnsi" w:hAnsiTheme="minorHAnsi" w:cstheme="minorHAnsi"/>
            <w:b w:val="0"/>
            <w:color w:val="auto"/>
          </w:rPr>
          <w:delText xml:space="preserve">PEGA – </w:delText>
        </w:r>
      </w:del>
      <w:r w:rsidRPr="00A31C26">
        <w:rPr>
          <w:rFonts w:asciiTheme="minorHAnsi" w:hAnsiTheme="minorHAnsi" w:cstheme="minorHAnsi"/>
          <w:b w:val="0"/>
          <w:color w:val="auto"/>
        </w:rPr>
        <w:t xml:space="preserve">C-PRISM application works according to the specifications. The </w:t>
      </w:r>
      <w:ins w:id="35" w:author="Tim Pauley" w:date="2024-06-19T20:49:00Z" w16du:dateUtc="2024-06-20T00:49:00Z">
        <w:r w:rsidR="007119F4">
          <w:rPr>
            <w:rFonts w:asciiTheme="minorHAnsi" w:hAnsiTheme="minorHAnsi" w:cstheme="minorHAnsi"/>
            <w:b w:val="0"/>
            <w:color w:val="auto"/>
          </w:rPr>
          <w:t>t</w:t>
        </w:r>
      </w:ins>
      <w:del w:id="36" w:author="Tim Pauley" w:date="2024-06-19T20:49:00Z" w16du:dateUtc="2024-06-20T00:49:00Z">
        <w:r w:rsidRPr="00A31C26" w:rsidDel="007119F4">
          <w:rPr>
            <w:rFonts w:asciiTheme="minorHAnsi" w:hAnsiTheme="minorHAnsi" w:cstheme="minorHAnsi"/>
            <w:b w:val="0"/>
            <w:color w:val="auto"/>
          </w:rPr>
          <w:delText>T</w:delText>
        </w:r>
      </w:del>
      <w:r w:rsidRPr="00A31C26">
        <w:rPr>
          <w:rFonts w:asciiTheme="minorHAnsi" w:hAnsiTheme="minorHAnsi" w:cstheme="minorHAnsi"/>
          <w:b w:val="0"/>
          <w:color w:val="auto"/>
        </w:rPr>
        <w:t xml:space="preserve">esting team will </w:t>
      </w:r>
      <w:ins w:id="37" w:author="Tim Pauley" w:date="2024-06-19T20:49:00Z" w16du:dateUtc="2024-06-20T00:49:00Z">
        <w:r w:rsidR="007119F4">
          <w:rPr>
            <w:rFonts w:asciiTheme="minorHAnsi" w:hAnsiTheme="minorHAnsi" w:cstheme="minorHAnsi"/>
            <w:b w:val="0"/>
            <w:color w:val="auto"/>
          </w:rPr>
          <w:t>c</w:t>
        </w:r>
      </w:ins>
      <w:del w:id="38" w:author="Tim Pauley" w:date="2024-06-19T20:49:00Z" w16du:dateUtc="2024-06-20T00:49:00Z">
        <w:r w:rsidRPr="00A31C26" w:rsidDel="007119F4">
          <w:rPr>
            <w:rFonts w:asciiTheme="minorHAnsi" w:hAnsiTheme="minorHAnsi" w:cstheme="minorHAnsi"/>
            <w:b w:val="0"/>
            <w:color w:val="auto"/>
          </w:rPr>
          <w:delText>C</w:delText>
        </w:r>
      </w:del>
      <w:r w:rsidRPr="00A31C26">
        <w:rPr>
          <w:rFonts w:asciiTheme="minorHAnsi" w:hAnsiTheme="minorHAnsi" w:cstheme="minorHAnsi"/>
          <w:b w:val="0"/>
          <w:color w:val="auto"/>
        </w:rPr>
        <w:t>reate, execute, and verify the test cases</w:t>
      </w:r>
      <w:r w:rsidR="00144170" w:rsidRPr="00A31C26">
        <w:rPr>
          <w:rFonts w:asciiTheme="minorHAnsi" w:hAnsiTheme="minorHAnsi" w:cstheme="minorHAnsi"/>
          <w:b w:val="0"/>
          <w:color w:val="auto"/>
        </w:rPr>
        <w:t xml:space="preserve"> (both manual and automated tests)</w:t>
      </w:r>
      <w:r w:rsidRPr="00A31C26">
        <w:rPr>
          <w:rFonts w:asciiTheme="minorHAnsi" w:hAnsiTheme="minorHAnsi" w:cstheme="minorHAnsi"/>
          <w:b w:val="0"/>
          <w:color w:val="auto"/>
        </w:rPr>
        <w:t xml:space="preserve"> and report defects for </w:t>
      </w:r>
      <w:ins w:id="39" w:author="Tim Pauley" w:date="2024-06-19T21:01:00Z" w16du:dateUtc="2024-06-20T01:01:00Z">
        <w:r w:rsidR="00911A98">
          <w:rPr>
            <w:rFonts w:asciiTheme="minorHAnsi" w:hAnsiTheme="minorHAnsi" w:cstheme="minorHAnsi"/>
            <w:b w:val="0"/>
            <w:color w:val="auto"/>
          </w:rPr>
          <w:t>f</w:t>
        </w:r>
      </w:ins>
      <w:del w:id="40" w:author="Tim Pauley" w:date="2024-06-19T21:01:00Z" w16du:dateUtc="2024-06-20T01:01:00Z">
        <w:r w:rsidRPr="00A31C26" w:rsidDel="00911A98">
          <w:rPr>
            <w:rFonts w:asciiTheme="minorHAnsi" w:hAnsiTheme="minorHAnsi" w:cstheme="minorHAnsi"/>
            <w:b w:val="0"/>
            <w:color w:val="auto"/>
          </w:rPr>
          <w:delText>F</w:delText>
        </w:r>
      </w:del>
      <w:r w:rsidRPr="00A31C26">
        <w:rPr>
          <w:rFonts w:asciiTheme="minorHAnsi" w:hAnsiTheme="minorHAnsi" w:cstheme="minorHAnsi"/>
          <w:b w:val="0"/>
          <w:color w:val="auto"/>
        </w:rPr>
        <w:t xml:space="preserve">ailed scenarios. </w:t>
      </w:r>
    </w:p>
    <w:p w14:paraId="52492C98" w14:textId="005EDD40" w:rsidR="008F1CB9" w:rsidRPr="00A31C26" w:rsidRDefault="008F1CB9" w:rsidP="00EF0FDF">
      <w:pPr>
        <w:pStyle w:val="Normal-Table2"/>
        <w:spacing w:line="276" w:lineRule="auto"/>
        <w:ind w:left="720"/>
        <w:jc w:val="both"/>
        <w:rPr>
          <w:rFonts w:asciiTheme="minorHAnsi" w:hAnsiTheme="minorHAnsi" w:cstheme="minorHAnsi"/>
          <w:b w:val="0"/>
          <w:color w:val="auto"/>
        </w:rPr>
      </w:pPr>
      <w:r w:rsidRPr="00A31C26">
        <w:rPr>
          <w:rFonts w:asciiTheme="minorHAnsi" w:hAnsiTheme="minorHAnsi" w:cstheme="minorHAnsi"/>
          <w:b w:val="0"/>
          <w:color w:val="auto"/>
        </w:rPr>
        <w:t xml:space="preserve">Sprint team will </w:t>
      </w:r>
      <w:ins w:id="41" w:author="Tim Pauley" w:date="2024-06-19T20:50:00Z" w16du:dateUtc="2024-06-20T00:50:00Z">
        <w:r w:rsidR="007119F4">
          <w:rPr>
            <w:rFonts w:asciiTheme="minorHAnsi" w:hAnsiTheme="minorHAnsi" w:cstheme="minorHAnsi"/>
            <w:b w:val="0"/>
            <w:color w:val="auto"/>
          </w:rPr>
          <w:t>t</w:t>
        </w:r>
      </w:ins>
      <w:del w:id="42" w:author="Tim Pauley" w:date="2024-06-19T20:50:00Z" w16du:dateUtc="2024-06-20T00:50:00Z">
        <w:r w:rsidRPr="00A31C26" w:rsidDel="007119F4">
          <w:rPr>
            <w:rFonts w:asciiTheme="minorHAnsi" w:hAnsiTheme="minorHAnsi" w:cstheme="minorHAnsi"/>
            <w:b w:val="0"/>
            <w:color w:val="auto"/>
          </w:rPr>
          <w:delText>T</w:delText>
        </w:r>
      </w:del>
      <w:r w:rsidRPr="00A31C26">
        <w:rPr>
          <w:rFonts w:asciiTheme="minorHAnsi" w:hAnsiTheme="minorHAnsi" w:cstheme="minorHAnsi"/>
          <w:b w:val="0"/>
          <w:color w:val="auto"/>
        </w:rPr>
        <w:t xml:space="preserve">riage all reported defects along with SME’s and prioritize. </w:t>
      </w:r>
      <w:ins w:id="43" w:author="Tim Pauley" w:date="2024-06-19T21:01:00Z" w16du:dateUtc="2024-06-20T01:01:00Z">
        <w:r w:rsidR="00911A98">
          <w:rPr>
            <w:rFonts w:asciiTheme="minorHAnsi" w:hAnsiTheme="minorHAnsi" w:cstheme="minorHAnsi"/>
            <w:b w:val="0"/>
            <w:color w:val="auto"/>
          </w:rPr>
          <w:t xml:space="preserve"> </w:t>
        </w:r>
      </w:ins>
      <w:r w:rsidRPr="00A31C26">
        <w:rPr>
          <w:rFonts w:asciiTheme="minorHAnsi" w:hAnsiTheme="minorHAnsi" w:cstheme="minorHAnsi"/>
          <w:b w:val="0"/>
          <w:color w:val="auto"/>
        </w:rPr>
        <w:t xml:space="preserve">Post defect </w:t>
      </w:r>
      <w:ins w:id="44" w:author="Tim Pauley" w:date="2024-06-19T20:50:00Z" w16du:dateUtc="2024-06-20T00:50:00Z">
        <w:r w:rsidR="007119F4">
          <w:rPr>
            <w:rFonts w:asciiTheme="minorHAnsi" w:hAnsiTheme="minorHAnsi" w:cstheme="minorHAnsi"/>
            <w:b w:val="0"/>
            <w:color w:val="auto"/>
          </w:rPr>
          <w:t>t</w:t>
        </w:r>
      </w:ins>
      <w:del w:id="45" w:author="Tim Pauley" w:date="2024-06-19T20:50:00Z" w16du:dateUtc="2024-06-20T00:50:00Z">
        <w:r w:rsidRPr="00A31C26" w:rsidDel="007119F4">
          <w:rPr>
            <w:rFonts w:asciiTheme="minorHAnsi" w:hAnsiTheme="minorHAnsi" w:cstheme="minorHAnsi"/>
            <w:b w:val="0"/>
            <w:color w:val="auto"/>
          </w:rPr>
          <w:delText>T</w:delText>
        </w:r>
      </w:del>
      <w:r w:rsidRPr="00A31C26">
        <w:rPr>
          <w:rFonts w:asciiTheme="minorHAnsi" w:hAnsiTheme="minorHAnsi" w:cstheme="minorHAnsi"/>
          <w:b w:val="0"/>
          <w:color w:val="auto"/>
        </w:rPr>
        <w:t>riage they are bucketed as Sprint backlog or Product backlog items, and they are scheduled for fix.</w:t>
      </w:r>
      <w:commentRangeEnd w:id="32"/>
      <w:r w:rsidR="00196986">
        <w:rPr>
          <w:rStyle w:val="CommentReference"/>
          <w:rFonts w:ascii="Allianz Neo" w:eastAsiaTheme="minorHAnsi" w:hAnsi="Allianz Neo" w:cstheme="minorBidi"/>
          <w:b w:val="0"/>
          <w:bCs w:val="0"/>
          <w:color w:val="auto"/>
          <w:lang w:val="en-GB" w:eastAsia="en-US"/>
        </w:rPr>
        <w:commentReference w:id="32"/>
      </w:r>
      <w:commentRangeEnd w:id="33"/>
      <w:r w:rsidR="007B0ADD">
        <w:rPr>
          <w:rStyle w:val="CommentReference"/>
          <w:rFonts w:ascii="Allianz Neo" w:eastAsiaTheme="minorHAnsi" w:hAnsi="Allianz Neo" w:cstheme="minorBidi"/>
          <w:b w:val="0"/>
          <w:bCs w:val="0"/>
          <w:color w:val="auto"/>
          <w:lang w:val="en-GB" w:eastAsia="en-US"/>
        </w:rPr>
        <w:commentReference w:id="33"/>
      </w:r>
      <w:r w:rsidRPr="00A31C26">
        <w:rPr>
          <w:rFonts w:asciiTheme="minorHAnsi" w:hAnsiTheme="minorHAnsi" w:cstheme="minorHAnsi"/>
          <w:b w:val="0"/>
          <w:color w:val="auto"/>
        </w:rPr>
        <w:t xml:space="preserve"> </w:t>
      </w:r>
    </w:p>
    <w:p w14:paraId="5C409CD5" w14:textId="77777777" w:rsidR="008F1CB9" w:rsidRPr="00A31C26" w:rsidRDefault="008F1CB9" w:rsidP="00EF0FDF">
      <w:pPr>
        <w:spacing w:before="120"/>
        <w:ind w:left="720"/>
        <w:jc w:val="both"/>
        <w:rPr>
          <w:rFonts w:asciiTheme="minorHAnsi" w:eastAsia="SimSun" w:hAnsiTheme="minorHAnsi" w:cstheme="minorHAnsi"/>
          <w:color w:val="000000" w:themeColor="text1" w:themeShade="80"/>
          <w:sz w:val="20"/>
          <w:szCs w:val="20"/>
          <w:lang w:eastAsia="zh-CN"/>
        </w:rPr>
      </w:pPr>
      <w:commentRangeStart w:id="46"/>
      <w:commentRangeStart w:id="47"/>
      <w:r w:rsidRPr="00A31C26">
        <w:rPr>
          <w:rFonts w:asciiTheme="minorHAnsi" w:eastAsia="SimSun" w:hAnsiTheme="minorHAnsi" w:cstheme="minorHAnsi"/>
          <w:color w:val="000000" w:themeColor="text1" w:themeShade="80"/>
          <w:sz w:val="20"/>
          <w:szCs w:val="20"/>
          <w:lang w:eastAsia="zh-CN"/>
        </w:rPr>
        <w:t>Performance Test</w:t>
      </w:r>
      <w:r w:rsidR="00286DBA">
        <w:rPr>
          <w:rFonts w:asciiTheme="minorHAnsi" w:eastAsia="SimSun" w:hAnsiTheme="minorHAnsi" w:cstheme="minorHAnsi"/>
          <w:color w:val="000000" w:themeColor="text1" w:themeShade="80"/>
          <w:sz w:val="20"/>
          <w:szCs w:val="20"/>
          <w:lang w:eastAsia="zh-CN"/>
        </w:rPr>
        <w:t>ing</w:t>
      </w:r>
      <w:r w:rsidR="00144170" w:rsidRPr="00A31C26">
        <w:rPr>
          <w:rFonts w:asciiTheme="minorHAnsi" w:eastAsia="SimSun" w:hAnsiTheme="minorHAnsi" w:cstheme="minorHAnsi"/>
          <w:color w:val="000000" w:themeColor="text1" w:themeShade="80"/>
          <w:sz w:val="20"/>
          <w:szCs w:val="20"/>
          <w:lang w:eastAsia="zh-CN"/>
        </w:rPr>
        <w:t xml:space="preserve"> </w:t>
      </w:r>
      <w:r w:rsidR="00286DBA">
        <w:rPr>
          <w:rFonts w:asciiTheme="minorHAnsi" w:eastAsia="SimSun" w:hAnsiTheme="minorHAnsi" w:cstheme="minorHAnsi"/>
          <w:color w:val="000000" w:themeColor="text1" w:themeShade="80"/>
          <w:sz w:val="20"/>
          <w:szCs w:val="20"/>
          <w:lang w:eastAsia="zh-CN"/>
        </w:rPr>
        <w:t>w</w:t>
      </w:r>
      <w:r w:rsidR="00144170" w:rsidRPr="00A31C26">
        <w:rPr>
          <w:rFonts w:asciiTheme="minorHAnsi" w:eastAsia="SimSun" w:hAnsiTheme="minorHAnsi" w:cstheme="minorHAnsi"/>
          <w:color w:val="000000" w:themeColor="text1" w:themeShade="80"/>
          <w:sz w:val="20"/>
          <w:szCs w:val="20"/>
          <w:lang w:eastAsia="zh-CN"/>
        </w:rPr>
        <w:t>ill include</w:t>
      </w:r>
      <w:r w:rsidRPr="00A31C26">
        <w:rPr>
          <w:rFonts w:asciiTheme="minorHAnsi" w:eastAsia="SimSun" w:hAnsiTheme="minorHAnsi" w:cstheme="minorHAnsi"/>
          <w:color w:val="000000" w:themeColor="text1" w:themeShade="80"/>
          <w:sz w:val="20"/>
          <w:szCs w:val="20"/>
          <w:lang w:eastAsia="zh-CN"/>
        </w:rPr>
        <w:t xml:space="preserve"> </w:t>
      </w:r>
      <w:r w:rsidR="00144170" w:rsidRPr="00A31C26">
        <w:rPr>
          <w:rFonts w:asciiTheme="minorHAnsi" w:eastAsia="SimSun" w:hAnsiTheme="minorHAnsi" w:cstheme="minorHAnsi"/>
          <w:color w:val="000000" w:themeColor="text1" w:themeShade="80"/>
          <w:sz w:val="20"/>
          <w:szCs w:val="20"/>
          <w:lang w:eastAsia="zh-CN"/>
        </w:rPr>
        <w:t xml:space="preserve">the below </w:t>
      </w:r>
      <w:r w:rsidRPr="00A31C26">
        <w:rPr>
          <w:rFonts w:asciiTheme="minorHAnsi" w:eastAsia="SimSun" w:hAnsiTheme="minorHAnsi" w:cstheme="minorHAnsi"/>
          <w:color w:val="000000" w:themeColor="text1" w:themeShade="80"/>
          <w:sz w:val="20"/>
          <w:szCs w:val="20"/>
          <w:lang w:eastAsia="zh-CN"/>
        </w:rPr>
        <w:t>initiative:</w:t>
      </w:r>
    </w:p>
    <w:p w14:paraId="35CD7A83" w14:textId="77777777" w:rsidR="008F1CB9" w:rsidRPr="00A31C26" w:rsidRDefault="008F1CB9" w:rsidP="00EF0FDF">
      <w:pPr>
        <w:numPr>
          <w:ilvl w:val="0"/>
          <w:numId w:val="24"/>
        </w:numPr>
        <w:spacing w:before="120" w:after="240" w:line="240" w:lineRule="auto"/>
        <w:ind w:left="1571" w:hanging="284"/>
        <w:contextualSpacing/>
        <w:jc w:val="both"/>
        <w:rPr>
          <w:rFonts w:asciiTheme="minorHAnsi" w:eastAsia="SimSun" w:hAnsiTheme="minorHAnsi" w:cstheme="minorHAnsi"/>
          <w:color w:val="000000" w:themeColor="text1" w:themeShade="80"/>
          <w:sz w:val="20"/>
          <w:szCs w:val="20"/>
          <w:lang w:eastAsia="zh-CN"/>
        </w:rPr>
      </w:pPr>
      <w:r w:rsidRPr="00A31C26">
        <w:rPr>
          <w:rFonts w:asciiTheme="minorHAnsi" w:eastAsia="SimSun" w:hAnsiTheme="minorHAnsi" w:cstheme="minorHAnsi"/>
          <w:color w:val="000000" w:themeColor="text1" w:themeShade="80"/>
          <w:sz w:val="20"/>
          <w:szCs w:val="20"/>
          <w:lang w:eastAsia="zh-CN"/>
        </w:rPr>
        <w:t xml:space="preserve">Execute Incremental Load test with different Workload profile distributed between Rating API operations. </w:t>
      </w:r>
    </w:p>
    <w:p w14:paraId="26E1B2FB" w14:textId="77777777" w:rsidR="00C46A43" w:rsidRPr="00487F92" w:rsidRDefault="008F1CB9" w:rsidP="00487F92">
      <w:pPr>
        <w:numPr>
          <w:ilvl w:val="0"/>
          <w:numId w:val="24"/>
        </w:numPr>
        <w:spacing w:before="120" w:after="240" w:line="240" w:lineRule="auto"/>
        <w:ind w:left="1571" w:hanging="284"/>
        <w:contextualSpacing/>
        <w:jc w:val="both"/>
        <w:rPr>
          <w:rFonts w:asciiTheme="minorHAnsi" w:eastAsia="SimSun" w:hAnsiTheme="minorHAnsi" w:cstheme="minorHAnsi"/>
          <w:color w:val="000000" w:themeColor="text1" w:themeShade="80"/>
          <w:sz w:val="20"/>
          <w:szCs w:val="20"/>
          <w:lang w:eastAsia="zh-CN"/>
        </w:rPr>
      </w:pPr>
      <w:r w:rsidRPr="00A31C26">
        <w:rPr>
          <w:rFonts w:asciiTheme="minorHAnsi" w:eastAsia="SimSun" w:hAnsiTheme="minorHAnsi" w:cstheme="minorHAnsi"/>
          <w:color w:val="000000" w:themeColor="text1" w:themeShade="80"/>
          <w:sz w:val="20"/>
          <w:szCs w:val="20"/>
          <w:lang w:eastAsia="zh-CN"/>
        </w:rPr>
        <w:t xml:space="preserve">Execute test at a peak load to observe the </w:t>
      </w:r>
      <w:r w:rsidR="00AB130A" w:rsidRPr="00A31C26">
        <w:rPr>
          <w:rFonts w:asciiTheme="minorHAnsi" w:eastAsia="SimSun" w:hAnsiTheme="minorHAnsi" w:cstheme="minorHAnsi"/>
          <w:color w:val="000000" w:themeColor="text1" w:themeShade="80"/>
          <w:sz w:val="20"/>
          <w:szCs w:val="20"/>
          <w:lang w:eastAsia="zh-CN"/>
        </w:rPr>
        <w:t>behaviour</w:t>
      </w:r>
      <w:r w:rsidRPr="00A31C26">
        <w:rPr>
          <w:rFonts w:asciiTheme="minorHAnsi" w:eastAsia="SimSun" w:hAnsiTheme="minorHAnsi" w:cstheme="minorHAnsi"/>
          <w:color w:val="000000" w:themeColor="text1" w:themeShade="80"/>
          <w:sz w:val="20"/>
          <w:szCs w:val="20"/>
          <w:lang w:eastAsia="zh-CN"/>
        </w:rPr>
        <w:t xml:space="preserve"> of the application.</w:t>
      </w:r>
      <w:r w:rsidR="00C46A43" w:rsidRPr="00487F92">
        <w:rPr>
          <w:rFonts w:asciiTheme="minorHAnsi" w:hAnsiTheme="minorHAnsi" w:cstheme="minorHAnsi"/>
          <w:sz w:val="20"/>
          <w:szCs w:val="20"/>
        </w:rPr>
        <w:t xml:space="preserve"> </w:t>
      </w:r>
      <w:commentRangeEnd w:id="46"/>
      <w:r w:rsidR="00196986">
        <w:rPr>
          <w:rStyle w:val="CommentReference"/>
        </w:rPr>
        <w:commentReference w:id="46"/>
      </w:r>
      <w:commentRangeEnd w:id="47"/>
      <w:r w:rsidR="007B0ADD">
        <w:rPr>
          <w:rStyle w:val="CommentReference"/>
        </w:rPr>
        <w:commentReference w:id="47"/>
      </w:r>
    </w:p>
    <w:p w14:paraId="3B9C1449" w14:textId="5DC8BA08" w:rsidR="00993B01" w:rsidRPr="00A31C26" w:rsidRDefault="00196986" w:rsidP="00EF0FDF">
      <w:pPr>
        <w:pStyle w:val="Heading1"/>
        <w:numPr>
          <w:ilvl w:val="0"/>
          <w:numId w:val="3"/>
        </w:numPr>
        <w:ind w:left="1080"/>
        <w:jc w:val="both"/>
        <w:rPr>
          <w:rFonts w:asciiTheme="minorHAnsi" w:hAnsiTheme="minorHAnsi" w:cstheme="minorHAnsi"/>
          <w:sz w:val="32"/>
          <w:szCs w:val="32"/>
        </w:rPr>
      </w:pPr>
      <w:bookmarkStart w:id="48" w:name="_Toc62040106"/>
      <w:bookmarkStart w:id="49" w:name="_Toc169687018"/>
      <w:bookmarkEnd w:id="48"/>
      <w:ins w:id="50" w:author="Tim Pauley" w:date="2024-06-19T21:29:00Z" w16du:dateUtc="2024-06-20T01:29:00Z">
        <w:r>
          <w:rPr>
            <w:rFonts w:asciiTheme="minorHAnsi" w:hAnsiTheme="minorHAnsi" w:cstheme="minorHAnsi"/>
            <w:sz w:val="32"/>
            <w:szCs w:val="32"/>
          </w:rPr>
          <w:t xml:space="preserve">Project </w:t>
        </w:r>
      </w:ins>
      <w:r w:rsidR="00A40F07" w:rsidRPr="00A31C26">
        <w:rPr>
          <w:rFonts w:asciiTheme="minorHAnsi" w:hAnsiTheme="minorHAnsi" w:cstheme="minorHAnsi"/>
          <w:sz w:val="32"/>
          <w:szCs w:val="32"/>
        </w:rPr>
        <w:t>Test</w:t>
      </w:r>
      <w:ins w:id="51" w:author="Tim Pauley" w:date="2024-06-19T21:29:00Z" w16du:dateUtc="2024-06-20T01:29:00Z">
        <w:r>
          <w:rPr>
            <w:rFonts w:asciiTheme="minorHAnsi" w:hAnsiTheme="minorHAnsi" w:cstheme="minorHAnsi"/>
            <w:sz w:val="32"/>
            <w:szCs w:val="32"/>
          </w:rPr>
          <w:t>ing</w:t>
        </w:r>
      </w:ins>
      <w:r w:rsidR="00A40F07" w:rsidRPr="00A31C26">
        <w:rPr>
          <w:rFonts w:asciiTheme="minorHAnsi" w:hAnsiTheme="minorHAnsi" w:cstheme="minorHAnsi"/>
          <w:sz w:val="32"/>
          <w:szCs w:val="32"/>
        </w:rPr>
        <w:t xml:space="preserve"> Approach</w:t>
      </w:r>
      <w:bookmarkEnd w:id="49"/>
    </w:p>
    <w:p w14:paraId="6DC30AD6" w14:textId="77777777" w:rsidR="002C41BF" w:rsidRPr="00A31C26" w:rsidRDefault="002C41BF" w:rsidP="00EF0FDF">
      <w:pPr>
        <w:pStyle w:val="ListParagraph"/>
        <w:jc w:val="both"/>
        <w:rPr>
          <w:rFonts w:asciiTheme="minorHAnsi" w:eastAsia="Times New Roman" w:hAnsiTheme="minorHAnsi" w:cstheme="minorHAnsi"/>
          <w:bCs/>
          <w:sz w:val="20"/>
          <w:szCs w:val="20"/>
          <w:lang w:val="en-IN" w:eastAsia="en-IN"/>
        </w:rPr>
      </w:pPr>
    </w:p>
    <w:p w14:paraId="6E83972B" w14:textId="5DD0C3C2" w:rsidR="005A58CB" w:rsidRDefault="00144170" w:rsidP="00EF0FDF">
      <w:pPr>
        <w:pStyle w:val="ListParagraph"/>
        <w:jc w:val="both"/>
        <w:rPr>
          <w:rFonts w:asciiTheme="minorHAnsi" w:eastAsia="Times New Roman" w:hAnsiTheme="minorHAnsi" w:cstheme="minorHAnsi"/>
          <w:bCs/>
          <w:sz w:val="20"/>
          <w:szCs w:val="20"/>
          <w:lang w:val="en-IN" w:eastAsia="en-IN"/>
        </w:rPr>
      </w:pPr>
      <w:r w:rsidRPr="00A31C26">
        <w:rPr>
          <w:rFonts w:asciiTheme="minorHAnsi" w:eastAsia="Times New Roman" w:hAnsiTheme="minorHAnsi" w:cstheme="minorHAnsi"/>
          <w:bCs/>
          <w:sz w:val="20"/>
          <w:szCs w:val="20"/>
          <w:lang w:val="en-IN" w:eastAsia="en-IN"/>
        </w:rPr>
        <w:t xml:space="preserve">The project will follow the </w:t>
      </w:r>
      <w:r w:rsidR="005A58CB" w:rsidRPr="00A31C26">
        <w:rPr>
          <w:rFonts w:asciiTheme="minorHAnsi" w:eastAsia="Times New Roman" w:hAnsiTheme="minorHAnsi" w:cstheme="minorHAnsi"/>
          <w:bCs/>
          <w:sz w:val="20"/>
          <w:szCs w:val="20"/>
          <w:lang w:val="en-IN" w:eastAsia="en-IN"/>
        </w:rPr>
        <w:t xml:space="preserve">Agile methodology, emphasizing iterative and incremental testing throughout development. It involves close collaboration between testers, developers, and stakeholders, enabling continuous feedback and frequent testing cycles. This approach is applicable for </w:t>
      </w:r>
      <w:del w:id="52" w:author="Tim Pauley" w:date="2024-06-19T21:02:00Z" w16du:dateUtc="2024-06-20T01:02:00Z">
        <w:r w:rsidR="005A58CB" w:rsidRPr="00A31C26" w:rsidDel="00911A98">
          <w:rPr>
            <w:rFonts w:asciiTheme="minorHAnsi" w:eastAsia="Times New Roman" w:hAnsiTheme="minorHAnsi" w:cstheme="minorHAnsi"/>
            <w:bCs/>
            <w:sz w:val="20"/>
            <w:szCs w:val="20"/>
            <w:lang w:val="en-IN" w:eastAsia="en-IN"/>
          </w:rPr>
          <w:delText xml:space="preserve">all </w:delText>
        </w:r>
      </w:del>
      <w:r w:rsidR="005A58CB" w:rsidRPr="00A31C26">
        <w:rPr>
          <w:rFonts w:asciiTheme="minorHAnsi" w:eastAsia="Times New Roman" w:hAnsiTheme="minorHAnsi" w:cstheme="minorHAnsi"/>
          <w:bCs/>
          <w:sz w:val="20"/>
          <w:szCs w:val="20"/>
          <w:lang w:val="en-IN" w:eastAsia="en-IN"/>
        </w:rPr>
        <w:t xml:space="preserve">new </w:t>
      </w:r>
      <w:commentRangeStart w:id="53"/>
      <w:commentRangeStart w:id="54"/>
      <w:ins w:id="55" w:author="Tim Pauley" w:date="2024-06-19T21:02:00Z" w16du:dateUtc="2024-06-20T01:02:00Z">
        <w:r w:rsidR="00911A98">
          <w:rPr>
            <w:rFonts w:asciiTheme="minorHAnsi" w:eastAsia="Times New Roman" w:hAnsiTheme="minorHAnsi" w:cstheme="minorHAnsi"/>
            <w:bCs/>
            <w:sz w:val="20"/>
            <w:szCs w:val="20"/>
            <w:lang w:val="en-IN" w:eastAsia="en-IN"/>
          </w:rPr>
          <w:t xml:space="preserve">application </w:t>
        </w:r>
      </w:ins>
      <w:r w:rsidR="005A58CB" w:rsidRPr="00A31C26">
        <w:rPr>
          <w:rFonts w:asciiTheme="minorHAnsi" w:eastAsia="Times New Roman" w:hAnsiTheme="minorHAnsi" w:cstheme="minorHAnsi"/>
          <w:bCs/>
          <w:sz w:val="20"/>
          <w:szCs w:val="20"/>
          <w:lang w:val="en-IN" w:eastAsia="en-IN"/>
        </w:rPr>
        <w:t>development</w:t>
      </w:r>
      <w:commentRangeEnd w:id="53"/>
      <w:r w:rsidR="00356C3C">
        <w:rPr>
          <w:rStyle w:val="CommentReference"/>
        </w:rPr>
        <w:commentReference w:id="53"/>
      </w:r>
      <w:commentRangeEnd w:id="54"/>
      <w:r w:rsidR="007B0ADD">
        <w:rPr>
          <w:rStyle w:val="CommentReference"/>
        </w:rPr>
        <w:commentReference w:id="54"/>
      </w:r>
      <w:del w:id="56" w:author="Tim Pauley" w:date="2024-06-19T21:02:00Z" w16du:dateUtc="2024-06-20T01:02:00Z">
        <w:r w:rsidR="005A58CB" w:rsidRPr="00A31C26" w:rsidDel="00911A98">
          <w:rPr>
            <w:rFonts w:asciiTheme="minorHAnsi" w:eastAsia="Times New Roman" w:hAnsiTheme="minorHAnsi" w:cstheme="minorHAnsi"/>
            <w:bCs/>
            <w:sz w:val="20"/>
            <w:szCs w:val="20"/>
            <w:lang w:val="en-IN" w:eastAsia="en-IN"/>
          </w:rPr>
          <w:delText>s</w:delText>
        </w:r>
      </w:del>
      <w:r w:rsidR="005A58CB" w:rsidRPr="00A31C26">
        <w:rPr>
          <w:rFonts w:asciiTheme="minorHAnsi" w:eastAsia="Times New Roman" w:hAnsiTheme="minorHAnsi" w:cstheme="minorHAnsi"/>
          <w:bCs/>
          <w:sz w:val="20"/>
          <w:szCs w:val="20"/>
          <w:lang w:val="en-IN" w:eastAsia="en-IN"/>
        </w:rPr>
        <w:t>.</w:t>
      </w:r>
    </w:p>
    <w:p w14:paraId="494B4E52" w14:textId="77777777" w:rsidR="00EA21C2" w:rsidRPr="00A31C26" w:rsidRDefault="00EA21C2" w:rsidP="00EF0FDF">
      <w:pPr>
        <w:pStyle w:val="ListParagraph"/>
        <w:jc w:val="both"/>
        <w:rPr>
          <w:rFonts w:asciiTheme="minorHAnsi" w:eastAsia="Times New Roman" w:hAnsiTheme="minorHAnsi" w:cstheme="minorHAnsi"/>
          <w:bCs/>
          <w:sz w:val="20"/>
          <w:szCs w:val="20"/>
          <w:lang w:val="en-IN" w:eastAsia="en-IN"/>
        </w:rPr>
      </w:pPr>
    </w:p>
    <w:p w14:paraId="690889CF" w14:textId="77777777" w:rsidR="002C41BF" w:rsidRPr="00A31C26" w:rsidRDefault="00EA21C2" w:rsidP="00EF0FDF">
      <w:pPr>
        <w:pStyle w:val="ListParagraph"/>
        <w:jc w:val="both"/>
        <w:rPr>
          <w:rFonts w:asciiTheme="minorHAnsi" w:eastAsia="Times New Roman" w:hAnsiTheme="minorHAnsi" w:cstheme="minorHAnsi"/>
          <w:bCs/>
          <w:sz w:val="20"/>
          <w:szCs w:val="20"/>
          <w:lang w:val="en-IN" w:eastAsia="en-IN"/>
        </w:rPr>
      </w:pPr>
      <w:r>
        <w:rPr>
          <w:rFonts w:asciiTheme="minorHAnsi" w:eastAsia="Times New Roman" w:hAnsiTheme="minorHAnsi" w:cstheme="minorHAnsi"/>
          <w:bCs/>
          <w:noProof/>
          <w:sz w:val="20"/>
          <w:szCs w:val="20"/>
          <w:lang w:val="en-IN" w:eastAsia="en-IN"/>
        </w:rPr>
        <w:lastRenderedPageBreak/>
        <w:drawing>
          <wp:inline distT="0" distB="0" distL="0" distR="0" wp14:anchorId="4111620E" wp14:editId="52EB947E">
            <wp:extent cx="5654675" cy="2741561"/>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0718" cy="2754187"/>
                    </a:xfrm>
                    <a:prstGeom prst="rect">
                      <a:avLst/>
                    </a:prstGeom>
                    <a:noFill/>
                  </pic:spPr>
                </pic:pic>
              </a:graphicData>
            </a:graphic>
          </wp:inline>
        </w:drawing>
      </w:r>
    </w:p>
    <w:p w14:paraId="079BCB3B" w14:textId="77777777" w:rsidR="005A58CB" w:rsidRPr="00A31C26" w:rsidRDefault="005A58CB" w:rsidP="00EF0FDF">
      <w:pPr>
        <w:pStyle w:val="ListParagraph"/>
        <w:ind w:left="360"/>
        <w:jc w:val="both"/>
        <w:rPr>
          <w:rFonts w:asciiTheme="minorHAnsi" w:eastAsia="Times New Roman" w:hAnsiTheme="minorHAnsi" w:cstheme="minorHAnsi"/>
          <w:bCs/>
          <w:sz w:val="20"/>
          <w:szCs w:val="20"/>
          <w:lang w:val="en-IN" w:eastAsia="en-IN"/>
        </w:rPr>
      </w:pPr>
    </w:p>
    <w:p w14:paraId="7ED041AA" w14:textId="77777777" w:rsidR="005A58CB" w:rsidRPr="00A31C26" w:rsidRDefault="005A58CB" w:rsidP="00EF0FDF">
      <w:pPr>
        <w:pStyle w:val="ListParagraph"/>
        <w:ind w:left="360"/>
        <w:jc w:val="both"/>
        <w:rPr>
          <w:rFonts w:asciiTheme="minorHAnsi" w:eastAsia="Times New Roman" w:hAnsiTheme="minorHAnsi" w:cstheme="minorHAnsi"/>
          <w:bCs/>
          <w:sz w:val="20"/>
          <w:szCs w:val="20"/>
          <w:lang w:val="en-IN" w:eastAsia="en-IN"/>
        </w:rPr>
      </w:pPr>
    </w:p>
    <w:p w14:paraId="16740F8C" w14:textId="77777777" w:rsidR="005A58CB" w:rsidRPr="00A31C26" w:rsidRDefault="005A58CB" w:rsidP="00EF0FDF">
      <w:pPr>
        <w:pStyle w:val="ListParagraph"/>
        <w:ind w:left="360"/>
        <w:jc w:val="both"/>
        <w:rPr>
          <w:rFonts w:asciiTheme="minorHAnsi" w:eastAsia="Times New Roman" w:hAnsiTheme="minorHAnsi" w:cstheme="minorHAnsi"/>
          <w:bCs/>
          <w:sz w:val="20"/>
          <w:szCs w:val="20"/>
          <w:lang w:val="en-IN" w:eastAsia="en-IN"/>
        </w:rPr>
      </w:pPr>
    </w:p>
    <w:p w14:paraId="7D8519D7" w14:textId="77777777" w:rsidR="005A58CB" w:rsidRPr="00A31C26" w:rsidRDefault="00144170" w:rsidP="00EF0FDF">
      <w:pPr>
        <w:pStyle w:val="ListParagraph"/>
        <w:jc w:val="both"/>
        <w:rPr>
          <w:rFonts w:asciiTheme="minorHAnsi" w:eastAsia="Times New Roman" w:hAnsiTheme="minorHAnsi" w:cstheme="minorHAnsi"/>
          <w:bCs/>
          <w:sz w:val="20"/>
          <w:szCs w:val="20"/>
          <w:lang w:val="en-IN" w:eastAsia="en-IN"/>
        </w:rPr>
      </w:pPr>
      <w:r w:rsidRPr="00A31C26">
        <w:rPr>
          <w:rFonts w:asciiTheme="minorHAnsi" w:eastAsia="Times New Roman" w:hAnsiTheme="minorHAnsi" w:cstheme="minorHAnsi"/>
          <w:bCs/>
          <w:sz w:val="20"/>
          <w:szCs w:val="20"/>
          <w:lang w:val="en-IN" w:eastAsia="en-IN"/>
        </w:rPr>
        <w:t xml:space="preserve">Automation </w:t>
      </w:r>
      <w:r w:rsidR="005A58CB" w:rsidRPr="00A31C26">
        <w:rPr>
          <w:rFonts w:asciiTheme="minorHAnsi" w:eastAsia="Times New Roman" w:hAnsiTheme="minorHAnsi" w:cstheme="minorHAnsi"/>
          <w:bCs/>
          <w:sz w:val="20"/>
          <w:szCs w:val="20"/>
          <w:lang w:val="en-IN" w:eastAsia="en-IN"/>
        </w:rPr>
        <w:t xml:space="preserve">Regression-Based Approach to focus on ensuring that modifications or enhancements to the software do not introduce new defects or impact existing functionalities. Regression testing validates system stability after changes. This approach is applicable for all change requests and bug fixes. </w:t>
      </w:r>
    </w:p>
    <w:p w14:paraId="763D3ED8" w14:textId="77777777" w:rsidR="005A58CB" w:rsidRPr="00A31C26" w:rsidRDefault="005A58CB" w:rsidP="00EF0FDF">
      <w:pPr>
        <w:pStyle w:val="ListParagraph"/>
        <w:jc w:val="both"/>
        <w:rPr>
          <w:rFonts w:asciiTheme="minorHAnsi" w:eastAsia="Times New Roman" w:hAnsiTheme="minorHAnsi" w:cstheme="minorHAnsi"/>
          <w:bCs/>
          <w:sz w:val="20"/>
          <w:szCs w:val="20"/>
          <w:lang w:val="en-IN" w:eastAsia="en-IN"/>
        </w:rPr>
      </w:pPr>
    </w:p>
    <w:p w14:paraId="26A0DA7C" w14:textId="77777777" w:rsidR="005A58CB" w:rsidRPr="00A31C26" w:rsidRDefault="005A58CB" w:rsidP="00EF0FDF">
      <w:pPr>
        <w:pStyle w:val="ListParagraph"/>
        <w:jc w:val="both"/>
        <w:rPr>
          <w:rFonts w:asciiTheme="minorHAnsi" w:eastAsia="Times New Roman" w:hAnsiTheme="minorHAnsi" w:cstheme="minorHAnsi"/>
          <w:bCs/>
          <w:sz w:val="20"/>
          <w:szCs w:val="20"/>
          <w:lang w:val="en-IN" w:eastAsia="en-IN"/>
        </w:rPr>
      </w:pPr>
      <w:r w:rsidRPr="00A31C26">
        <w:rPr>
          <w:rFonts w:asciiTheme="minorHAnsi" w:eastAsia="Times New Roman" w:hAnsiTheme="minorHAnsi" w:cstheme="minorHAnsi"/>
          <w:bCs/>
          <w:sz w:val="20"/>
          <w:szCs w:val="20"/>
          <w:lang w:val="en-IN" w:eastAsia="en-IN"/>
        </w:rPr>
        <w:t xml:space="preserve">Analytical Approach applicable for Data migration and Parallel testing scenarios. </w:t>
      </w:r>
      <w:commentRangeStart w:id="57"/>
      <w:commentRangeStart w:id="58"/>
      <w:r w:rsidRPr="00A31C26">
        <w:rPr>
          <w:rFonts w:asciiTheme="minorHAnsi" w:eastAsia="Times New Roman" w:hAnsiTheme="minorHAnsi" w:cstheme="minorHAnsi"/>
          <w:bCs/>
          <w:sz w:val="20"/>
          <w:szCs w:val="20"/>
          <w:lang w:val="en-IN" w:eastAsia="en-IN"/>
        </w:rPr>
        <w:t>Analyse requirements, risks, and critical functionalities to determine the testing scope and prioritize test activities accordingly</w:t>
      </w:r>
      <w:commentRangeEnd w:id="57"/>
      <w:r w:rsidR="00911A98">
        <w:rPr>
          <w:rStyle w:val="CommentReference"/>
        </w:rPr>
        <w:commentReference w:id="57"/>
      </w:r>
      <w:commentRangeEnd w:id="58"/>
      <w:r w:rsidR="003B7B64">
        <w:rPr>
          <w:rStyle w:val="CommentReference"/>
        </w:rPr>
        <w:commentReference w:id="58"/>
      </w:r>
      <w:r w:rsidRPr="00A31C26">
        <w:rPr>
          <w:rFonts w:asciiTheme="minorHAnsi" w:eastAsia="Times New Roman" w:hAnsiTheme="minorHAnsi" w:cstheme="minorHAnsi"/>
          <w:bCs/>
          <w:sz w:val="20"/>
          <w:szCs w:val="20"/>
          <w:lang w:val="en-IN" w:eastAsia="en-IN"/>
        </w:rPr>
        <w:t xml:space="preserve">. </w:t>
      </w:r>
      <w:commentRangeStart w:id="59"/>
      <w:commentRangeStart w:id="60"/>
      <w:r w:rsidRPr="00A31C26">
        <w:rPr>
          <w:rFonts w:asciiTheme="minorHAnsi" w:eastAsia="Times New Roman" w:hAnsiTheme="minorHAnsi" w:cstheme="minorHAnsi"/>
          <w:bCs/>
          <w:sz w:val="20"/>
          <w:szCs w:val="20"/>
          <w:lang w:val="en-IN" w:eastAsia="en-IN"/>
        </w:rPr>
        <w:t>Hybrid testing approach used for integration testing.</w:t>
      </w:r>
      <w:commentRangeEnd w:id="59"/>
      <w:r w:rsidR="00911A98">
        <w:rPr>
          <w:rStyle w:val="CommentReference"/>
        </w:rPr>
        <w:commentReference w:id="59"/>
      </w:r>
      <w:commentRangeEnd w:id="60"/>
      <w:r w:rsidR="003B7B64">
        <w:rPr>
          <w:rStyle w:val="CommentReference"/>
        </w:rPr>
        <w:commentReference w:id="60"/>
      </w:r>
    </w:p>
    <w:p w14:paraId="03EA7DD3" w14:textId="77777777" w:rsidR="005A58CB" w:rsidRPr="00A31C26" w:rsidRDefault="005A58CB" w:rsidP="00EF0FDF">
      <w:pPr>
        <w:pStyle w:val="ListParagraph"/>
        <w:ind w:left="360"/>
        <w:jc w:val="both"/>
        <w:rPr>
          <w:rFonts w:asciiTheme="minorHAnsi" w:eastAsia="Times New Roman" w:hAnsiTheme="minorHAnsi" w:cstheme="minorHAnsi"/>
          <w:bCs/>
          <w:sz w:val="20"/>
          <w:szCs w:val="20"/>
          <w:lang w:val="en-IN" w:eastAsia="en-IN"/>
        </w:rPr>
      </w:pPr>
    </w:p>
    <w:p w14:paraId="55E9B2A9" w14:textId="0931C9F3" w:rsidR="005A58CB" w:rsidRDefault="005A58CB" w:rsidP="00487F92">
      <w:pPr>
        <w:pStyle w:val="ListParagraph"/>
        <w:jc w:val="both"/>
        <w:rPr>
          <w:rFonts w:asciiTheme="minorHAnsi" w:eastAsia="Times New Roman" w:hAnsiTheme="minorHAnsi" w:cstheme="minorHAnsi"/>
          <w:bCs/>
          <w:sz w:val="20"/>
          <w:szCs w:val="20"/>
          <w:lang w:val="en-IN" w:eastAsia="en-IN"/>
        </w:rPr>
      </w:pPr>
      <w:r w:rsidRPr="00A31C26">
        <w:rPr>
          <w:rFonts w:asciiTheme="minorHAnsi" w:eastAsia="Times New Roman" w:hAnsiTheme="minorHAnsi" w:cstheme="minorHAnsi"/>
          <w:bCs/>
          <w:sz w:val="20"/>
          <w:szCs w:val="20"/>
          <w:lang w:val="en-IN" w:eastAsia="en-IN"/>
        </w:rPr>
        <w:t>The</w:t>
      </w:r>
      <w:r w:rsidR="00487F92">
        <w:rPr>
          <w:rFonts w:asciiTheme="minorHAnsi" w:eastAsia="Times New Roman" w:hAnsiTheme="minorHAnsi" w:cstheme="minorHAnsi"/>
          <w:bCs/>
          <w:sz w:val="20"/>
          <w:szCs w:val="20"/>
          <w:lang w:val="en-IN" w:eastAsia="en-IN"/>
        </w:rPr>
        <w:t xml:space="preserve">re </w:t>
      </w:r>
      <w:ins w:id="61" w:author="Tim Pauley" w:date="2024-06-19T21:05:00Z" w16du:dateUtc="2024-06-20T01:05:00Z">
        <w:r w:rsidR="00911A98">
          <w:rPr>
            <w:rFonts w:asciiTheme="minorHAnsi" w:eastAsia="Times New Roman" w:hAnsiTheme="minorHAnsi" w:cstheme="minorHAnsi"/>
            <w:bCs/>
            <w:sz w:val="20"/>
            <w:szCs w:val="20"/>
            <w:lang w:val="en-IN" w:eastAsia="en-IN"/>
          </w:rPr>
          <w:t>are seven</w:t>
        </w:r>
      </w:ins>
      <w:ins w:id="62" w:author="Tim Pauley" w:date="2024-06-19T21:06:00Z" w16du:dateUtc="2024-06-20T01:06:00Z">
        <w:r w:rsidR="00911A98">
          <w:rPr>
            <w:rFonts w:asciiTheme="minorHAnsi" w:eastAsia="Times New Roman" w:hAnsiTheme="minorHAnsi" w:cstheme="minorHAnsi"/>
            <w:bCs/>
            <w:sz w:val="20"/>
            <w:szCs w:val="20"/>
            <w:lang w:val="en-IN" w:eastAsia="en-IN"/>
          </w:rPr>
          <w:t xml:space="preserve"> 2-week sprints planned for the build / configuration </w:t>
        </w:r>
      </w:ins>
      <w:ins w:id="63" w:author="Tim Pauley" w:date="2024-06-19T21:07:00Z" w16du:dateUtc="2024-06-20T01:07:00Z">
        <w:r w:rsidR="000E64B4">
          <w:rPr>
            <w:rFonts w:asciiTheme="minorHAnsi" w:eastAsia="Times New Roman" w:hAnsiTheme="minorHAnsi" w:cstheme="minorHAnsi"/>
            <w:bCs/>
            <w:sz w:val="20"/>
            <w:szCs w:val="20"/>
            <w:lang w:val="en-IN" w:eastAsia="en-IN"/>
          </w:rPr>
          <w:t xml:space="preserve">phase </w:t>
        </w:r>
      </w:ins>
      <w:ins w:id="64" w:author="Tim Pauley" w:date="2024-06-19T21:06:00Z" w16du:dateUtc="2024-06-20T01:06:00Z">
        <w:r w:rsidR="00911A98">
          <w:rPr>
            <w:rFonts w:asciiTheme="minorHAnsi" w:eastAsia="Times New Roman" w:hAnsiTheme="minorHAnsi" w:cstheme="minorHAnsi"/>
            <w:bCs/>
            <w:sz w:val="20"/>
            <w:szCs w:val="20"/>
            <w:lang w:val="en-IN" w:eastAsia="en-IN"/>
          </w:rPr>
          <w:t xml:space="preserve">of </w:t>
        </w:r>
      </w:ins>
      <w:ins w:id="65" w:author="Tim Pauley" w:date="2024-06-19T21:07:00Z" w16du:dateUtc="2024-06-20T01:07:00Z">
        <w:r w:rsidR="000E64B4">
          <w:rPr>
            <w:rFonts w:asciiTheme="minorHAnsi" w:eastAsia="Times New Roman" w:hAnsiTheme="minorHAnsi" w:cstheme="minorHAnsi"/>
            <w:bCs/>
            <w:sz w:val="20"/>
            <w:szCs w:val="20"/>
            <w:lang w:val="en-IN" w:eastAsia="en-IN"/>
          </w:rPr>
          <w:t xml:space="preserve">the </w:t>
        </w:r>
      </w:ins>
      <w:ins w:id="66" w:author="Tim Pauley" w:date="2024-06-19T21:06:00Z" w16du:dateUtc="2024-06-20T01:06:00Z">
        <w:r w:rsidR="00911A98">
          <w:rPr>
            <w:rFonts w:asciiTheme="minorHAnsi" w:eastAsia="Times New Roman" w:hAnsiTheme="minorHAnsi" w:cstheme="minorHAnsi"/>
            <w:bCs/>
            <w:sz w:val="20"/>
            <w:szCs w:val="20"/>
            <w:lang w:val="en-IN" w:eastAsia="en-IN"/>
          </w:rPr>
          <w:t xml:space="preserve">C-PRISM </w:t>
        </w:r>
      </w:ins>
      <w:ins w:id="67" w:author="Tim Pauley" w:date="2024-06-19T21:07:00Z" w16du:dateUtc="2024-06-20T01:07:00Z">
        <w:r w:rsidR="000E64B4">
          <w:rPr>
            <w:rFonts w:asciiTheme="minorHAnsi" w:eastAsia="Times New Roman" w:hAnsiTheme="minorHAnsi" w:cstheme="minorHAnsi"/>
            <w:bCs/>
            <w:sz w:val="20"/>
            <w:szCs w:val="20"/>
            <w:lang w:val="en-IN" w:eastAsia="en-IN"/>
          </w:rPr>
          <w:t xml:space="preserve">implementation.  </w:t>
        </w:r>
      </w:ins>
      <w:del w:id="68" w:author="Tim Pauley" w:date="2024-06-19T21:07:00Z" w16du:dateUtc="2024-06-20T01:07:00Z">
        <w:r w:rsidR="00487F92" w:rsidDel="000E64B4">
          <w:rPr>
            <w:rFonts w:asciiTheme="minorHAnsi" w:eastAsia="Times New Roman" w:hAnsiTheme="minorHAnsi" w:cstheme="minorHAnsi"/>
            <w:bCs/>
            <w:sz w:val="20"/>
            <w:szCs w:val="20"/>
            <w:lang w:val="en-IN" w:eastAsia="en-IN"/>
          </w:rPr>
          <w:delText>will be total 7 sprints and each sprint will be for t</w:delText>
        </w:r>
        <w:r w:rsidRPr="00A31C26" w:rsidDel="000E64B4">
          <w:rPr>
            <w:rFonts w:asciiTheme="minorHAnsi" w:eastAsia="Times New Roman" w:hAnsiTheme="minorHAnsi" w:cstheme="minorHAnsi"/>
            <w:bCs/>
            <w:sz w:val="20"/>
            <w:szCs w:val="20"/>
            <w:lang w:val="en-IN" w:eastAsia="en-IN"/>
          </w:rPr>
          <w:delText xml:space="preserve">wo </w:delText>
        </w:r>
        <w:r w:rsidR="00487F92" w:rsidRPr="00A31C26" w:rsidDel="000E64B4">
          <w:rPr>
            <w:rFonts w:asciiTheme="minorHAnsi" w:eastAsia="Times New Roman" w:hAnsiTheme="minorHAnsi" w:cstheme="minorHAnsi"/>
            <w:bCs/>
            <w:sz w:val="20"/>
            <w:szCs w:val="20"/>
            <w:lang w:val="en-IN" w:eastAsia="en-IN"/>
          </w:rPr>
          <w:delText>weeks</w:delText>
        </w:r>
        <w:r w:rsidR="00286DBA" w:rsidDel="000E64B4">
          <w:rPr>
            <w:rFonts w:asciiTheme="minorHAnsi" w:eastAsia="Times New Roman" w:hAnsiTheme="minorHAnsi" w:cstheme="minorHAnsi"/>
            <w:bCs/>
            <w:sz w:val="20"/>
            <w:szCs w:val="20"/>
            <w:lang w:val="en-IN" w:eastAsia="en-IN"/>
          </w:rPr>
          <w:delText xml:space="preserve"> and cover multiple phases of testing.</w:delText>
        </w:r>
        <w:r w:rsidR="008D0A31" w:rsidDel="000E64B4">
          <w:rPr>
            <w:rFonts w:asciiTheme="minorHAnsi" w:eastAsia="Times New Roman" w:hAnsiTheme="minorHAnsi" w:cstheme="minorHAnsi"/>
            <w:bCs/>
            <w:sz w:val="20"/>
            <w:szCs w:val="20"/>
            <w:lang w:val="en-IN" w:eastAsia="en-IN"/>
          </w:rPr>
          <w:delText xml:space="preserve"> </w:delText>
        </w:r>
        <w:r w:rsidR="00286DBA" w:rsidDel="000E64B4">
          <w:rPr>
            <w:rFonts w:asciiTheme="minorHAnsi" w:eastAsia="Times New Roman" w:hAnsiTheme="minorHAnsi" w:cstheme="minorHAnsi"/>
            <w:bCs/>
            <w:sz w:val="20"/>
            <w:szCs w:val="20"/>
            <w:lang w:val="en-IN" w:eastAsia="en-IN"/>
          </w:rPr>
          <w:delText xml:space="preserve"> </w:delText>
        </w:r>
      </w:del>
      <w:r w:rsidR="00286DBA">
        <w:rPr>
          <w:rFonts w:asciiTheme="minorHAnsi" w:eastAsia="Times New Roman" w:hAnsiTheme="minorHAnsi" w:cstheme="minorHAnsi"/>
          <w:bCs/>
          <w:sz w:val="20"/>
          <w:szCs w:val="20"/>
          <w:lang w:val="en-IN" w:eastAsia="en-IN"/>
        </w:rPr>
        <w:t xml:space="preserve">Each </w:t>
      </w:r>
      <w:r w:rsidR="008D0A31">
        <w:rPr>
          <w:rFonts w:asciiTheme="minorHAnsi" w:eastAsia="Times New Roman" w:hAnsiTheme="minorHAnsi" w:cstheme="minorHAnsi"/>
          <w:bCs/>
          <w:sz w:val="20"/>
          <w:szCs w:val="20"/>
          <w:lang w:val="en-IN" w:eastAsia="en-IN"/>
        </w:rPr>
        <w:t xml:space="preserve">phase </w:t>
      </w:r>
      <w:ins w:id="69" w:author="Tim Pauley" w:date="2024-06-19T21:24:00Z" w16du:dateUtc="2024-06-20T01:24:00Z">
        <w:r w:rsidR="00583FA0">
          <w:rPr>
            <w:rFonts w:asciiTheme="minorHAnsi" w:eastAsia="Times New Roman" w:hAnsiTheme="minorHAnsi" w:cstheme="minorHAnsi"/>
            <w:bCs/>
            <w:sz w:val="20"/>
            <w:szCs w:val="20"/>
            <w:lang w:val="en-IN" w:eastAsia="en-IN"/>
          </w:rPr>
          <w:t xml:space="preserve">of the project </w:t>
        </w:r>
      </w:ins>
      <w:r w:rsidR="008D0A31">
        <w:rPr>
          <w:rFonts w:asciiTheme="minorHAnsi" w:eastAsia="Times New Roman" w:hAnsiTheme="minorHAnsi" w:cstheme="minorHAnsi"/>
          <w:bCs/>
          <w:sz w:val="20"/>
          <w:szCs w:val="20"/>
          <w:lang w:val="en-IN" w:eastAsia="en-IN"/>
        </w:rPr>
        <w:t xml:space="preserve">will have set of activities along with responsibility </w:t>
      </w:r>
      <w:r w:rsidR="00487F92">
        <w:rPr>
          <w:rFonts w:asciiTheme="minorHAnsi" w:eastAsia="Times New Roman" w:hAnsiTheme="minorHAnsi" w:cstheme="minorHAnsi"/>
          <w:bCs/>
          <w:sz w:val="20"/>
          <w:szCs w:val="20"/>
          <w:lang w:val="en-IN" w:eastAsia="en-IN"/>
        </w:rPr>
        <w:t>and</w:t>
      </w:r>
      <w:r w:rsidR="008D0A31">
        <w:rPr>
          <w:rFonts w:asciiTheme="minorHAnsi" w:eastAsia="Times New Roman" w:hAnsiTheme="minorHAnsi" w:cstheme="minorHAnsi"/>
          <w:bCs/>
          <w:sz w:val="20"/>
          <w:szCs w:val="20"/>
          <w:lang w:val="en-IN" w:eastAsia="en-IN"/>
        </w:rPr>
        <w:t xml:space="preserve"> exit criteria</w:t>
      </w:r>
      <w:ins w:id="70" w:author="Tim Pauley" w:date="2024-06-19T21:25:00Z" w16du:dateUtc="2024-06-20T01:25:00Z">
        <w:r w:rsidR="00583FA0">
          <w:rPr>
            <w:rFonts w:asciiTheme="minorHAnsi" w:eastAsia="Times New Roman" w:hAnsiTheme="minorHAnsi" w:cstheme="minorHAnsi"/>
            <w:bCs/>
            <w:sz w:val="20"/>
            <w:szCs w:val="20"/>
            <w:lang w:val="en-IN" w:eastAsia="en-IN"/>
          </w:rPr>
          <w:t>, which are described in this testing strategy document.</w:t>
        </w:r>
      </w:ins>
      <w:del w:id="71" w:author="Tim Pauley" w:date="2024-06-19T21:25:00Z" w16du:dateUtc="2024-06-20T01:25:00Z">
        <w:r w:rsidR="008D0A31" w:rsidDel="00583FA0">
          <w:rPr>
            <w:rFonts w:asciiTheme="minorHAnsi" w:eastAsia="Times New Roman" w:hAnsiTheme="minorHAnsi" w:cstheme="minorHAnsi"/>
            <w:bCs/>
            <w:sz w:val="20"/>
            <w:szCs w:val="20"/>
            <w:lang w:val="en-IN" w:eastAsia="en-IN"/>
          </w:rPr>
          <w:delText xml:space="preserve"> </w:delText>
        </w:r>
        <w:r w:rsidR="00487F92" w:rsidDel="00583FA0">
          <w:rPr>
            <w:rFonts w:asciiTheme="minorHAnsi" w:eastAsia="Times New Roman" w:hAnsiTheme="minorHAnsi" w:cstheme="minorHAnsi"/>
            <w:bCs/>
            <w:sz w:val="20"/>
            <w:szCs w:val="20"/>
            <w:lang w:val="en-IN" w:eastAsia="en-IN"/>
          </w:rPr>
          <w:delText xml:space="preserve">mentioned in subsequent </w:delText>
        </w:r>
        <w:commentRangeStart w:id="72"/>
        <w:commentRangeStart w:id="73"/>
        <w:r w:rsidR="00487F92" w:rsidDel="00583FA0">
          <w:rPr>
            <w:rFonts w:asciiTheme="minorHAnsi" w:eastAsia="Times New Roman" w:hAnsiTheme="minorHAnsi" w:cstheme="minorHAnsi"/>
            <w:bCs/>
            <w:sz w:val="20"/>
            <w:szCs w:val="20"/>
            <w:lang w:val="en-IN" w:eastAsia="en-IN"/>
          </w:rPr>
          <w:delText>sections of phases</w:delText>
        </w:r>
        <w:r w:rsidR="00286DBA" w:rsidDel="00583FA0">
          <w:rPr>
            <w:rFonts w:asciiTheme="minorHAnsi" w:eastAsia="Times New Roman" w:hAnsiTheme="minorHAnsi" w:cstheme="minorHAnsi"/>
            <w:bCs/>
            <w:sz w:val="20"/>
            <w:szCs w:val="20"/>
            <w:lang w:val="en-IN" w:eastAsia="en-IN"/>
          </w:rPr>
          <w:delText>,</w:delText>
        </w:r>
        <w:r w:rsidR="00487F92" w:rsidDel="00583FA0">
          <w:rPr>
            <w:rFonts w:asciiTheme="minorHAnsi" w:eastAsia="Times New Roman" w:hAnsiTheme="minorHAnsi" w:cstheme="minorHAnsi"/>
            <w:bCs/>
            <w:sz w:val="20"/>
            <w:szCs w:val="20"/>
            <w:lang w:val="en-IN" w:eastAsia="en-IN"/>
          </w:rPr>
          <w:delText xml:space="preserve"> in scope</w:delText>
        </w:r>
        <w:commentRangeEnd w:id="72"/>
        <w:r w:rsidR="00583FA0" w:rsidDel="00583FA0">
          <w:rPr>
            <w:rStyle w:val="CommentReference"/>
          </w:rPr>
          <w:commentReference w:id="72"/>
        </w:r>
      </w:del>
      <w:commentRangeEnd w:id="73"/>
      <w:r w:rsidR="00C86592">
        <w:rPr>
          <w:rStyle w:val="CommentReference"/>
        </w:rPr>
        <w:commentReference w:id="73"/>
      </w:r>
      <w:del w:id="74" w:author="Tim Pauley" w:date="2024-06-19T21:25:00Z" w16du:dateUtc="2024-06-20T01:25:00Z">
        <w:r w:rsidR="00487F92" w:rsidDel="00583FA0">
          <w:rPr>
            <w:rFonts w:asciiTheme="minorHAnsi" w:eastAsia="Times New Roman" w:hAnsiTheme="minorHAnsi" w:cstheme="minorHAnsi"/>
            <w:bCs/>
            <w:sz w:val="20"/>
            <w:szCs w:val="20"/>
            <w:lang w:val="en-IN" w:eastAsia="en-IN"/>
          </w:rPr>
          <w:delText>.</w:delText>
        </w:r>
      </w:del>
      <w:r w:rsidR="00487F92">
        <w:rPr>
          <w:rFonts w:asciiTheme="minorHAnsi" w:eastAsia="Times New Roman" w:hAnsiTheme="minorHAnsi" w:cstheme="minorHAnsi"/>
          <w:bCs/>
          <w:sz w:val="20"/>
          <w:szCs w:val="20"/>
          <w:lang w:val="en-IN" w:eastAsia="en-IN"/>
        </w:rPr>
        <w:t xml:space="preserve"> </w:t>
      </w:r>
    </w:p>
    <w:p w14:paraId="0177E147" w14:textId="77777777" w:rsidR="005A58CB" w:rsidRPr="00A31C26" w:rsidRDefault="005A58CB" w:rsidP="00EF0FDF">
      <w:pPr>
        <w:pStyle w:val="ListParagraph"/>
        <w:ind w:left="360"/>
        <w:jc w:val="both"/>
        <w:rPr>
          <w:rFonts w:asciiTheme="minorHAnsi" w:hAnsiTheme="minorHAnsi" w:cstheme="minorHAnsi"/>
          <w:sz w:val="20"/>
          <w:szCs w:val="20"/>
        </w:rPr>
      </w:pPr>
    </w:p>
    <w:p w14:paraId="6F0A1923" w14:textId="77777777" w:rsidR="005A58CB" w:rsidRPr="00A31C26" w:rsidRDefault="00487F92" w:rsidP="00EF0FDF">
      <w:pPr>
        <w:pStyle w:val="ListParagraph"/>
        <w:ind w:left="360" w:firstLine="360"/>
        <w:jc w:val="both"/>
        <w:rPr>
          <w:rFonts w:asciiTheme="minorHAnsi" w:hAnsiTheme="minorHAnsi" w:cstheme="minorHAnsi"/>
          <w:sz w:val="20"/>
          <w:szCs w:val="20"/>
        </w:rPr>
      </w:pPr>
      <w:commentRangeStart w:id="75"/>
      <w:commentRangeStart w:id="76"/>
      <w:r>
        <w:rPr>
          <w:rFonts w:asciiTheme="minorHAnsi" w:hAnsiTheme="minorHAnsi" w:cstheme="minorHAnsi"/>
          <w:sz w:val="20"/>
          <w:szCs w:val="20"/>
        </w:rPr>
        <w:t xml:space="preserve">Below listed are high level </w:t>
      </w:r>
      <w:r w:rsidR="005A58CB" w:rsidRPr="00A31C26">
        <w:rPr>
          <w:rFonts w:asciiTheme="minorHAnsi" w:hAnsiTheme="minorHAnsi" w:cstheme="minorHAnsi"/>
          <w:sz w:val="20"/>
          <w:szCs w:val="20"/>
        </w:rPr>
        <w:t>activities</w:t>
      </w:r>
      <w:r w:rsidR="00286DBA">
        <w:rPr>
          <w:rFonts w:asciiTheme="minorHAnsi" w:hAnsiTheme="minorHAnsi" w:cstheme="minorHAnsi"/>
          <w:sz w:val="20"/>
          <w:szCs w:val="20"/>
        </w:rPr>
        <w:t xml:space="preserve"> across the sprints</w:t>
      </w:r>
      <w:r>
        <w:rPr>
          <w:rFonts w:asciiTheme="minorHAnsi" w:hAnsiTheme="minorHAnsi" w:cstheme="minorHAnsi"/>
          <w:sz w:val="20"/>
          <w:szCs w:val="20"/>
        </w:rPr>
        <w:t>:</w:t>
      </w:r>
      <w:r w:rsidR="005A58CB" w:rsidRPr="00A31C26">
        <w:rPr>
          <w:rFonts w:asciiTheme="minorHAnsi" w:hAnsiTheme="minorHAnsi" w:cstheme="minorHAnsi"/>
          <w:sz w:val="20"/>
          <w:szCs w:val="20"/>
        </w:rPr>
        <w:t xml:space="preserve"> </w:t>
      </w:r>
    </w:p>
    <w:p w14:paraId="71734455"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 xml:space="preserve">Analyse and understand the functionality / requirements from user stories. </w:t>
      </w:r>
    </w:p>
    <w:p w14:paraId="6E11568E"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Participat</w:t>
      </w:r>
      <w:r w:rsidR="00487F92">
        <w:rPr>
          <w:rFonts w:asciiTheme="minorHAnsi" w:hAnsiTheme="minorHAnsi" w:cstheme="minorHAnsi"/>
          <w:sz w:val="20"/>
        </w:rPr>
        <w:t>e</w:t>
      </w:r>
      <w:r w:rsidRPr="00EA21C2">
        <w:rPr>
          <w:rFonts w:asciiTheme="minorHAnsi" w:hAnsiTheme="minorHAnsi" w:cstheme="minorHAnsi"/>
          <w:sz w:val="20"/>
        </w:rPr>
        <w:t xml:space="preserve"> in Sprint grooming and brainstorming sessions.</w:t>
      </w:r>
    </w:p>
    <w:p w14:paraId="2A327229"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 xml:space="preserve">Design Test Cases, reuse, and scale existing test cases from previous sprints. </w:t>
      </w:r>
    </w:p>
    <w:p w14:paraId="6C524A03"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Internal Test Case reviews by functional SMEs</w:t>
      </w:r>
    </w:p>
    <w:p w14:paraId="2BEE3AFE"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Automation suite creation, execution, and maintenance</w:t>
      </w:r>
    </w:p>
    <w:p w14:paraId="6D59FD4F"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API test suite creation, execution, and maintenance</w:t>
      </w:r>
    </w:p>
    <w:p w14:paraId="3057B424"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 xml:space="preserve">Preparation of Test data. </w:t>
      </w:r>
    </w:p>
    <w:p w14:paraId="2FA6870C"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BVT testing to ensure stability of build.</w:t>
      </w:r>
    </w:p>
    <w:p w14:paraId="22979327"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 xml:space="preserve">Defect reporting, </w:t>
      </w:r>
      <w:r w:rsidR="00A31C26" w:rsidRPr="00EA21C2">
        <w:rPr>
          <w:rFonts w:asciiTheme="minorHAnsi" w:hAnsiTheme="minorHAnsi" w:cstheme="minorHAnsi"/>
          <w:sz w:val="20"/>
        </w:rPr>
        <w:t>retesting</w:t>
      </w:r>
      <w:r w:rsidRPr="00EA21C2">
        <w:rPr>
          <w:rFonts w:asciiTheme="minorHAnsi" w:hAnsiTheme="minorHAnsi" w:cstheme="minorHAnsi"/>
          <w:sz w:val="20"/>
        </w:rPr>
        <w:t xml:space="preserve"> the fixed bugs to check for existence and validate impacted areas.</w:t>
      </w:r>
    </w:p>
    <w:p w14:paraId="2BF5170F" w14:textId="77777777" w:rsidR="005A58CB" w:rsidRPr="00EA21C2" w:rsidRDefault="005A58CB" w:rsidP="00EF0FDF">
      <w:pPr>
        <w:pStyle w:val="ListParagraph"/>
        <w:numPr>
          <w:ilvl w:val="0"/>
          <w:numId w:val="25"/>
        </w:numPr>
        <w:spacing w:after="0" w:line="240" w:lineRule="auto"/>
        <w:ind w:hanging="306"/>
        <w:jc w:val="both"/>
        <w:rPr>
          <w:rFonts w:asciiTheme="minorHAnsi" w:hAnsiTheme="minorHAnsi" w:cstheme="minorHAnsi"/>
          <w:sz w:val="20"/>
        </w:rPr>
      </w:pPr>
      <w:r w:rsidRPr="00EA21C2">
        <w:rPr>
          <w:rFonts w:asciiTheme="minorHAnsi" w:hAnsiTheme="minorHAnsi" w:cstheme="minorHAnsi"/>
          <w:sz w:val="20"/>
        </w:rPr>
        <w:t xml:space="preserve">Review, validate and execute test cases, broadcast the test execution </w:t>
      </w:r>
      <w:r w:rsidR="00487F92" w:rsidRPr="00EA21C2">
        <w:rPr>
          <w:rFonts w:asciiTheme="minorHAnsi" w:hAnsiTheme="minorHAnsi" w:cstheme="minorHAnsi"/>
          <w:sz w:val="20"/>
        </w:rPr>
        <w:t>reports.</w:t>
      </w:r>
    </w:p>
    <w:p w14:paraId="748276C2" w14:textId="7B3B9B0A" w:rsidR="005A58CB" w:rsidRPr="00EA21C2" w:rsidRDefault="005A58CB" w:rsidP="00EF0FDF">
      <w:pPr>
        <w:pStyle w:val="ListParagraph"/>
        <w:numPr>
          <w:ilvl w:val="0"/>
          <w:numId w:val="25"/>
        </w:numPr>
        <w:spacing w:after="0" w:line="240" w:lineRule="auto"/>
        <w:ind w:hanging="306"/>
        <w:jc w:val="both"/>
        <w:rPr>
          <w:rFonts w:asciiTheme="minorHAnsi" w:eastAsia="SimSun" w:hAnsiTheme="minorHAnsi" w:cstheme="minorHAnsi"/>
          <w:b/>
          <w:bCs/>
          <w:sz w:val="20"/>
          <w:lang w:eastAsia="zh-CN"/>
        </w:rPr>
      </w:pPr>
      <w:r w:rsidRPr="00EA21C2">
        <w:rPr>
          <w:rFonts w:asciiTheme="minorHAnsi" w:hAnsiTheme="minorHAnsi" w:cstheme="minorHAnsi"/>
          <w:sz w:val="20"/>
          <w:lang w:eastAsia="zh-CN"/>
        </w:rPr>
        <w:t xml:space="preserve">Scalability Testing: Target to validate </w:t>
      </w:r>
      <w:ins w:id="77" w:author="Tim Pauley" w:date="2024-06-19T21:08:00Z" w16du:dateUtc="2024-06-20T01:08:00Z">
        <w:r w:rsidR="000E64B4">
          <w:rPr>
            <w:rFonts w:asciiTheme="minorHAnsi" w:hAnsiTheme="minorHAnsi" w:cstheme="minorHAnsi"/>
            <w:sz w:val="20"/>
            <w:lang w:eastAsia="zh-CN"/>
          </w:rPr>
          <w:t>C-PRISM</w:t>
        </w:r>
      </w:ins>
      <w:del w:id="78" w:author="Tim Pauley" w:date="2024-06-19T21:08:00Z" w16du:dateUtc="2024-06-20T01:08:00Z">
        <w:r w:rsidRPr="00EA21C2" w:rsidDel="000E64B4">
          <w:rPr>
            <w:rFonts w:asciiTheme="minorHAnsi" w:hAnsiTheme="minorHAnsi" w:cstheme="minorHAnsi"/>
            <w:sz w:val="20"/>
            <w:lang w:eastAsia="zh-CN"/>
          </w:rPr>
          <w:delText>Prism</w:delText>
        </w:r>
      </w:del>
      <w:r w:rsidRPr="00EA21C2">
        <w:rPr>
          <w:rFonts w:asciiTheme="minorHAnsi" w:hAnsiTheme="minorHAnsi" w:cstheme="minorHAnsi"/>
          <w:sz w:val="20"/>
          <w:lang w:eastAsia="zh-CN"/>
        </w:rPr>
        <w:t xml:space="preserve"> Rating API services when user load incrementally grows on the system.</w:t>
      </w:r>
      <w:r w:rsidRPr="00EA21C2">
        <w:rPr>
          <w:rFonts w:asciiTheme="minorHAnsi" w:eastAsia="SimSun" w:hAnsiTheme="minorHAnsi" w:cstheme="minorHAnsi"/>
          <w:b/>
          <w:bCs/>
          <w:sz w:val="20"/>
          <w:lang w:eastAsia="zh-CN"/>
        </w:rPr>
        <w:t xml:space="preserve"> </w:t>
      </w:r>
    </w:p>
    <w:p w14:paraId="4C12E849" w14:textId="7691F4D5" w:rsidR="005A58CB" w:rsidRDefault="005A58CB" w:rsidP="00EF0FDF">
      <w:pPr>
        <w:pStyle w:val="ListParagraph"/>
        <w:numPr>
          <w:ilvl w:val="0"/>
          <w:numId w:val="25"/>
        </w:numPr>
        <w:spacing w:after="0" w:line="240" w:lineRule="auto"/>
        <w:ind w:hanging="306"/>
        <w:jc w:val="both"/>
        <w:rPr>
          <w:rFonts w:asciiTheme="minorHAnsi" w:hAnsiTheme="minorHAnsi" w:cstheme="minorHAnsi"/>
          <w:sz w:val="20"/>
          <w:lang w:eastAsia="zh-CN"/>
        </w:rPr>
      </w:pPr>
      <w:r w:rsidRPr="00EA21C2">
        <w:rPr>
          <w:rFonts w:asciiTheme="minorHAnsi" w:hAnsiTheme="minorHAnsi" w:cstheme="minorHAnsi"/>
          <w:sz w:val="20"/>
          <w:lang w:eastAsia="zh-CN"/>
        </w:rPr>
        <w:t xml:space="preserve">Load Testing: Target to verify </w:t>
      </w:r>
      <w:ins w:id="79" w:author="Tim Pauley" w:date="2024-06-19T21:08:00Z" w16du:dateUtc="2024-06-20T01:08:00Z">
        <w:r w:rsidR="000E64B4">
          <w:rPr>
            <w:rFonts w:asciiTheme="minorHAnsi" w:hAnsiTheme="minorHAnsi" w:cstheme="minorHAnsi"/>
            <w:sz w:val="20"/>
            <w:lang w:eastAsia="zh-CN"/>
          </w:rPr>
          <w:t>C-PRISM</w:t>
        </w:r>
      </w:ins>
      <w:del w:id="80" w:author="Tim Pauley" w:date="2024-06-19T21:08:00Z" w16du:dateUtc="2024-06-20T01:08:00Z">
        <w:r w:rsidRPr="00EA21C2" w:rsidDel="000E64B4">
          <w:rPr>
            <w:rFonts w:asciiTheme="minorHAnsi" w:hAnsiTheme="minorHAnsi" w:cstheme="minorHAnsi"/>
            <w:sz w:val="20"/>
            <w:lang w:eastAsia="zh-CN"/>
          </w:rPr>
          <w:delText>Prism</w:delText>
        </w:r>
      </w:del>
      <w:r w:rsidRPr="00EA21C2">
        <w:rPr>
          <w:rFonts w:asciiTheme="minorHAnsi" w:hAnsiTheme="minorHAnsi" w:cstheme="minorHAnsi"/>
          <w:sz w:val="20"/>
          <w:lang w:eastAsia="zh-CN"/>
        </w:rPr>
        <w:t xml:space="preserve"> Rating API services under peak load conditions.</w:t>
      </w:r>
      <w:commentRangeEnd w:id="75"/>
      <w:r w:rsidR="000E64B4">
        <w:rPr>
          <w:rStyle w:val="CommentReference"/>
        </w:rPr>
        <w:commentReference w:id="75"/>
      </w:r>
      <w:commentRangeEnd w:id="76"/>
      <w:r w:rsidR="00C86592">
        <w:rPr>
          <w:rStyle w:val="CommentReference"/>
        </w:rPr>
        <w:commentReference w:id="76"/>
      </w:r>
    </w:p>
    <w:p w14:paraId="0C662372" w14:textId="77777777" w:rsidR="00487F92" w:rsidRDefault="00487F92" w:rsidP="00487F92">
      <w:pPr>
        <w:spacing w:after="0" w:line="240" w:lineRule="auto"/>
        <w:ind w:left="1134"/>
        <w:jc w:val="both"/>
        <w:rPr>
          <w:rFonts w:asciiTheme="minorHAnsi" w:hAnsiTheme="minorHAnsi" w:cstheme="minorHAnsi"/>
          <w:sz w:val="20"/>
          <w:lang w:eastAsia="zh-CN"/>
        </w:rPr>
      </w:pPr>
    </w:p>
    <w:p w14:paraId="456A879B" w14:textId="77777777" w:rsidR="00282D5E" w:rsidRPr="00A31C26" w:rsidRDefault="00282D5E" w:rsidP="00EF0FDF">
      <w:pPr>
        <w:pStyle w:val="Heading2"/>
        <w:numPr>
          <w:ilvl w:val="1"/>
          <w:numId w:val="3"/>
        </w:numPr>
        <w:ind w:left="1512"/>
        <w:jc w:val="both"/>
        <w:rPr>
          <w:rFonts w:asciiTheme="minorHAnsi" w:hAnsiTheme="minorHAnsi" w:cstheme="minorHAnsi"/>
          <w:sz w:val="24"/>
          <w:szCs w:val="24"/>
        </w:rPr>
      </w:pPr>
      <w:bookmarkStart w:id="81" w:name="_Toc169687019"/>
      <w:commentRangeStart w:id="82"/>
      <w:commentRangeStart w:id="83"/>
      <w:r w:rsidRPr="00A31C26">
        <w:rPr>
          <w:rFonts w:asciiTheme="minorHAnsi" w:hAnsiTheme="minorHAnsi" w:cstheme="minorHAnsi"/>
          <w:sz w:val="24"/>
          <w:szCs w:val="24"/>
        </w:rPr>
        <w:t>Application Functional Scope - In Scope</w:t>
      </w:r>
      <w:bookmarkEnd w:id="81"/>
    </w:p>
    <w:p w14:paraId="22E1322E" w14:textId="77777777" w:rsidR="00144170" w:rsidRPr="00A31C26" w:rsidRDefault="00144170" w:rsidP="00EF0FDF">
      <w:pPr>
        <w:pStyle w:val="Normal-Table2"/>
        <w:spacing w:line="276" w:lineRule="auto"/>
        <w:ind w:firstLine="720"/>
        <w:jc w:val="both"/>
        <w:rPr>
          <w:rFonts w:asciiTheme="minorHAnsi" w:hAnsiTheme="minorHAnsi" w:cstheme="minorHAnsi"/>
          <w:b w:val="0"/>
          <w:color w:val="auto"/>
        </w:rPr>
      </w:pPr>
    </w:p>
    <w:p w14:paraId="344EE5A1" w14:textId="17E08C65" w:rsidR="00282D5E" w:rsidRPr="00A31C26" w:rsidRDefault="00282D5E" w:rsidP="00EF0FDF">
      <w:pPr>
        <w:pStyle w:val="Normal-Table2"/>
        <w:spacing w:line="276" w:lineRule="auto"/>
        <w:ind w:firstLine="720"/>
        <w:jc w:val="both"/>
        <w:rPr>
          <w:rFonts w:asciiTheme="minorHAnsi" w:hAnsiTheme="minorHAnsi" w:cstheme="minorHAnsi"/>
          <w:b w:val="0"/>
          <w:color w:val="auto"/>
        </w:rPr>
      </w:pPr>
      <w:r w:rsidRPr="00A31C26">
        <w:rPr>
          <w:rFonts w:asciiTheme="minorHAnsi" w:hAnsiTheme="minorHAnsi" w:cstheme="minorHAnsi"/>
          <w:b w:val="0"/>
          <w:color w:val="auto"/>
        </w:rPr>
        <w:t xml:space="preserve">This section defines the </w:t>
      </w:r>
      <w:ins w:id="84" w:author="Tim Pauley" w:date="2024-06-19T21:50:00Z" w16du:dateUtc="2024-06-20T01:50:00Z">
        <w:r w:rsidR="00A50921">
          <w:rPr>
            <w:rFonts w:asciiTheme="minorHAnsi" w:hAnsiTheme="minorHAnsi" w:cstheme="minorHAnsi"/>
            <w:b w:val="0"/>
            <w:color w:val="auto"/>
          </w:rPr>
          <w:t>C-PRISM</w:t>
        </w:r>
      </w:ins>
      <w:del w:id="85" w:author="Tim Pauley" w:date="2024-06-19T21:50:00Z" w16du:dateUtc="2024-06-20T01:50:00Z">
        <w:r w:rsidRPr="00A31C26" w:rsidDel="00A50921">
          <w:rPr>
            <w:rFonts w:asciiTheme="minorHAnsi" w:hAnsiTheme="minorHAnsi" w:cstheme="minorHAnsi"/>
            <w:b w:val="0"/>
            <w:color w:val="auto"/>
          </w:rPr>
          <w:delText>Prism</w:delText>
        </w:r>
      </w:del>
      <w:r w:rsidRPr="00A31C26">
        <w:rPr>
          <w:rFonts w:asciiTheme="minorHAnsi" w:hAnsiTheme="minorHAnsi" w:cstheme="minorHAnsi"/>
          <w:b w:val="0"/>
          <w:color w:val="auto"/>
        </w:rPr>
        <w:t xml:space="preserve"> application functional scope, which "will" be tested for different types of testing.</w:t>
      </w:r>
    </w:p>
    <w:p w14:paraId="51CC1FF0" w14:textId="77777777" w:rsidR="00282D5E" w:rsidRPr="00A31C26" w:rsidRDefault="00282D5E" w:rsidP="00EF0FDF">
      <w:pPr>
        <w:ind w:firstLine="720"/>
        <w:jc w:val="both"/>
        <w:rPr>
          <w:rFonts w:asciiTheme="minorHAnsi" w:hAnsiTheme="minorHAnsi" w:cstheme="minorHAnsi"/>
          <w:snapToGrid w:val="0"/>
          <w:sz w:val="20"/>
          <w:szCs w:val="20"/>
        </w:rPr>
      </w:pPr>
      <w:r w:rsidRPr="00A31C26">
        <w:rPr>
          <w:rFonts w:asciiTheme="minorHAnsi" w:hAnsiTheme="minorHAnsi" w:cstheme="minorHAnsi"/>
          <w:snapToGrid w:val="0"/>
          <w:sz w:val="20"/>
          <w:szCs w:val="20"/>
        </w:rPr>
        <w:t>Major Areas of Application.</w:t>
      </w:r>
    </w:p>
    <w:p w14:paraId="1EF21AD9" w14:textId="77777777" w:rsidR="00282D5E" w:rsidRPr="00EA21C2" w:rsidRDefault="00282D5E" w:rsidP="00EF0FDF">
      <w:pPr>
        <w:pStyle w:val="ListParagraph"/>
        <w:numPr>
          <w:ilvl w:val="0"/>
          <w:numId w:val="27"/>
        </w:numPr>
        <w:ind w:left="1418" w:hanging="142"/>
        <w:jc w:val="both"/>
        <w:rPr>
          <w:rFonts w:asciiTheme="minorHAnsi" w:hAnsiTheme="minorHAnsi" w:cstheme="minorHAnsi"/>
          <w:b/>
          <w:snapToGrid w:val="0"/>
          <w:sz w:val="20"/>
          <w:szCs w:val="20"/>
        </w:rPr>
      </w:pPr>
      <w:r w:rsidRPr="00EA21C2">
        <w:rPr>
          <w:rFonts w:asciiTheme="minorHAnsi" w:hAnsiTheme="minorHAnsi" w:cstheme="minorHAnsi"/>
          <w:b/>
          <w:snapToGrid w:val="0"/>
          <w:sz w:val="20"/>
          <w:szCs w:val="20"/>
        </w:rPr>
        <w:t>Pricing</w:t>
      </w:r>
    </w:p>
    <w:p w14:paraId="48FCB672" w14:textId="77777777" w:rsidR="00282D5E" w:rsidRPr="00EA21C2" w:rsidRDefault="00282D5E" w:rsidP="00EF0FDF">
      <w:pPr>
        <w:pStyle w:val="ListParagraph"/>
        <w:numPr>
          <w:ilvl w:val="1"/>
          <w:numId w:val="27"/>
        </w:numPr>
        <w:spacing w:after="0" w:line="240" w:lineRule="auto"/>
        <w:ind w:left="1701" w:hanging="142"/>
        <w:jc w:val="both"/>
        <w:rPr>
          <w:rFonts w:asciiTheme="minorHAnsi" w:hAnsiTheme="minorHAnsi" w:cstheme="minorHAnsi"/>
          <w:sz w:val="20"/>
          <w:szCs w:val="20"/>
        </w:rPr>
      </w:pPr>
      <w:r w:rsidRPr="00EA21C2">
        <w:rPr>
          <w:rFonts w:asciiTheme="minorHAnsi" w:hAnsiTheme="minorHAnsi" w:cstheme="minorHAnsi"/>
          <w:sz w:val="20"/>
          <w:szCs w:val="20"/>
        </w:rPr>
        <w:lastRenderedPageBreak/>
        <w:t>Custom Configuration</w:t>
      </w:r>
    </w:p>
    <w:p w14:paraId="21F0156C" w14:textId="77777777" w:rsidR="00282D5E" w:rsidRPr="00EA21C2" w:rsidRDefault="00282D5E" w:rsidP="00EF0FDF">
      <w:pPr>
        <w:pStyle w:val="ListParagraph"/>
        <w:numPr>
          <w:ilvl w:val="1"/>
          <w:numId w:val="27"/>
        </w:numPr>
        <w:spacing w:after="0" w:line="240" w:lineRule="auto"/>
        <w:ind w:left="1701" w:hanging="142"/>
        <w:jc w:val="both"/>
        <w:rPr>
          <w:rFonts w:asciiTheme="minorHAnsi" w:hAnsiTheme="minorHAnsi" w:cstheme="minorHAnsi"/>
          <w:sz w:val="20"/>
          <w:szCs w:val="20"/>
        </w:rPr>
      </w:pPr>
      <w:r w:rsidRPr="00EA21C2">
        <w:rPr>
          <w:rFonts w:asciiTheme="minorHAnsi" w:hAnsiTheme="minorHAnsi" w:cstheme="minorHAnsi"/>
          <w:sz w:val="20"/>
          <w:szCs w:val="20"/>
        </w:rPr>
        <w:t>Pricing Creation Workflows</w:t>
      </w:r>
    </w:p>
    <w:p w14:paraId="12729A31" w14:textId="77777777" w:rsidR="00282D5E" w:rsidRPr="00EA21C2" w:rsidRDefault="00282D5E" w:rsidP="00EF0FDF">
      <w:pPr>
        <w:pStyle w:val="ListParagraph"/>
        <w:numPr>
          <w:ilvl w:val="1"/>
          <w:numId w:val="27"/>
        </w:numPr>
        <w:spacing w:after="0" w:line="240" w:lineRule="auto"/>
        <w:ind w:left="1701" w:hanging="142"/>
        <w:jc w:val="both"/>
        <w:rPr>
          <w:rFonts w:asciiTheme="minorHAnsi" w:hAnsiTheme="minorHAnsi" w:cstheme="minorHAnsi"/>
          <w:sz w:val="20"/>
          <w:szCs w:val="20"/>
        </w:rPr>
      </w:pPr>
      <w:r w:rsidRPr="00EA21C2">
        <w:rPr>
          <w:rFonts w:asciiTheme="minorHAnsi" w:hAnsiTheme="minorHAnsi" w:cstheme="minorHAnsi"/>
          <w:sz w:val="20"/>
          <w:szCs w:val="20"/>
        </w:rPr>
        <w:t>Calculation methods</w:t>
      </w:r>
    </w:p>
    <w:p w14:paraId="519207FE" w14:textId="77777777" w:rsidR="00282D5E" w:rsidRPr="00EA21C2" w:rsidRDefault="00282D5E" w:rsidP="00EF0FDF">
      <w:pPr>
        <w:pStyle w:val="ListParagraph"/>
        <w:numPr>
          <w:ilvl w:val="1"/>
          <w:numId w:val="27"/>
        </w:numPr>
        <w:spacing w:after="0" w:line="240" w:lineRule="auto"/>
        <w:ind w:left="1701" w:hanging="142"/>
        <w:jc w:val="both"/>
        <w:rPr>
          <w:rFonts w:asciiTheme="minorHAnsi" w:hAnsiTheme="minorHAnsi" w:cstheme="minorHAnsi"/>
          <w:sz w:val="20"/>
          <w:szCs w:val="20"/>
        </w:rPr>
      </w:pPr>
      <w:r w:rsidRPr="00EA21C2">
        <w:rPr>
          <w:rFonts w:asciiTheme="minorHAnsi" w:hAnsiTheme="minorHAnsi" w:cstheme="minorHAnsi"/>
          <w:sz w:val="20"/>
          <w:szCs w:val="20"/>
        </w:rPr>
        <w:t>Fuel Surcharge</w:t>
      </w:r>
    </w:p>
    <w:p w14:paraId="6A496BF8" w14:textId="77777777" w:rsidR="00282D5E" w:rsidRPr="00EA21C2" w:rsidRDefault="00282D5E" w:rsidP="00EF0FDF">
      <w:pPr>
        <w:pStyle w:val="ListParagraph"/>
        <w:numPr>
          <w:ilvl w:val="1"/>
          <w:numId w:val="27"/>
        </w:numPr>
        <w:spacing w:after="0" w:line="240" w:lineRule="auto"/>
        <w:ind w:left="1701" w:hanging="142"/>
        <w:jc w:val="both"/>
        <w:rPr>
          <w:rFonts w:asciiTheme="minorHAnsi" w:hAnsiTheme="minorHAnsi" w:cstheme="minorHAnsi"/>
          <w:sz w:val="20"/>
          <w:szCs w:val="20"/>
        </w:rPr>
      </w:pPr>
      <w:r w:rsidRPr="00EA21C2">
        <w:rPr>
          <w:rFonts w:asciiTheme="minorHAnsi" w:hAnsiTheme="minorHAnsi" w:cstheme="minorHAnsi"/>
          <w:sz w:val="20"/>
          <w:szCs w:val="20"/>
        </w:rPr>
        <w:t>Data migration functional testing with Data sampling approach</w:t>
      </w:r>
    </w:p>
    <w:p w14:paraId="1DBFFAFD" w14:textId="77777777" w:rsidR="00282D5E" w:rsidRPr="00EA21C2" w:rsidRDefault="00282D5E" w:rsidP="00EF0FDF">
      <w:pPr>
        <w:pStyle w:val="ListParagraph"/>
        <w:numPr>
          <w:ilvl w:val="0"/>
          <w:numId w:val="27"/>
        </w:numPr>
        <w:ind w:left="1418" w:hanging="142"/>
        <w:jc w:val="both"/>
        <w:rPr>
          <w:rFonts w:asciiTheme="minorHAnsi" w:hAnsiTheme="minorHAnsi" w:cstheme="minorHAnsi"/>
          <w:b/>
          <w:snapToGrid w:val="0"/>
          <w:sz w:val="20"/>
          <w:szCs w:val="20"/>
        </w:rPr>
      </w:pPr>
      <w:r w:rsidRPr="00EA21C2">
        <w:rPr>
          <w:rFonts w:asciiTheme="minorHAnsi" w:hAnsiTheme="minorHAnsi" w:cstheme="minorHAnsi"/>
          <w:b/>
          <w:snapToGrid w:val="0"/>
          <w:sz w:val="20"/>
          <w:szCs w:val="20"/>
        </w:rPr>
        <w:t>Rating</w:t>
      </w:r>
    </w:p>
    <w:p w14:paraId="690C72FB" w14:textId="77777777" w:rsidR="00282D5E" w:rsidRPr="00EA21C2" w:rsidRDefault="00282D5E" w:rsidP="00EF0FDF">
      <w:pPr>
        <w:pStyle w:val="ListParagraph"/>
        <w:numPr>
          <w:ilvl w:val="1"/>
          <w:numId w:val="27"/>
        </w:numPr>
        <w:spacing w:after="0" w:line="240" w:lineRule="auto"/>
        <w:ind w:left="1701" w:hanging="142"/>
        <w:jc w:val="both"/>
        <w:rPr>
          <w:rFonts w:asciiTheme="minorHAnsi" w:hAnsiTheme="minorHAnsi" w:cstheme="minorHAnsi"/>
          <w:sz w:val="20"/>
          <w:szCs w:val="20"/>
        </w:rPr>
      </w:pPr>
      <w:r w:rsidRPr="00EA21C2">
        <w:rPr>
          <w:rFonts w:asciiTheme="minorHAnsi" w:hAnsiTheme="minorHAnsi" w:cstheme="minorHAnsi"/>
          <w:sz w:val="20"/>
          <w:szCs w:val="20"/>
        </w:rPr>
        <w:t>Rate API</w:t>
      </w:r>
    </w:p>
    <w:p w14:paraId="1DA3F46E" w14:textId="77777777" w:rsidR="00282D5E" w:rsidRPr="00EA21C2" w:rsidRDefault="00282D5E" w:rsidP="00EF0FDF">
      <w:pPr>
        <w:pStyle w:val="ListParagraph"/>
        <w:numPr>
          <w:ilvl w:val="1"/>
          <w:numId w:val="27"/>
        </w:numPr>
        <w:spacing w:after="0" w:line="240" w:lineRule="auto"/>
        <w:ind w:left="1701" w:hanging="142"/>
        <w:jc w:val="both"/>
        <w:rPr>
          <w:rFonts w:asciiTheme="minorHAnsi" w:hAnsiTheme="minorHAnsi" w:cstheme="minorHAnsi"/>
          <w:snapToGrid w:val="0"/>
          <w:sz w:val="20"/>
          <w:szCs w:val="20"/>
        </w:rPr>
      </w:pPr>
      <w:r w:rsidRPr="00EA21C2">
        <w:rPr>
          <w:rFonts w:asciiTheme="minorHAnsi" w:hAnsiTheme="minorHAnsi" w:cstheme="minorHAnsi"/>
          <w:sz w:val="20"/>
          <w:szCs w:val="20"/>
        </w:rPr>
        <w:t>Rate UI</w:t>
      </w:r>
    </w:p>
    <w:p w14:paraId="35E4F35B" w14:textId="77777777" w:rsidR="00282D5E" w:rsidRPr="00EA21C2" w:rsidRDefault="00282D5E" w:rsidP="00EF0FDF">
      <w:pPr>
        <w:pStyle w:val="ListParagraph"/>
        <w:numPr>
          <w:ilvl w:val="0"/>
          <w:numId w:val="27"/>
        </w:numPr>
        <w:ind w:left="1418" w:hanging="142"/>
        <w:jc w:val="both"/>
        <w:rPr>
          <w:rFonts w:asciiTheme="minorHAnsi" w:hAnsiTheme="minorHAnsi" w:cstheme="minorHAnsi"/>
          <w:b/>
          <w:snapToGrid w:val="0"/>
          <w:sz w:val="20"/>
          <w:szCs w:val="20"/>
        </w:rPr>
      </w:pPr>
      <w:r w:rsidRPr="00EA21C2">
        <w:rPr>
          <w:rFonts w:asciiTheme="minorHAnsi" w:hAnsiTheme="minorHAnsi" w:cstheme="minorHAnsi"/>
          <w:b/>
          <w:snapToGrid w:val="0"/>
          <w:sz w:val="20"/>
          <w:szCs w:val="20"/>
        </w:rPr>
        <w:t>Integration</w:t>
      </w:r>
    </w:p>
    <w:p w14:paraId="2B58CA45" w14:textId="77777777" w:rsidR="00282D5E" w:rsidRPr="00EA21C2" w:rsidRDefault="00282D5E" w:rsidP="00EF0FDF">
      <w:pPr>
        <w:pStyle w:val="ListParagraph"/>
        <w:numPr>
          <w:ilvl w:val="1"/>
          <w:numId w:val="27"/>
        </w:numPr>
        <w:spacing w:after="0" w:line="240" w:lineRule="auto"/>
        <w:ind w:left="1701" w:hanging="142"/>
        <w:jc w:val="both"/>
        <w:rPr>
          <w:rFonts w:asciiTheme="minorHAnsi" w:hAnsiTheme="minorHAnsi" w:cstheme="minorHAnsi"/>
          <w:sz w:val="20"/>
          <w:szCs w:val="20"/>
        </w:rPr>
      </w:pPr>
      <w:r w:rsidRPr="00EA21C2">
        <w:rPr>
          <w:rFonts w:asciiTheme="minorHAnsi" w:hAnsiTheme="minorHAnsi" w:cstheme="minorHAnsi"/>
          <w:sz w:val="20"/>
          <w:szCs w:val="20"/>
        </w:rPr>
        <w:t>Total of 15 APIs in the scope. (Appendix A)</w:t>
      </w:r>
    </w:p>
    <w:p w14:paraId="0854753D" w14:textId="77777777" w:rsidR="00282D5E" w:rsidRPr="00EA21C2" w:rsidRDefault="00282D5E" w:rsidP="00EF0FDF">
      <w:pPr>
        <w:pStyle w:val="ListParagraph"/>
        <w:numPr>
          <w:ilvl w:val="1"/>
          <w:numId w:val="27"/>
        </w:numPr>
        <w:spacing w:after="0" w:line="240" w:lineRule="auto"/>
        <w:ind w:left="1701" w:hanging="142"/>
        <w:jc w:val="both"/>
        <w:rPr>
          <w:rFonts w:asciiTheme="minorHAnsi" w:hAnsiTheme="minorHAnsi" w:cstheme="minorHAnsi"/>
          <w:sz w:val="20"/>
          <w:szCs w:val="20"/>
        </w:rPr>
      </w:pPr>
      <w:r w:rsidRPr="00EA21C2">
        <w:rPr>
          <w:rFonts w:asciiTheme="minorHAnsi" w:hAnsiTheme="minorHAnsi" w:cstheme="minorHAnsi"/>
          <w:sz w:val="20"/>
          <w:szCs w:val="20"/>
        </w:rPr>
        <w:t>Detail covered in Integration testing section</w:t>
      </w:r>
      <w:r w:rsidR="00286DBA">
        <w:rPr>
          <w:rFonts w:asciiTheme="minorHAnsi" w:hAnsiTheme="minorHAnsi" w:cstheme="minorHAnsi"/>
          <w:sz w:val="20"/>
          <w:szCs w:val="20"/>
        </w:rPr>
        <w:t>.</w:t>
      </w:r>
    </w:p>
    <w:p w14:paraId="2B22532B" w14:textId="77777777" w:rsidR="00A8258B" w:rsidRPr="00A31C26" w:rsidRDefault="00A8258B" w:rsidP="00EF0FDF">
      <w:pPr>
        <w:pStyle w:val="ListParagraph"/>
        <w:spacing w:after="0" w:line="240" w:lineRule="auto"/>
        <w:ind w:left="2007"/>
        <w:jc w:val="both"/>
        <w:rPr>
          <w:rFonts w:asciiTheme="minorHAnsi" w:hAnsiTheme="minorHAnsi" w:cstheme="minorHAnsi"/>
        </w:rPr>
      </w:pPr>
    </w:p>
    <w:p w14:paraId="5EDD6053" w14:textId="77777777" w:rsidR="00282D5E" w:rsidRPr="00A31C26" w:rsidRDefault="00282D5E" w:rsidP="00EF0FDF">
      <w:pPr>
        <w:pStyle w:val="Heading2"/>
        <w:numPr>
          <w:ilvl w:val="1"/>
          <w:numId w:val="3"/>
        </w:numPr>
        <w:ind w:left="1512"/>
        <w:jc w:val="both"/>
        <w:rPr>
          <w:rFonts w:asciiTheme="minorHAnsi" w:hAnsiTheme="minorHAnsi" w:cstheme="minorHAnsi"/>
          <w:sz w:val="24"/>
          <w:szCs w:val="24"/>
        </w:rPr>
      </w:pPr>
      <w:bookmarkStart w:id="86" w:name="_Toc167392159"/>
      <w:bookmarkStart w:id="87" w:name="_Toc169687020"/>
      <w:r w:rsidRPr="00A31C26">
        <w:rPr>
          <w:rFonts w:asciiTheme="minorHAnsi" w:hAnsiTheme="minorHAnsi" w:cstheme="minorHAnsi"/>
          <w:sz w:val="24"/>
          <w:szCs w:val="24"/>
        </w:rPr>
        <w:t>Out of Scope</w:t>
      </w:r>
      <w:bookmarkEnd w:id="86"/>
      <w:bookmarkEnd w:id="87"/>
      <w:r w:rsidRPr="00A31C26">
        <w:rPr>
          <w:rFonts w:asciiTheme="minorHAnsi" w:hAnsiTheme="minorHAnsi" w:cstheme="minorHAnsi"/>
          <w:sz w:val="24"/>
          <w:szCs w:val="24"/>
        </w:rPr>
        <w:t xml:space="preserve"> </w:t>
      </w:r>
    </w:p>
    <w:p w14:paraId="6DC549D5" w14:textId="61D75E22" w:rsidR="00282D5E" w:rsidRPr="00A31C26" w:rsidRDefault="00282D5E">
      <w:pPr>
        <w:pStyle w:val="Normal-Table2"/>
        <w:numPr>
          <w:ilvl w:val="0"/>
          <w:numId w:val="39"/>
        </w:numPr>
        <w:spacing w:after="0"/>
        <w:jc w:val="both"/>
        <w:rPr>
          <w:rFonts w:asciiTheme="minorHAnsi" w:hAnsiTheme="minorHAnsi" w:cstheme="minorHAnsi"/>
          <w:b w:val="0"/>
          <w:color w:val="auto"/>
          <w:lang w:val="en-US"/>
        </w:rPr>
        <w:pPrChange w:id="88" w:author="Tim Pauley" w:date="2024-06-19T21:10:00Z" w16du:dateUtc="2024-06-20T01:10:00Z">
          <w:pPr>
            <w:pStyle w:val="Normal-Table2"/>
            <w:numPr>
              <w:numId w:val="26"/>
            </w:numPr>
            <w:spacing w:after="0"/>
            <w:ind w:left="1418" w:hanging="284"/>
            <w:jc w:val="both"/>
          </w:pPr>
        </w:pPrChange>
      </w:pPr>
      <w:commentRangeStart w:id="89"/>
      <w:commentRangeStart w:id="90"/>
      <w:r w:rsidRPr="00A31C26">
        <w:rPr>
          <w:rFonts w:asciiTheme="minorHAnsi" w:hAnsiTheme="minorHAnsi" w:cstheme="minorHAnsi"/>
          <w:b w:val="0"/>
          <w:color w:val="auto"/>
          <w:lang w:val="en-US"/>
        </w:rPr>
        <w:t xml:space="preserve">Any / all system updates outside of </w:t>
      </w:r>
      <w:ins w:id="91" w:author="Tim Pauley" w:date="2024-06-19T21:08:00Z" w16du:dateUtc="2024-06-20T01:08:00Z">
        <w:r w:rsidR="000E64B4">
          <w:rPr>
            <w:rFonts w:asciiTheme="minorHAnsi" w:hAnsiTheme="minorHAnsi" w:cstheme="minorHAnsi"/>
            <w:b w:val="0"/>
            <w:color w:val="auto"/>
            <w:lang w:val="en-US"/>
          </w:rPr>
          <w:t>C-PRISM</w:t>
        </w:r>
      </w:ins>
      <w:del w:id="92" w:author="Tim Pauley" w:date="2024-06-19T21:08:00Z" w16du:dateUtc="2024-06-20T01:08:00Z">
        <w:r w:rsidRPr="00A31C26" w:rsidDel="000E64B4">
          <w:rPr>
            <w:rFonts w:asciiTheme="minorHAnsi" w:hAnsiTheme="minorHAnsi" w:cstheme="minorHAnsi"/>
            <w:b w:val="0"/>
            <w:color w:val="auto"/>
            <w:lang w:val="en-US"/>
          </w:rPr>
          <w:delText>Pri</w:delText>
        </w:r>
      </w:del>
      <w:del w:id="93" w:author="Tim Pauley" w:date="2024-06-19T21:09:00Z" w16du:dateUtc="2024-06-20T01:09:00Z">
        <w:r w:rsidRPr="00A31C26" w:rsidDel="000E64B4">
          <w:rPr>
            <w:rFonts w:asciiTheme="minorHAnsi" w:hAnsiTheme="minorHAnsi" w:cstheme="minorHAnsi"/>
            <w:b w:val="0"/>
            <w:color w:val="auto"/>
            <w:lang w:val="en-US"/>
          </w:rPr>
          <w:delText>sm. Including integrations outside of Prism.</w:delText>
        </w:r>
      </w:del>
      <w:commentRangeEnd w:id="89"/>
      <w:r w:rsidR="000E64B4">
        <w:rPr>
          <w:rStyle w:val="CommentReference"/>
          <w:rFonts w:ascii="Allianz Neo" w:eastAsiaTheme="minorHAnsi" w:hAnsi="Allianz Neo" w:cstheme="minorBidi"/>
          <w:b w:val="0"/>
          <w:bCs w:val="0"/>
          <w:color w:val="auto"/>
          <w:lang w:val="en-GB" w:eastAsia="en-US"/>
        </w:rPr>
        <w:commentReference w:id="89"/>
      </w:r>
      <w:commentRangeEnd w:id="90"/>
      <w:r w:rsidR="0008543C">
        <w:rPr>
          <w:rStyle w:val="CommentReference"/>
          <w:rFonts w:ascii="Allianz Neo" w:eastAsiaTheme="minorHAnsi" w:hAnsi="Allianz Neo" w:cstheme="minorBidi"/>
          <w:b w:val="0"/>
          <w:bCs w:val="0"/>
          <w:color w:val="auto"/>
          <w:lang w:val="en-GB" w:eastAsia="en-US"/>
        </w:rPr>
        <w:commentReference w:id="90"/>
      </w:r>
    </w:p>
    <w:p w14:paraId="44AE6FFB" w14:textId="77777777" w:rsidR="00282D5E" w:rsidRPr="00A31C26" w:rsidRDefault="00282D5E">
      <w:pPr>
        <w:pStyle w:val="Normal-Table2"/>
        <w:numPr>
          <w:ilvl w:val="0"/>
          <w:numId w:val="39"/>
        </w:numPr>
        <w:spacing w:after="0"/>
        <w:jc w:val="both"/>
        <w:rPr>
          <w:rFonts w:asciiTheme="minorHAnsi" w:hAnsiTheme="minorHAnsi" w:cstheme="minorHAnsi"/>
          <w:b w:val="0"/>
          <w:color w:val="auto"/>
          <w:lang w:val="en-US"/>
        </w:rPr>
        <w:pPrChange w:id="94" w:author="Tim Pauley" w:date="2024-06-19T21:10:00Z" w16du:dateUtc="2024-06-20T01:10:00Z">
          <w:pPr>
            <w:pStyle w:val="Normal-Table2"/>
            <w:numPr>
              <w:numId w:val="26"/>
            </w:numPr>
            <w:spacing w:after="0"/>
            <w:ind w:left="1418" w:hanging="284"/>
            <w:jc w:val="both"/>
          </w:pPr>
        </w:pPrChange>
      </w:pPr>
      <w:commentRangeStart w:id="95"/>
      <w:commentRangeStart w:id="96"/>
      <w:r w:rsidRPr="00A31C26">
        <w:rPr>
          <w:rFonts w:asciiTheme="minorHAnsi" w:hAnsiTheme="minorHAnsi" w:cstheme="minorHAnsi"/>
          <w:b w:val="0"/>
          <w:color w:val="auto"/>
          <w:lang w:val="en-US"/>
        </w:rPr>
        <w:t>Any / all integration adds or updates outside of Pega / C-PRISM</w:t>
      </w:r>
      <w:commentRangeEnd w:id="95"/>
      <w:r w:rsidR="000E64B4">
        <w:rPr>
          <w:rStyle w:val="CommentReference"/>
          <w:rFonts w:ascii="Allianz Neo" w:eastAsiaTheme="minorHAnsi" w:hAnsi="Allianz Neo" w:cstheme="minorBidi"/>
          <w:b w:val="0"/>
          <w:bCs w:val="0"/>
          <w:color w:val="auto"/>
          <w:lang w:val="en-GB" w:eastAsia="en-US"/>
        </w:rPr>
        <w:commentReference w:id="95"/>
      </w:r>
      <w:commentRangeEnd w:id="96"/>
      <w:r w:rsidR="0008543C">
        <w:rPr>
          <w:rStyle w:val="CommentReference"/>
          <w:rFonts w:ascii="Allianz Neo" w:eastAsiaTheme="minorHAnsi" w:hAnsi="Allianz Neo" w:cstheme="minorBidi"/>
          <w:b w:val="0"/>
          <w:bCs w:val="0"/>
          <w:color w:val="auto"/>
          <w:lang w:val="en-GB" w:eastAsia="en-US"/>
        </w:rPr>
        <w:commentReference w:id="96"/>
      </w:r>
    </w:p>
    <w:p w14:paraId="730AD6E8" w14:textId="77777777" w:rsidR="00282D5E" w:rsidRPr="00A31C26" w:rsidRDefault="00282D5E">
      <w:pPr>
        <w:pStyle w:val="Normal-Table2"/>
        <w:numPr>
          <w:ilvl w:val="0"/>
          <w:numId w:val="39"/>
        </w:numPr>
        <w:spacing w:after="0"/>
        <w:jc w:val="both"/>
        <w:rPr>
          <w:rFonts w:asciiTheme="minorHAnsi" w:hAnsiTheme="minorHAnsi" w:cstheme="minorHAnsi"/>
          <w:b w:val="0"/>
          <w:color w:val="auto"/>
          <w:lang w:val="en-US"/>
        </w:rPr>
        <w:pPrChange w:id="97" w:author="Tim Pauley" w:date="2024-06-19T21:10:00Z" w16du:dateUtc="2024-06-20T01:10:00Z">
          <w:pPr>
            <w:pStyle w:val="Normal-Table2"/>
            <w:numPr>
              <w:numId w:val="26"/>
            </w:numPr>
            <w:spacing w:after="0"/>
            <w:ind w:left="1418" w:hanging="284"/>
            <w:jc w:val="both"/>
          </w:pPr>
        </w:pPrChange>
      </w:pPr>
      <w:r w:rsidRPr="00A31C26">
        <w:rPr>
          <w:rFonts w:asciiTheme="minorHAnsi" w:hAnsiTheme="minorHAnsi" w:cstheme="minorHAnsi"/>
          <w:b w:val="0"/>
          <w:color w:val="auto"/>
          <w:lang w:val="en-US"/>
        </w:rPr>
        <w:t>Preparation of other systems and test data needed for all test phases.</w:t>
      </w:r>
    </w:p>
    <w:p w14:paraId="01E3839D" w14:textId="176FBAE6" w:rsidR="00282D5E" w:rsidRPr="00A31C26" w:rsidRDefault="00282D5E">
      <w:pPr>
        <w:pStyle w:val="Normal-Table2"/>
        <w:numPr>
          <w:ilvl w:val="0"/>
          <w:numId w:val="39"/>
        </w:numPr>
        <w:spacing w:after="0"/>
        <w:jc w:val="both"/>
        <w:rPr>
          <w:rFonts w:asciiTheme="minorHAnsi" w:hAnsiTheme="minorHAnsi" w:cstheme="minorHAnsi"/>
          <w:b w:val="0"/>
          <w:color w:val="auto"/>
        </w:rPr>
        <w:pPrChange w:id="98" w:author="Tim Pauley" w:date="2024-06-19T21:10:00Z" w16du:dateUtc="2024-06-20T01:10:00Z">
          <w:pPr>
            <w:pStyle w:val="Normal-Table2"/>
            <w:numPr>
              <w:numId w:val="26"/>
            </w:numPr>
            <w:spacing w:after="0"/>
            <w:ind w:left="1418" w:hanging="284"/>
            <w:jc w:val="both"/>
          </w:pPr>
        </w:pPrChange>
      </w:pPr>
      <w:r w:rsidRPr="00A31C26">
        <w:rPr>
          <w:rFonts w:asciiTheme="minorHAnsi" w:hAnsiTheme="minorHAnsi" w:cstheme="minorHAnsi"/>
          <w:b w:val="0"/>
          <w:color w:val="auto"/>
          <w:lang w:val="en-US"/>
        </w:rPr>
        <w:t xml:space="preserve">Testing for any system outside of </w:t>
      </w:r>
      <w:ins w:id="99" w:author="Tim Pauley" w:date="2024-06-19T21:12:00Z" w16du:dateUtc="2024-06-20T01:12:00Z">
        <w:r w:rsidR="000E64B4">
          <w:rPr>
            <w:rFonts w:asciiTheme="minorHAnsi" w:hAnsiTheme="minorHAnsi" w:cstheme="minorHAnsi"/>
            <w:b w:val="0"/>
            <w:color w:val="auto"/>
            <w:lang w:val="en-US"/>
          </w:rPr>
          <w:t>C-PRISM</w:t>
        </w:r>
      </w:ins>
      <w:del w:id="100" w:author="Tim Pauley" w:date="2024-06-19T21:12:00Z" w16du:dateUtc="2024-06-20T01:12:00Z">
        <w:r w:rsidRPr="00A31C26" w:rsidDel="000E64B4">
          <w:rPr>
            <w:rFonts w:asciiTheme="minorHAnsi" w:hAnsiTheme="minorHAnsi" w:cstheme="minorHAnsi"/>
            <w:b w:val="0"/>
            <w:color w:val="auto"/>
            <w:lang w:val="en-US"/>
          </w:rPr>
          <w:delText>Prism</w:delText>
        </w:r>
      </w:del>
    </w:p>
    <w:p w14:paraId="103CBEEF" w14:textId="72EE72CB" w:rsidR="00282D5E" w:rsidRPr="00A31C26" w:rsidRDefault="000E64B4">
      <w:pPr>
        <w:pStyle w:val="Normal-Table2"/>
        <w:numPr>
          <w:ilvl w:val="0"/>
          <w:numId w:val="39"/>
        </w:numPr>
        <w:spacing w:after="0"/>
        <w:jc w:val="both"/>
        <w:rPr>
          <w:rFonts w:asciiTheme="minorHAnsi" w:hAnsiTheme="minorHAnsi" w:cstheme="minorHAnsi"/>
          <w:b w:val="0"/>
          <w:color w:val="auto"/>
        </w:rPr>
        <w:pPrChange w:id="101" w:author="Tim Pauley" w:date="2024-06-19T21:10:00Z" w16du:dateUtc="2024-06-20T01:10:00Z">
          <w:pPr>
            <w:pStyle w:val="Normal-Table2"/>
            <w:numPr>
              <w:numId w:val="26"/>
            </w:numPr>
            <w:spacing w:after="0"/>
            <w:ind w:left="1418" w:hanging="284"/>
            <w:jc w:val="both"/>
          </w:pPr>
        </w:pPrChange>
      </w:pPr>
      <w:ins w:id="102" w:author="Tim Pauley" w:date="2024-06-19T21:11:00Z" w16du:dateUtc="2024-06-20T01:11:00Z">
        <w:r>
          <w:rPr>
            <w:rFonts w:asciiTheme="minorHAnsi" w:hAnsiTheme="minorHAnsi" w:cstheme="minorHAnsi"/>
            <w:b w:val="0"/>
            <w:color w:val="auto"/>
            <w:lang w:val="en-US"/>
          </w:rPr>
          <w:t>Any reports not included in OOB C-PRISM reports</w:t>
        </w:r>
      </w:ins>
      <w:del w:id="103" w:author="Tim Pauley" w:date="2024-06-19T21:12:00Z" w16du:dateUtc="2024-06-20T01:12:00Z">
        <w:r w:rsidR="00282D5E" w:rsidRPr="00A31C26" w:rsidDel="000E64B4">
          <w:rPr>
            <w:rFonts w:asciiTheme="minorHAnsi" w:hAnsiTheme="minorHAnsi" w:cstheme="minorHAnsi"/>
            <w:b w:val="0"/>
            <w:color w:val="auto"/>
            <w:lang w:val="en-US"/>
          </w:rPr>
          <w:delText>All the reports other than Prism.</w:delText>
        </w:r>
      </w:del>
    </w:p>
    <w:p w14:paraId="05758057" w14:textId="77777777" w:rsidR="00282D5E" w:rsidRPr="00A31C26" w:rsidRDefault="00282D5E">
      <w:pPr>
        <w:pStyle w:val="Normal-Table2"/>
        <w:numPr>
          <w:ilvl w:val="0"/>
          <w:numId w:val="39"/>
        </w:numPr>
        <w:spacing w:after="0"/>
        <w:jc w:val="both"/>
        <w:rPr>
          <w:rFonts w:asciiTheme="minorHAnsi" w:hAnsiTheme="minorHAnsi" w:cstheme="minorHAnsi"/>
          <w:b w:val="0"/>
          <w:color w:val="auto"/>
        </w:rPr>
        <w:pPrChange w:id="104" w:author="Tim Pauley" w:date="2024-06-19T21:10:00Z" w16du:dateUtc="2024-06-20T01:10:00Z">
          <w:pPr>
            <w:pStyle w:val="Normal-Table2"/>
            <w:numPr>
              <w:numId w:val="26"/>
            </w:numPr>
            <w:spacing w:after="0"/>
            <w:ind w:left="1418" w:hanging="284"/>
            <w:jc w:val="both"/>
          </w:pPr>
        </w:pPrChange>
      </w:pPr>
      <w:commentRangeStart w:id="105"/>
      <w:commentRangeStart w:id="106"/>
      <w:r w:rsidRPr="00A31C26">
        <w:rPr>
          <w:rFonts w:asciiTheme="minorHAnsi" w:hAnsiTheme="minorHAnsi" w:cstheme="minorHAnsi"/>
          <w:b w:val="0"/>
          <w:color w:val="auto"/>
          <w:lang w:val="en-US"/>
        </w:rPr>
        <w:t>List of requirements Out of scope or planned for future release provided in separate document.</w:t>
      </w:r>
      <w:commentRangeEnd w:id="105"/>
      <w:r w:rsidR="000E64B4">
        <w:rPr>
          <w:rStyle w:val="CommentReference"/>
          <w:rFonts w:ascii="Allianz Neo" w:eastAsiaTheme="minorHAnsi" w:hAnsi="Allianz Neo" w:cstheme="minorBidi"/>
          <w:b w:val="0"/>
          <w:bCs w:val="0"/>
          <w:color w:val="auto"/>
          <w:lang w:val="en-GB" w:eastAsia="en-US"/>
        </w:rPr>
        <w:commentReference w:id="105"/>
      </w:r>
      <w:commentRangeEnd w:id="82"/>
      <w:commentRangeEnd w:id="106"/>
      <w:r w:rsidR="0008543C">
        <w:rPr>
          <w:rStyle w:val="CommentReference"/>
          <w:rFonts w:ascii="Allianz Neo" w:eastAsiaTheme="minorHAnsi" w:hAnsi="Allianz Neo" w:cstheme="minorBidi"/>
          <w:b w:val="0"/>
          <w:bCs w:val="0"/>
          <w:color w:val="auto"/>
          <w:lang w:val="en-GB" w:eastAsia="en-US"/>
        </w:rPr>
        <w:commentReference w:id="106"/>
      </w:r>
      <w:r w:rsidR="000E64B4">
        <w:rPr>
          <w:rStyle w:val="CommentReference"/>
          <w:rFonts w:ascii="Allianz Neo" w:eastAsiaTheme="minorHAnsi" w:hAnsi="Allianz Neo" w:cstheme="minorBidi"/>
          <w:b w:val="0"/>
          <w:bCs w:val="0"/>
          <w:color w:val="auto"/>
          <w:lang w:val="en-GB" w:eastAsia="en-US"/>
        </w:rPr>
        <w:commentReference w:id="82"/>
      </w:r>
      <w:commentRangeEnd w:id="83"/>
      <w:r w:rsidR="0008543C">
        <w:rPr>
          <w:rStyle w:val="CommentReference"/>
          <w:rFonts w:ascii="Allianz Neo" w:eastAsiaTheme="minorHAnsi" w:hAnsi="Allianz Neo" w:cstheme="minorBidi"/>
          <w:b w:val="0"/>
          <w:bCs w:val="0"/>
          <w:color w:val="auto"/>
          <w:lang w:val="en-GB" w:eastAsia="en-US"/>
        </w:rPr>
        <w:commentReference w:id="83"/>
      </w:r>
    </w:p>
    <w:p w14:paraId="07C945DA" w14:textId="77777777" w:rsidR="00282D5E" w:rsidRPr="00A31C26" w:rsidRDefault="00282D5E" w:rsidP="00EF0FDF">
      <w:pPr>
        <w:ind w:left="1080"/>
        <w:jc w:val="both"/>
        <w:rPr>
          <w:rFonts w:asciiTheme="minorHAnsi" w:hAnsiTheme="minorHAnsi" w:cstheme="minorHAnsi"/>
        </w:rPr>
      </w:pPr>
    </w:p>
    <w:p w14:paraId="4F89712B" w14:textId="77777777" w:rsidR="00D905BE" w:rsidRPr="00A31C26" w:rsidRDefault="00D905BE" w:rsidP="00EF0FDF">
      <w:pPr>
        <w:pStyle w:val="Heading2"/>
        <w:numPr>
          <w:ilvl w:val="1"/>
          <w:numId w:val="3"/>
        </w:numPr>
        <w:ind w:left="1512"/>
        <w:jc w:val="both"/>
        <w:rPr>
          <w:rFonts w:asciiTheme="minorHAnsi" w:hAnsiTheme="minorHAnsi" w:cstheme="minorHAnsi"/>
          <w:sz w:val="24"/>
          <w:szCs w:val="24"/>
        </w:rPr>
      </w:pPr>
      <w:bookmarkStart w:id="107" w:name="_Toc169687021"/>
      <w:r w:rsidRPr="00A31C26">
        <w:rPr>
          <w:rFonts w:asciiTheme="minorHAnsi" w:hAnsiTheme="minorHAnsi" w:cstheme="minorHAnsi"/>
          <w:sz w:val="24"/>
          <w:szCs w:val="24"/>
        </w:rPr>
        <w:t>Test Case Design Process</w:t>
      </w:r>
      <w:bookmarkEnd w:id="107"/>
      <w:r w:rsidRPr="00A31C26">
        <w:rPr>
          <w:rFonts w:asciiTheme="minorHAnsi" w:hAnsiTheme="minorHAnsi" w:cstheme="minorHAnsi"/>
          <w:sz w:val="24"/>
          <w:szCs w:val="24"/>
        </w:rPr>
        <w:t xml:space="preserve"> </w:t>
      </w:r>
    </w:p>
    <w:p w14:paraId="66C76891" w14:textId="77777777" w:rsidR="00D905BE" w:rsidRPr="00A31C26" w:rsidRDefault="00D905BE">
      <w:pPr>
        <w:pStyle w:val="Normal-Table2"/>
        <w:spacing w:line="276" w:lineRule="auto"/>
        <w:ind w:left="1080"/>
        <w:jc w:val="both"/>
        <w:rPr>
          <w:rFonts w:asciiTheme="minorHAnsi" w:hAnsiTheme="minorHAnsi" w:cstheme="minorHAnsi"/>
          <w:b w:val="0"/>
          <w:color w:val="auto"/>
        </w:rPr>
        <w:pPrChange w:id="108" w:author="Tim Pauley" w:date="2024-06-19T21:28:00Z" w16du:dateUtc="2024-06-20T01:28:00Z">
          <w:pPr>
            <w:pStyle w:val="Normal-Table2"/>
            <w:spacing w:line="276" w:lineRule="auto"/>
            <w:ind w:left="709"/>
            <w:jc w:val="both"/>
          </w:pPr>
        </w:pPrChange>
      </w:pPr>
      <w:r w:rsidRPr="00A31C26">
        <w:rPr>
          <w:rFonts w:asciiTheme="minorHAnsi" w:hAnsiTheme="minorHAnsi" w:cstheme="minorHAnsi"/>
          <w:b w:val="0"/>
          <w:color w:val="auto"/>
        </w:rPr>
        <w:t xml:space="preserve">The activities in </w:t>
      </w:r>
      <w:commentRangeStart w:id="109"/>
      <w:commentRangeStart w:id="110"/>
      <w:r w:rsidRPr="00A31C26">
        <w:rPr>
          <w:rFonts w:asciiTheme="minorHAnsi" w:hAnsiTheme="minorHAnsi" w:cstheme="minorHAnsi"/>
          <w:b w:val="0"/>
          <w:color w:val="auto"/>
        </w:rPr>
        <w:t>this phase</w:t>
      </w:r>
      <w:commentRangeEnd w:id="109"/>
      <w:r w:rsidR="00583FA0">
        <w:rPr>
          <w:rStyle w:val="CommentReference"/>
          <w:rFonts w:ascii="Allianz Neo" w:eastAsiaTheme="minorHAnsi" w:hAnsi="Allianz Neo" w:cstheme="minorBidi"/>
          <w:b w:val="0"/>
          <w:bCs w:val="0"/>
          <w:color w:val="auto"/>
          <w:lang w:val="en-GB" w:eastAsia="en-US"/>
        </w:rPr>
        <w:commentReference w:id="109"/>
      </w:r>
      <w:commentRangeEnd w:id="110"/>
      <w:r w:rsidR="0008543C">
        <w:rPr>
          <w:rStyle w:val="CommentReference"/>
          <w:rFonts w:ascii="Allianz Neo" w:eastAsiaTheme="minorHAnsi" w:hAnsi="Allianz Neo" w:cstheme="minorBidi"/>
          <w:b w:val="0"/>
          <w:bCs w:val="0"/>
          <w:color w:val="auto"/>
          <w:lang w:val="en-GB" w:eastAsia="en-US"/>
        </w:rPr>
        <w:commentReference w:id="110"/>
      </w:r>
      <w:r w:rsidRPr="00A31C26">
        <w:rPr>
          <w:rFonts w:asciiTheme="minorHAnsi" w:hAnsiTheme="minorHAnsi" w:cstheme="minorHAnsi"/>
          <w:b w:val="0"/>
          <w:color w:val="auto"/>
        </w:rPr>
        <w:t xml:space="preserve"> </w:t>
      </w:r>
      <w:r w:rsidR="00286DBA" w:rsidRPr="00A31C26">
        <w:rPr>
          <w:rFonts w:asciiTheme="minorHAnsi" w:hAnsiTheme="minorHAnsi" w:cstheme="minorHAnsi"/>
          <w:b w:val="0"/>
          <w:color w:val="auto"/>
        </w:rPr>
        <w:t>include</w:t>
      </w:r>
      <w:r w:rsidRPr="00A31C26">
        <w:rPr>
          <w:rFonts w:asciiTheme="minorHAnsi" w:hAnsiTheme="minorHAnsi" w:cstheme="minorHAnsi"/>
          <w:b w:val="0"/>
          <w:color w:val="auto"/>
        </w:rPr>
        <w:t xml:space="preserve"> test case design for functional testing</w:t>
      </w:r>
      <w:r w:rsidR="009A2896">
        <w:rPr>
          <w:rFonts w:asciiTheme="minorHAnsi" w:hAnsiTheme="minorHAnsi" w:cstheme="minorHAnsi"/>
          <w:b w:val="0"/>
          <w:color w:val="auto"/>
        </w:rPr>
        <w:t xml:space="preserve"> (manual &amp; automation)</w:t>
      </w:r>
      <w:r w:rsidRPr="00A31C26">
        <w:rPr>
          <w:rFonts w:asciiTheme="minorHAnsi" w:hAnsiTheme="minorHAnsi" w:cstheme="minorHAnsi"/>
          <w:b w:val="0"/>
          <w:color w:val="auto"/>
        </w:rPr>
        <w:t xml:space="preserve"> </w:t>
      </w:r>
      <w:r w:rsidR="00286DBA">
        <w:rPr>
          <w:rFonts w:asciiTheme="minorHAnsi" w:hAnsiTheme="minorHAnsi" w:cstheme="minorHAnsi"/>
          <w:b w:val="0"/>
          <w:color w:val="auto"/>
        </w:rPr>
        <w:t>and</w:t>
      </w:r>
      <w:r w:rsidRPr="00A31C26">
        <w:rPr>
          <w:rFonts w:asciiTheme="minorHAnsi" w:hAnsiTheme="minorHAnsi" w:cstheme="minorHAnsi"/>
          <w:b w:val="0"/>
          <w:color w:val="auto"/>
        </w:rPr>
        <w:t xml:space="preserve"> non-functional testing</w:t>
      </w:r>
      <w:r w:rsidR="00286DBA">
        <w:rPr>
          <w:rFonts w:asciiTheme="minorHAnsi" w:hAnsiTheme="minorHAnsi" w:cstheme="minorHAnsi"/>
          <w:b w:val="0"/>
          <w:color w:val="auto"/>
        </w:rPr>
        <w:t xml:space="preserve"> (scripts for performance testing)</w:t>
      </w:r>
      <w:r w:rsidRPr="00A31C26">
        <w:rPr>
          <w:rFonts w:asciiTheme="minorHAnsi" w:hAnsiTheme="minorHAnsi" w:cstheme="minorHAnsi"/>
          <w:b w:val="0"/>
          <w:color w:val="auto"/>
        </w:rPr>
        <w:t xml:space="preserve">. </w:t>
      </w:r>
    </w:p>
    <w:p w14:paraId="0B037CBD" w14:textId="77777777" w:rsidR="00D905BE" w:rsidRPr="00A31C26" w:rsidRDefault="00D905BE">
      <w:pPr>
        <w:ind w:left="1080"/>
        <w:jc w:val="both"/>
        <w:rPr>
          <w:rFonts w:asciiTheme="minorHAnsi" w:hAnsiTheme="minorHAnsi" w:cstheme="minorHAnsi"/>
          <w:iCs/>
          <w:sz w:val="20"/>
          <w:szCs w:val="20"/>
        </w:rPr>
        <w:pPrChange w:id="111" w:author="Tim Pauley" w:date="2024-06-19T21:28:00Z" w16du:dateUtc="2024-06-20T01:28:00Z">
          <w:pPr>
            <w:ind w:left="709"/>
            <w:jc w:val="both"/>
          </w:pPr>
        </w:pPrChange>
      </w:pPr>
      <w:r w:rsidRPr="00A31C26">
        <w:rPr>
          <w:rFonts w:asciiTheme="minorHAnsi" w:hAnsiTheme="minorHAnsi" w:cstheme="minorHAnsi"/>
          <w:sz w:val="20"/>
          <w:szCs w:val="20"/>
        </w:rPr>
        <w:t xml:space="preserve">Post sprint user story grooming </w:t>
      </w:r>
      <w:r w:rsidR="009A2896" w:rsidRPr="00A31C26">
        <w:rPr>
          <w:rFonts w:asciiTheme="minorHAnsi" w:hAnsiTheme="minorHAnsi" w:cstheme="minorHAnsi"/>
          <w:sz w:val="20"/>
          <w:szCs w:val="20"/>
        </w:rPr>
        <w:t>session,</w:t>
      </w:r>
      <w:r w:rsidR="009A2896">
        <w:rPr>
          <w:rFonts w:asciiTheme="minorHAnsi" w:hAnsiTheme="minorHAnsi" w:cstheme="minorHAnsi"/>
          <w:sz w:val="20"/>
          <w:szCs w:val="20"/>
        </w:rPr>
        <w:t xml:space="preserve"> Design</w:t>
      </w:r>
      <w:r w:rsidR="00286DBA">
        <w:rPr>
          <w:rFonts w:asciiTheme="minorHAnsi" w:hAnsiTheme="minorHAnsi" w:cstheme="minorHAnsi"/>
          <w:sz w:val="20"/>
          <w:szCs w:val="20"/>
        </w:rPr>
        <w:t xml:space="preserve"> activities </w:t>
      </w:r>
      <w:r w:rsidR="0008433B">
        <w:rPr>
          <w:rFonts w:asciiTheme="minorHAnsi" w:hAnsiTheme="minorHAnsi" w:cstheme="minorHAnsi"/>
          <w:sz w:val="20"/>
          <w:szCs w:val="20"/>
        </w:rPr>
        <w:t xml:space="preserve">will be initiated, </w:t>
      </w:r>
      <w:r w:rsidR="00286DBA">
        <w:rPr>
          <w:rFonts w:asciiTheme="minorHAnsi" w:hAnsiTheme="minorHAnsi" w:cstheme="minorHAnsi"/>
          <w:sz w:val="20"/>
          <w:szCs w:val="20"/>
        </w:rPr>
        <w:t>for various phases of testing in scope</w:t>
      </w:r>
      <w:r w:rsidR="003D4B34">
        <w:rPr>
          <w:rFonts w:asciiTheme="minorHAnsi" w:hAnsiTheme="minorHAnsi" w:cstheme="minorHAnsi"/>
          <w:sz w:val="20"/>
          <w:szCs w:val="20"/>
        </w:rPr>
        <w:t>.</w:t>
      </w:r>
      <w:r w:rsidR="0008433B">
        <w:rPr>
          <w:rFonts w:asciiTheme="minorHAnsi" w:hAnsiTheme="minorHAnsi" w:cstheme="minorHAnsi"/>
          <w:sz w:val="20"/>
          <w:szCs w:val="20"/>
        </w:rPr>
        <w:t xml:space="preserve"> </w:t>
      </w:r>
    </w:p>
    <w:p w14:paraId="1FD50E04" w14:textId="77777777" w:rsidR="00D905BE" w:rsidRDefault="00D905BE" w:rsidP="00EF0FDF">
      <w:pPr>
        <w:pStyle w:val="Heading2"/>
        <w:numPr>
          <w:ilvl w:val="2"/>
          <w:numId w:val="3"/>
        </w:numPr>
        <w:ind w:left="2127" w:hanging="687"/>
        <w:jc w:val="both"/>
        <w:rPr>
          <w:rFonts w:asciiTheme="minorHAnsi" w:hAnsiTheme="minorHAnsi" w:cstheme="minorHAnsi"/>
          <w:sz w:val="22"/>
          <w:szCs w:val="22"/>
        </w:rPr>
      </w:pPr>
      <w:bookmarkStart w:id="112" w:name="_Toc169687022"/>
      <w:r w:rsidRPr="00EE09DA">
        <w:rPr>
          <w:rFonts w:asciiTheme="minorHAnsi" w:hAnsiTheme="minorHAnsi" w:cstheme="minorHAnsi"/>
          <w:sz w:val="22"/>
          <w:szCs w:val="22"/>
        </w:rPr>
        <w:t>Responsibility</w:t>
      </w:r>
      <w:bookmarkEnd w:id="112"/>
    </w:p>
    <w:p w14:paraId="4B878180" w14:textId="77777777" w:rsidR="0008433B" w:rsidRDefault="00E031B2">
      <w:pPr>
        <w:pStyle w:val="Normal-Table2"/>
        <w:spacing w:after="0"/>
        <w:ind w:left="720" w:firstLine="720"/>
        <w:jc w:val="both"/>
        <w:rPr>
          <w:rFonts w:asciiTheme="minorHAnsi" w:hAnsiTheme="minorHAnsi" w:cstheme="minorHAnsi"/>
          <w:b w:val="0"/>
          <w:color w:val="auto"/>
          <w:lang w:val="en-US"/>
        </w:rPr>
        <w:pPrChange w:id="113" w:author="Tim Pauley" w:date="2024-06-19T21:27:00Z" w16du:dateUtc="2024-06-20T01:27:00Z">
          <w:pPr>
            <w:pStyle w:val="Normal-Table2"/>
            <w:spacing w:after="0"/>
            <w:ind w:firstLine="720"/>
            <w:jc w:val="both"/>
          </w:pPr>
        </w:pPrChange>
      </w:pPr>
      <w:r w:rsidRPr="00EE09DA">
        <w:rPr>
          <w:rFonts w:asciiTheme="minorHAnsi" w:hAnsiTheme="minorHAnsi" w:cstheme="minorHAnsi"/>
          <w:b w:val="0"/>
          <w:color w:val="auto"/>
          <w:lang w:val="en-US"/>
        </w:rPr>
        <w:t xml:space="preserve">Coforge </w:t>
      </w:r>
      <w:r w:rsidR="00D905BE" w:rsidRPr="00EE09DA">
        <w:rPr>
          <w:rFonts w:asciiTheme="minorHAnsi" w:hAnsiTheme="minorHAnsi" w:cstheme="minorHAnsi"/>
          <w:b w:val="0"/>
          <w:color w:val="auto"/>
          <w:lang w:val="en-US"/>
        </w:rPr>
        <w:t xml:space="preserve">QA team </w:t>
      </w:r>
      <w:r w:rsidR="0008433B">
        <w:rPr>
          <w:rFonts w:asciiTheme="minorHAnsi" w:hAnsiTheme="minorHAnsi" w:cstheme="minorHAnsi"/>
          <w:b w:val="0"/>
          <w:color w:val="auto"/>
          <w:lang w:val="en-US"/>
        </w:rPr>
        <w:t>will be responsible for the Test Design activities and will cover the listed activities:</w:t>
      </w:r>
    </w:p>
    <w:p w14:paraId="287FE15F" w14:textId="77777777" w:rsidR="00D905BE" w:rsidRPr="00EE09DA" w:rsidRDefault="0008433B">
      <w:pPr>
        <w:pStyle w:val="Normal-Table2"/>
        <w:numPr>
          <w:ilvl w:val="0"/>
          <w:numId w:val="43"/>
        </w:numPr>
        <w:spacing w:after="0"/>
        <w:jc w:val="both"/>
        <w:rPr>
          <w:rFonts w:asciiTheme="minorHAnsi" w:hAnsiTheme="minorHAnsi" w:cstheme="minorHAnsi"/>
          <w:b w:val="0"/>
          <w:color w:val="auto"/>
          <w:lang w:val="en-US"/>
        </w:rPr>
        <w:pPrChange w:id="114" w:author="Tim Pauley" w:date="2024-06-19T21:27:00Z" w16du:dateUtc="2024-06-20T01:27:00Z">
          <w:pPr>
            <w:pStyle w:val="Normal-Table2"/>
            <w:numPr>
              <w:numId w:val="26"/>
            </w:numPr>
            <w:spacing w:after="0"/>
            <w:ind w:left="1985" w:hanging="425"/>
            <w:jc w:val="both"/>
          </w:pPr>
        </w:pPrChange>
      </w:pPr>
      <w:r>
        <w:rPr>
          <w:rFonts w:asciiTheme="minorHAnsi" w:hAnsiTheme="minorHAnsi" w:cstheme="minorHAnsi"/>
          <w:b w:val="0"/>
          <w:color w:val="auto"/>
          <w:lang w:val="en-US"/>
        </w:rPr>
        <w:t xml:space="preserve">The team will </w:t>
      </w:r>
      <w:r w:rsidR="00D905BE" w:rsidRPr="00EE09DA">
        <w:rPr>
          <w:rFonts w:asciiTheme="minorHAnsi" w:hAnsiTheme="minorHAnsi" w:cstheme="minorHAnsi"/>
          <w:b w:val="0"/>
          <w:color w:val="auto"/>
          <w:lang w:val="en-US"/>
        </w:rPr>
        <w:t xml:space="preserve">create the Test Cases </w:t>
      </w:r>
      <w:r>
        <w:rPr>
          <w:rFonts w:asciiTheme="minorHAnsi" w:hAnsiTheme="minorHAnsi" w:cstheme="minorHAnsi"/>
          <w:b w:val="0"/>
          <w:color w:val="auto"/>
          <w:lang w:val="en-US"/>
        </w:rPr>
        <w:t xml:space="preserve">for </w:t>
      </w:r>
      <w:r w:rsidR="00D905BE" w:rsidRPr="00EE09DA">
        <w:rPr>
          <w:rFonts w:asciiTheme="minorHAnsi" w:hAnsiTheme="minorHAnsi" w:cstheme="minorHAnsi"/>
          <w:b w:val="0"/>
          <w:color w:val="auto"/>
          <w:lang w:val="en-US"/>
        </w:rPr>
        <w:t>in-scope User Stories</w:t>
      </w:r>
      <w:r>
        <w:rPr>
          <w:rFonts w:asciiTheme="minorHAnsi" w:hAnsiTheme="minorHAnsi" w:cstheme="minorHAnsi"/>
          <w:b w:val="0"/>
          <w:color w:val="auto"/>
          <w:lang w:val="en-US"/>
        </w:rPr>
        <w:t xml:space="preserve"> and will cover all </w:t>
      </w:r>
      <w:r w:rsidRPr="00EE09DA">
        <w:rPr>
          <w:rFonts w:asciiTheme="minorHAnsi" w:hAnsiTheme="minorHAnsi" w:cstheme="minorHAnsi"/>
          <w:b w:val="0"/>
          <w:color w:val="auto"/>
          <w:lang w:val="en-US"/>
        </w:rPr>
        <w:t>positive, negative, boundary value test scenarios</w:t>
      </w:r>
      <w:r w:rsidR="009A2896">
        <w:rPr>
          <w:rFonts w:asciiTheme="minorHAnsi" w:hAnsiTheme="minorHAnsi" w:cstheme="minorHAnsi"/>
          <w:b w:val="0"/>
          <w:color w:val="auto"/>
          <w:lang w:val="en-US"/>
        </w:rPr>
        <w:t xml:space="preserve"> and</w:t>
      </w:r>
      <w:r>
        <w:rPr>
          <w:rFonts w:asciiTheme="minorHAnsi" w:hAnsiTheme="minorHAnsi" w:cstheme="minorHAnsi"/>
          <w:b w:val="0"/>
          <w:color w:val="auto"/>
          <w:lang w:val="en-US"/>
        </w:rPr>
        <w:t xml:space="preserve"> </w:t>
      </w:r>
      <w:r w:rsidR="009A2896">
        <w:rPr>
          <w:rFonts w:asciiTheme="minorHAnsi" w:hAnsiTheme="minorHAnsi" w:cstheme="minorHAnsi"/>
          <w:b w:val="0"/>
          <w:color w:val="auto"/>
          <w:lang w:val="en-US"/>
        </w:rPr>
        <w:t xml:space="preserve">follow </w:t>
      </w:r>
      <w:r w:rsidR="00D905BE" w:rsidRPr="00EE09DA">
        <w:rPr>
          <w:rFonts w:asciiTheme="minorHAnsi" w:hAnsiTheme="minorHAnsi" w:cstheme="minorHAnsi"/>
          <w:b w:val="0"/>
          <w:color w:val="auto"/>
          <w:lang w:val="en-US"/>
        </w:rPr>
        <w:t xml:space="preserve">Coforge test case design standards and guidelines. </w:t>
      </w:r>
    </w:p>
    <w:p w14:paraId="4CF5B322" w14:textId="77777777" w:rsidR="00D905BE" w:rsidRPr="00EE09DA" w:rsidRDefault="0008433B">
      <w:pPr>
        <w:pStyle w:val="Normal-Table2"/>
        <w:numPr>
          <w:ilvl w:val="0"/>
          <w:numId w:val="43"/>
        </w:numPr>
        <w:spacing w:after="0"/>
        <w:jc w:val="both"/>
        <w:rPr>
          <w:rFonts w:asciiTheme="minorHAnsi" w:hAnsiTheme="minorHAnsi" w:cstheme="minorHAnsi"/>
          <w:b w:val="0"/>
          <w:color w:val="auto"/>
          <w:lang w:val="en-US"/>
        </w:rPr>
        <w:pPrChange w:id="115" w:author="Tim Pauley" w:date="2024-06-19T21:27:00Z" w16du:dateUtc="2024-06-20T01:27:00Z">
          <w:pPr>
            <w:pStyle w:val="Normal-Table2"/>
            <w:numPr>
              <w:numId w:val="26"/>
            </w:numPr>
            <w:spacing w:after="0"/>
            <w:ind w:left="1985" w:hanging="425"/>
            <w:jc w:val="both"/>
          </w:pPr>
        </w:pPrChange>
      </w:pPr>
      <w:r>
        <w:rPr>
          <w:rFonts w:asciiTheme="minorHAnsi" w:hAnsiTheme="minorHAnsi" w:cstheme="minorHAnsi"/>
          <w:b w:val="0"/>
          <w:color w:val="auto"/>
          <w:lang w:val="en-US"/>
        </w:rPr>
        <w:t>Post the test design, Peer review will be done by the testing team.</w:t>
      </w:r>
      <w:r w:rsidR="00D905BE" w:rsidRPr="00EE09DA">
        <w:rPr>
          <w:rFonts w:asciiTheme="minorHAnsi" w:hAnsiTheme="minorHAnsi" w:cstheme="minorHAnsi"/>
          <w:b w:val="0"/>
          <w:color w:val="auto"/>
          <w:lang w:val="en-US"/>
        </w:rPr>
        <w:t xml:space="preserve"> </w:t>
      </w:r>
      <w:r w:rsidR="005E5EA7">
        <w:rPr>
          <w:rFonts w:asciiTheme="minorHAnsi" w:hAnsiTheme="minorHAnsi" w:cstheme="minorHAnsi"/>
          <w:b w:val="0"/>
          <w:color w:val="auto"/>
          <w:lang w:val="en-US"/>
        </w:rPr>
        <w:t>BA</w:t>
      </w:r>
      <w:r w:rsidR="00D905BE" w:rsidRPr="00EE09DA">
        <w:rPr>
          <w:rFonts w:asciiTheme="minorHAnsi" w:hAnsiTheme="minorHAnsi" w:cstheme="minorHAnsi"/>
          <w:b w:val="0"/>
          <w:color w:val="auto"/>
          <w:lang w:val="en-US"/>
        </w:rPr>
        <w:t xml:space="preserve"> will review and approve the test cases.</w:t>
      </w:r>
    </w:p>
    <w:p w14:paraId="08E5ECFB" w14:textId="77777777" w:rsidR="00D905BE" w:rsidRPr="00EE09DA" w:rsidRDefault="00D905BE">
      <w:pPr>
        <w:pStyle w:val="Normal-Table2"/>
        <w:numPr>
          <w:ilvl w:val="0"/>
          <w:numId w:val="43"/>
        </w:numPr>
        <w:spacing w:after="0"/>
        <w:jc w:val="both"/>
        <w:rPr>
          <w:rFonts w:asciiTheme="minorHAnsi" w:hAnsiTheme="minorHAnsi" w:cstheme="minorHAnsi"/>
          <w:b w:val="0"/>
          <w:color w:val="auto"/>
          <w:lang w:val="en-US"/>
        </w:rPr>
        <w:pPrChange w:id="116" w:author="Tim Pauley" w:date="2024-06-19T21:27:00Z" w16du:dateUtc="2024-06-20T01:27:00Z">
          <w:pPr>
            <w:pStyle w:val="Normal-Table2"/>
            <w:numPr>
              <w:numId w:val="26"/>
            </w:numPr>
            <w:spacing w:after="0"/>
            <w:ind w:left="1985" w:hanging="425"/>
            <w:jc w:val="both"/>
          </w:pPr>
        </w:pPrChange>
      </w:pPr>
      <w:r w:rsidRPr="00EE09DA">
        <w:rPr>
          <w:rFonts w:asciiTheme="minorHAnsi" w:hAnsiTheme="minorHAnsi" w:cstheme="minorHAnsi"/>
          <w:b w:val="0"/>
          <w:color w:val="auto"/>
          <w:lang w:val="en-US"/>
        </w:rPr>
        <w:t xml:space="preserve">Reviewed test cases are uploaded to Azure DevOps tool and linked up with respective user stories. </w:t>
      </w:r>
    </w:p>
    <w:p w14:paraId="77C1138D" w14:textId="77777777" w:rsidR="00E031B2" w:rsidRPr="00EE09DA" w:rsidRDefault="0008433B">
      <w:pPr>
        <w:pStyle w:val="Normal-Table2"/>
        <w:numPr>
          <w:ilvl w:val="0"/>
          <w:numId w:val="43"/>
        </w:numPr>
        <w:spacing w:after="0"/>
        <w:jc w:val="both"/>
        <w:rPr>
          <w:rFonts w:asciiTheme="minorHAnsi" w:hAnsiTheme="minorHAnsi" w:cstheme="minorHAnsi"/>
          <w:b w:val="0"/>
          <w:color w:val="auto"/>
          <w:lang w:val="en-US"/>
        </w:rPr>
        <w:pPrChange w:id="117" w:author="Tim Pauley" w:date="2024-06-19T21:27:00Z" w16du:dateUtc="2024-06-20T01:27:00Z">
          <w:pPr>
            <w:pStyle w:val="Normal-Table2"/>
            <w:numPr>
              <w:numId w:val="26"/>
            </w:numPr>
            <w:spacing w:after="0"/>
            <w:ind w:left="1985" w:hanging="425"/>
            <w:jc w:val="both"/>
          </w:pPr>
        </w:pPrChange>
      </w:pPr>
      <w:r>
        <w:rPr>
          <w:rFonts w:asciiTheme="minorHAnsi" w:hAnsiTheme="minorHAnsi" w:cstheme="minorHAnsi"/>
          <w:b w:val="0"/>
          <w:color w:val="auto"/>
          <w:lang w:val="en-US"/>
        </w:rPr>
        <w:t xml:space="preserve">The team will create </w:t>
      </w:r>
      <w:r w:rsidR="00E031B2" w:rsidRPr="00EE09DA">
        <w:rPr>
          <w:rFonts w:asciiTheme="minorHAnsi" w:hAnsiTheme="minorHAnsi" w:cstheme="minorHAnsi"/>
          <w:b w:val="0"/>
          <w:color w:val="auto"/>
          <w:lang w:val="en-US"/>
        </w:rPr>
        <w:t>QA Tasks as a “Child” link of User story in ADO. All the reviewed test cases must be “link” as “Tests” child with User Stories.</w:t>
      </w:r>
    </w:p>
    <w:p w14:paraId="4517F52B" w14:textId="77777777" w:rsidR="00D905BE" w:rsidRPr="00EE09DA" w:rsidRDefault="00D905BE" w:rsidP="00EF0FDF">
      <w:pPr>
        <w:pStyle w:val="Heading2"/>
        <w:numPr>
          <w:ilvl w:val="2"/>
          <w:numId w:val="3"/>
        </w:numPr>
        <w:ind w:left="2127" w:hanging="687"/>
        <w:jc w:val="both"/>
        <w:rPr>
          <w:rFonts w:asciiTheme="minorHAnsi" w:hAnsiTheme="minorHAnsi" w:cstheme="minorHAnsi"/>
          <w:sz w:val="22"/>
          <w:szCs w:val="22"/>
        </w:rPr>
      </w:pPr>
      <w:bookmarkStart w:id="118" w:name="_Toc169687023"/>
      <w:r w:rsidRPr="00EE09DA">
        <w:rPr>
          <w:rFonts w:asciiTheme="minorHAnsi" w:hAnsiTheme="minorHAnsi" w:cstheme="minorHAnsi"/>
          <w:sz w:val="22"/>
          <w:szCs w:val="22"/>
        </w:rPr>
        <w:t>Exit</w:t>
      </w:r>
      <w:del w:id="119" w:author="Tim Pauley" w:date="2024-06-19T21:27:00Z" w16du:dateUtc="2024-06-20T01:27:00Z">
        <w:r w:rsidRPr="00EE09DA" w:rsidDel="00583FA0">
          <w:rPr>
            <w:rFonts w:asciiTheme="minorHAnsi" w:hAnsiTheme="minorHAnsi" w:cstheme="minorHAnsi"/>
            <w:sz w:val="22"/>
            <w:szCs w:val="22"/>
          </w:rPr>
          <w:delText>s</w:delText>
        </w:r>
      </w:del>
      <w:r w:rsidRPr="00EE09DA">
        <w:rPr>
          <w:rFonts w:asciiTheme="minorHAnsi" w:hAnsiTheme="minorHAnsi" w:cstheme="minorHAnsi"/>
          <w:sz w:val="22"/>
          <w:szCs w:val="22"/>
        </w:rPr>
        <w:t xml:space="preserve"> Criteria</w:t>
      </w:r>
      <w:bookmarkEnd w:id="118"/>
    </w:p>
    <w:p w14:paraId="432550A8" w14:textId="2FD75C1B" w:rsidR="009A2896" w:rsidRPr="009A2896" w:rsidRDefault="00D905BE">
      <w:pPr>
        <w:pStyle w:val="Normal-Table2"/>
        <w:numPr>
          <w:ilvl w:val="0"/>
          <w:numId w:val="44"/>
        </w:numPr>
        <w:spacing w:after="0"/>
        <w:jc w:val="both"/>
        <w:rPr>
          <w:rFonts w:asciiTheme="minorHAnsi" w:hAnsiTheme="minorHAnsi" w:cstheme="minorHAnsi"/>
          <w:b w:val="0"/>
          <w:color w:val="auto"/>
          <w:lang w:val="en-US"/>
        </w:rPr>
        <w:pPrChange w:id="120" w:author="Tim Pauley" w:date="2024-06-19T21:27:00Z" w16du:dateUtc="2024-06-20T01:27:00Z">
          <w:pPr>
            <w:pStyle w:val="Normal-Table2"/>
            <w:numPr>
              <w:numId w:val="26"/>
            </w:numPr>
            <w:spacing w:after="0"/>
            <w:ind w:left="1985" w:hanging="425"/>
            <w:jc w:val="both"/>
          </w:pPr>
        </w:pPrChange>
      </w:pPr>
      <w:del w:id="121" w:author="Tim Pauley" w:date="2024-06-19T21:20:00Z" w16du:dateUtc="2024-06-20T01:20:00Z">
        <w:r w:rsidRPr="00EE09DA" w:rsidDel="00583FA0">
          <w:rPr>
            <w:rFonts w:asciiTheme="minorHAnsi" w:hAnsiTheme="minorHAnsi" w:cstheme="minorHAnsi"/>
            <w:b w:val="0"/>
            <w:color w:val="auto"/>
            <w:lang w:val="en-US"/>
          </w:rPr>
          <w:delText xml:space="preserve">All identified </w:delText>
        </w:r>
        <w:r w:rsidR="009A2896" w:rsidDel="00583FA0">
          <w:rPr>
            <w:rFonts w:asciiTheme="minorHAnsi" w:hAnsiTheme="minorHAnsi" w:cstheme="minorHAnsi"/>
            <w:b w:val="0"/>
            <w:color w:val="auto"/>
            <w:lang w:val="en-US"/>
          </w:rPr>
          <w:delText>t</w:delText>
        </w:r>
      </w:del>
      <w:ins w:id="122" w:author="Tim Pauley" w:date="2024-06-19T21:20:00Z" w16du:dateUtc="2024-06-20T01:20:00Z">
        <w:r w:rsidR="00583FA0">
          <w:rPr>
            <w:rFonts w:asciiTheme="minorHAnsi" w:hAnsiTheme="minorHAnsi" w:cstheme="minorHAnsi"/>
            <w:b w:val="0"/>
            <w:color w:val="auto"/>
            <w:lang w:val="en-US"/>
          </w:rPr>
          <w:t>T</w:t>
        </w:r>
      </w:ins>
      <w:r w:rsidR="009A2896">
        <w:rPr>
          <w:rFonts w:asciiTheme="minorHAnsi" w:hAnsiTheme="minorHAnsi" w:cstheme="minorHAnsi"/>
          <w:b w:val="0"/>
          <w:color w:val="auto"/>
          <w:lang w:val="en-US"/>
        </w:rPr>
        <w:t xml:space="preserve">est </w:t>
      </w:r>
      <w:r w:rsidRPr="00EE09DA">
        <w:rPr>
          <w:rFonts w:asciiTheme="minorHAnsi" w:hAnsiTheme="minorHAnsi" w:cstheme="minorHAnsi"/>
          <w:b w:val="0"/>
          <w:color w:val="auto"/>
          <w:lang w:val="en-US"/>
        </w:rPr>
        <w:t xml:space="preserve">cases </w:t>
      </w:r>
      <w:r w:rsidR="009A2896">
        <w:rPr>
          <w:rFonts w:asciiTheme="minorHAnsi" w:hAnsiTheme="minorHAnsi" w:cstheme="minorHAnsi"/>
          <w:b w:val="0"/>
          <w:color w:val="auto"/>
          <w:lang w:val="en-US"/>
        </w:rPr>
        <w:t>are designed</w:t>
      </w:r>
      <w:r w:rsidRPr="00EE09DA">
        <w:rPr>
          <w:rFonts w:asciiTheme="minorHAnsi" w:hAnsiTheme="minorHAnsi" w:cstheme="minorHAnsi"/>
          <w:b w:val="0"/>
          <w:color w:val="auto"/>
          <w:lang w:val="en-US"/>
        </w:rPr>
        <w:t xml:space="preserve"> and reviewed against acceptance criteria</w:t>
      </w:r>
      <w:r w:rsidR="009A2896">
        <w:rPr>
          <w:rFonts w:asciiTheme="minorHAnsi" w:hAnsiTheme="minorHAnsi" w:cstheme="minorHAnsi"/>
          <w:b w:val="0"/>
          <w:color w:val="auto"/>
          <w:lang w:val="en-US"/>
        </w:rPr>
        <w:t xml:space="preserve"> and approved by </w:t>
      </w:r>
      <w:ins w:id="123" w:author="Tim Pauley" w:date="2024-06-19T21:19:00Z" w16du:dateUtc="2024-06-20T01:19:00Z">
        <w:r w:rsidR="00583FA0">
          <w:rPr>
            <w:rFonts w:asciiTheme="minorHAnsi" w:hAnsiTheme="minorHAnsi" w:cstheme="minorHAnsi"/>
            <w:b w:val="0"/>
            <w:color w:val="auto"/>
            <w:lang w:val="en-US"/>
          </w:rPr>
          <w:t>the business analysts</w:t>
        </w:r>
      </w:ins>
      <w:del w:id="124" w:author="Tim Pauley" w:date="2024-06-19T21:19:00Z" w16du:dateUtc="2024-06-20T01:19:00Z">
        <w:r w:rsidR="005E5EA7" w:rsidDel="00583FA0">
          <w:rPr>
            <w:rFonts w:asciiTheme="minorHAnsi" w:hAnsiTheme="minorHAnsi" w:cstheme="minorHAnsi"/>
            <w:b w:val="0"/>
            <w:color w:val="auto"/>
            <w:lang w:val="en-US"/>
          </w:rPr>
          <w:delText>BA Team</w:delText>
        </w:r>
        <w:r w:rsidR="009A2896" w:rsidDel="00583FA0">
          <w:rPr>
            <w:rFonts w:asciiTheme="minorHAnsi" w:hAnsiTheme="minorHAnsi" w:cstheme="minorHAnsi"/>
            <w:b w:val="0"/>
            <w:color w:val="auto"/>
            <w:lang w:val="en-US"/>
          </w:rPr>
          <w:delText>.</w:delText>
        </w:r>
      </w:del>
    </w:p>
    <w:p w14:paraId="0994154D" w14:textId="03C91347" w:rsidR="00D905BE" w:rsidRPr="00EE09DA" w:rsidRDefault="00D905BE">
      <w:pPr>
        <w:pStyle w:val="Normal-Table2"/>
        <w:numPr>
          <w:ilvl w:val="0"/>
          <w:numId w:val="44"/>
        </w:numPr>
        <w:spacing w:after="0"/>
        <w:jc w:val="both"/>
        <w:rPr>
          <w:rFonts w:asciiTheme="minorHAnsi" w:hAnsiTheme="minorHAnsi" w:cstheme="minorHAnsi"/>
          <w:b w:val="0"/>
          <w:color w:val="auto"/>
          <w:lang w:val="en-US"/>
        </w:rPr>
        <w:pPrChange w:id="125" w:author="Tim Pauley" w:date="2024-06-19T21:27:00Z" w16du:dateUtc="2024-06-20T01:27:00Z">
          <w:pPr>
            <w:pStyle w:val="Normal-Table2"/>
            <w:numPr>
              <w:numId w:val="26"/>
            </w:numPr>
            <w:spacing w:after="0"/>
            <w:ind w:left="1985" w:hanging="425"/>
            <w:jc w:val="both"/>
          </w:pPr>
        </w:pPrChange>
      </w:pPr>
      <w:r w:rsidRPr="00EE09DA">
        <w:rPr>
          <w:rFonts w:asciiTheme="minorHAnsi" w:hAnsiTheme="minorHAnsi" w:cstheme="minorHAnsi"/>
          <w:b w:val="0"/>
          <w:color w:val="auto"/>
          <w:lang w:val="en-US"/>
        </w:rPr>
        <w:t>Test cases</w:t>
      </w:r>
      <w:ins w:id="126" w:author="Tim Pauley" w:date="2024-06-19T21:19:00Z" w16du:dateUtc="2024-06-20T01:19:00Z">
        <w:r w:rsidR="00583FA0">
          <w:rPr>
            <w:rFonts w:asciiTheme="minorHAnsi" w:hAnsiTheme="minorHAnsi" w:cstheme="minorHAnsi"/>
            <w:b w:val="0"/>
            <w:color w:val="auto"/>
            <w:lang w:val="en-US"/>
          </w:rPr>
          <w:t xml:space="preserve"> and results</w:t>
        </w:r>
      </w:ins>
      <w:r w:rsidRPr="00EE09DA">
        <w:rPr>
          <w:rFonts w:asciiTheme="minorHAnsi" w:hAnsiTheme="minorHAnsi" w:cstheme="minorHAnsi"/>
          <w:b w:val="0"/>
          <w:color w:val="auto"/>
          <w:lang w:val="en-US"/>
        </w:rPr>
        <w:t xml:space="preserve"> are uploaded to Azure </w:t>
      </w:r>
      <w:ins w:id="127" w:author="Tim Pauley" w:date="2024-06-19T21:19:00Z" w16du:dateUtc="2024-06-20T01:19:00Z">
        <w:r w:rsidR="00583FA0">
          <w:rPr>
            <w:rFonts w:asciiTheme="minorHAnsi" w:hAnsiTheme="minorHAnsi" w:cstheme="minorHAnsi"/>
            <w:b w:val="0"/>
            <w:color w:val="auto"/>
            <w:lang w:val="en-US"/>
          </w:rPr>
          <w:t>DevOps</w:t>
        </w:r>
      </w:ins>
      <w:del w:id="128" w:author="Tim Pauley" w:date="2024-06-19T21:19:00Z" w16du:dateUtc="2024-06-20T01:19:00Z">
        <w:r w:rsidRPr="00EE09DA" w:rsidDel="00583FA0">
          <w:rPr>
            <w:rFonts w:asciiTheme="minorHAnsi" w:hAnsiTheme="minorHAnsi" w:cstheme="minorHAnsi"/>
            <w:b w:val="0"/>
            <w:color w:val="auto"/>
            <w:lang w:val="en-US"/>
          </w:rPr>
          <w:delText>tool</w:delText>
        </w:r>
      </w:del>
      <w:r w:rsidRPr="00EE09DA">
        <w:rPr>
          <w:rFonts w:asciiTheme="minorHAnsi" w:hAnsiTheme="minorHAnsi" w:cstheme="minorHAnsi"/>
          <w:b w:val="0"/>
          <w:color w:val="auto"/>
          <w:lang w:val="en-US"/>
        </w:rPr>
        <w:t xml:space="preserve"> </w:t>
      </w:r>
      <w:ins w:id="129" w:author="Tim Pauley" w:date="2024-06-19T21:41:00Z" w16du:dateUtc="2024-06-20T01:41:00Z">
        <w:r w:rsidR="00356C3C">
          <w:rPr>
            <w:rFonts w:asciiTheme="minorHAnsi" w:hAnsiTheme="minorHAnsi" w:cstheme="minorHAnsi"/>
            <w:b w:val="0"/>
            <w:color w:val="auto"/>
            <w:lang w:val="en-US"/>
          </w:rPr>
          <w:t>(ADO)</w:t>
        </w:r>
      </w:ins>
    </w:p>
    <w:p w14:paraId="1101DD67" w14:textId="77777777" w:rsidR="00AE11E4" w:rsidRPr="00A31C26" w:rsidRDefault="00AE11E4" w:rsidP="00EF0FDF">
      <w:pPr>
        <w:ind w:left="1080"/>
        <w:jc w:val="both"/>
        <w:rPr>
          <w:rFonts w:asciiTheme="minorHAnsi" w:hAnsiTheme="minorHAnsi" w:cstheme="minorHAnsi"/>
        </w:rPr>
      </w:pPr>
    </w:p>
    <w:p w14:paraId="0F977543" w14:textId="77777777" w:rsidR="00843B34" w:rsidRPr="00A31C26" w:rsidRDefault="00843B34" w:rsidP="00EF0FDF">
      <w:pPr>
        <w:pStyle w:val="Heading2"/>
        <w:numPr>
          <w:ilvl w:val="1"/>
          <w:numId w:val="3"/>
        </w:numPr>
        <w:ind w:left="1512"/>
        <w:jc w:val="both"/>
        <w:rPr>
          <w:rFonts w:asciiTheme="minorHAnsi" w:hAnsiTheme="minorHAnsi" w:cstheme="minorHAnsi"/>
          <w:sz w:val="24"/>
          <w:szCs w:val="24"/>
        </w:rPr>
      </w:pPr>
      <w:bookmarkStart w:id="130" w:name="_Toc169687024"/>
      <w:bookmarkStart w:id="131" w:name="_Hlk109830640"/>
      <w:r w:rsidRPr="00A31C26">
        <w:rPr>
          <w:rFonts w:asciiTheme="minorHAnsi" w:hAnsiTheme="minorHAnsi" w:cstheme="minorHAnsi"/>
          <w:sz w:val="24"/>
          <w:szCs w:val="24"/>
        </w:rPr>
        <w:t>Test Phases</w:t>
      </w:r>
      <w:del w:id="132" w:author="Tim Pauley" w:date="2024-06-19T21:41:00Z" w16du:dateUtc="2024-06-20T01:41:00Z">
        <w:r w:rsidR="007D237B" w:rsidRPr="00A31C26" w:rsidDel="00356C3C">
          <w:rPr>
            <w:rFonts w:asciiTheme="minorHAnsi" w:hAnsiTheme="minorHAnsi" w:cstheme="minorHAnsi"/>
            <w:sz w:val="24"/>
            <w:szCs w:val="24"/>
          </w:rPr>
          <w:delText xml:space="preserve"> - In Scope</w:delText>
        </w:r>
      </w:del>
      <w:bookmarkEnd w:id="130"/>
    </w:p>
    <w:p w14:paraId="407A51B3" w14:textId="77777777" w:rsidR="00F0633F" w:rsidRPr="00EA21C2" w:rsidRDefault="009A2896" w:rsidP="00EF0FDF">
      <w:pPr>
        <w:ind w:left="709"/>
        <w:jc w:val="both"/>
        <w:rPr>
          <w:rFonts w:asciiTheme="minorHAnsi" w:eastAsia="Calibri" w:hAnsiTheme="minorHAnsi" w:cstheme="minorHAnsi"/>
          <w:sz w:val="20"/>
          <w:lang w:val="en-US"/>
        </w:rPr>
      </w:pPr>
      <w:r w:rsidRPr="00EA21C2">
        <w:rPr>
          <w:rFonts w:asciiTheme="minorHAnsi" w:hAnsiTheme="minorHAnsi" w:cstheme="minorHAnsi"/>
          <w:noProof/>
          <w:sz w:val="20"/>
          <w:szCs w:val="20"/>
          <w:lang w:val="en-IN" w:eastAsia="en-IN"/>
        </w:rPr>
        <w:drawing>
          <wp:anchor distT="0" distB="0" distL="114300" distR="114300" simplePos="0" relativeHeight="251658240" behindDoc="1" locked="0" layoutInCell="1" allowOverlap="1" wp14:anchorId="32AC84B5" wp14:editId="1F6BF2EA">
            <wp:simplePos x="0" y="0"/>
            <wp:positionH relativeFrom="margin">
              <wp:posOffset>571500</wp:posOffset>
            </wp:positionH>
            <wp:positionV relativeFrom="paragraph">
              <wp:posOffset>791210</wp:posOffset>
            </wp:positionV>
            <wp:extent cx="5908320" cy="154305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13563" cy="1544419"/>
                    </a:xfrm>
                    <a:prstGeom prst="rect">
                      <a:avLst/>
                    </a:prstGeom>
                    <a:noFill/>
                  </pic:spPr>
                </pic:pic>
              </a:graphicData>
            </a:graphic>
            <wp14:sizeRelH relativeFrom="margin">
              <wp14:pctWidth>0</wp14:pctWidth>
            </wp14:sizeRelH>
            <wp14:sizeRelV relativeFrom="margin">
              <wp14:pctHeight>0</wp14:pctHeight>
            </wp14:sizeRelV>
          </wp:anchor>
        </w:drawing>
      </w:r>
      <w:r w:rsidR="00F0633F" w:rsidRPr="00EA21C2">
        <w:rPr>
          <w:rFonts w:asciiTheme="minorHAnsi" w:eastAsia="Calibri" w:hAnsiTheme="minorHAnsi" w:cstheme="minorHAnsi"/>
          <w:sz w:val="20"/>
          <w:lang w:val="en-US"/>
        </w:rPr>
        <w:t xml:space="preserve">The test execution phases </w:t>
      </w:r>
      <w:r w:rsidRPr="00EA21C2">
        <w:rPr>
          <w:rFonts w:asciiTheme="minorHAnsi" w:eastAsia="Calibri" w:hAnsiTheme="minorHAnsi" w:cstheme="minorHAnsi"/>
          <w:sz w:val="20"/>
          <w:lang w:val="en-US"/>
        </w:rPr>
        <w:t>start</w:t>
      </w:r>
      <w:r w:rsidR="00F0633F" w:rsidRPr="00EA21C2">
        <w:rPr>
          <w:rFonts w:asciiTheme="minorHAnsi" w:eastAsia="Calibri" w:hAnsiTheme="minorHAnsi" w:cstheme="minorHAnsi"/>
          <w:sz w:val="20"/>
          <w:lang w:val="en-US"/>
        </w:rPr>
        <w:t xml:space="preserve"> with the kick-off meeting for each phase. The </w:t>
      </w:r>
      <w:r w:rsidRPr="00EA21C2">
        <w:rPr>
          <w:rFonts w:asciiTheme="minorHAnsi" w:eastAsia="Calibri" w:hAnsiTheme="minorHAnsi" w:cstheme="minorHAnsi"/>
          <w:sz w:val="20"/>
          <w:lang w:val="en-US"/>
        </w:rPr>
        <w:t>below-mentioned</w:t>
      </w:r>
      <w:r w:rsidR="00F0633F" w:rsidRPr="00EA21C2">
        <w:rPr>
          <w:rFonts w:asciiTheme="minorHAnsi" w:eastAsia="Calibri" w:hAnsiTheme="minorHAnsi" w:cstheme="minorHAnsi"/>
          <w:sz w:val="20"/>
          <w:lang w:val="en-US"/>
        </w:rPr>
        <w:t xml:space="preserve"> process will be applicable for the </w:t>
      </w:r>
      <w:commentRangeStart w:id="133"/>
      <w:commentRangeStart w:id="134"/>
      <w:r w:rsidR="00F0633F" w:rsidRPr="00EA21C2">
        <w:rPr>
          <w:rFonts w:asciiTheme="minorHAnsi" w:eastAsia="Calibri" w:hAnsiTheme="minorHAnsi" w:cstheme="minorHAnsi"/>
          <w:sz w:val="20"/>
          <w:lang w:val="en-US"/>
        </w:rPr>
        <w:t xml:space="preserve">different types </w:t>
      </w:r>
      <w:commentRangeEnd w:id="133"/>
      <w:r w:rsidR="00356C3C">
        <w:rPr>
          <w:rStyle w:val="CommentReference"/>
        </w:rPr>
        <w:commentReference w:id="133"/>
      </w:r>
      <w:commentRangeEnd w:id="134"/>
      <w:r w:rsidR="0008543C">
        <w:rPr>
          <w:rStyle w:val="CommentReference"/>
        </w:rPr>
        <w:commentReference w:id="134"/>
      </w:r>
      <w:r w:rsidR="00F0633F" w:rsidRPr="00EA21C2">
        <w:rPr>
          <w:rFonts w:asciiTheme="minorHAnsi" w:eastAsia="Calibri" w:hAnsiTheme="minorHAnsi" w:cstheme="minorHAnsi"/>
          <w:sz w:val="20"/>
          <w:lang w:val="en-US"/>
        </w:rPr>
        <w:t>of testing and will be aligned to the overall phases of the</w:t>
      </w:r>
      <w:commentRangeStart w:id="135"/>
      <w:commentRangeStart w:id="136"/>
      <w:r w:rsidR="00F0633F" w:rsidRPr="00EA21C2">
        <w:rPr>
          <w:rFonts w:asciiTheme="minorHAnsi" w:eastAsia="Calibri" w:hAnsiTheme="minorHAnsi" w:cstheme="minorHAnsi"/>
          <w:sz w:val="20"/>
          <w:lang w:val="en-US"/>
        </w:rPr>
        <w:t xml:space="preserve"> product implementation.</w:t>
      </w:r>
      <w:commentRangeEnd w:id="135"/>
      <w:r w:rsidR="00196986">
        <w:rPr>
          <w:rStyle w:val="CommentReference"/>
        </w:rPr>
        <w:commentReference w:id="135"/>
      </w:r>
      <w:commentRangeEnd w:id="136"/>
      <w:r w:rsidR="004624B2">
        <w:rPr>
          <w:rStyle w:val="CommentReference"/>
        </w:rPr>
        <w:commentReference w:id="136"/>
      </w:r>
    </w:p>
    <w:p w14:paraId="2F9D0902" w14:textId="77777777" w:rsidR="00D85F4D" w:rsidRPr="00EA21C2" w:rsidRDefault="009A2896" w:rsidP="00EF0FDF">
      <w:pPr>
        <w:ind w:left="709"/>
        <w:jc w:val="both"/>
        <w:rPr>
          <w:rFonts w:asciiTheme="minorHAnsi" w:eastAsia="Calibri" w:hAnsiTheme="minorHAnsi" w:cstheme="minorHAnsi"/>
          <w:sz w:val="20"/>
          <w:lang w:val="en-US"/>
        </w:rPr>
      </w:pPr>
      <w:r w:rsidRPr="00EA21C2">
        <w:rPr>
          <w:rFonts w:asciiTheme="minorHAnsi" w:eastAsia="Calibri" w:hAnsiTheme="minorHAnsi" w:cstheme="minorHAnsi"/>
          <w:sz w:val="20"/>
          <w:szCs w:val="20"/>
          <w:lang w:val="en-US"/>
        </w:rPr>
        <w:lastRenderedPageBreak/>
        <w:t>The initial</w:t>
      </w:r>
      <w:r w:rsidR="00F0633F" w:rsidRPr="00EA21C2">
        <w:rPr>
          <w:rFonts w:asciiTheme="minorHAnsi" w:eastAsia="Calibri" w:hAnsiTheme="minorHAnsi" w:cstheme="minorHAnsi"/>
          <w:sz w:val="20"/>
          <w:lang w:val="en-US"/>
        </w:rPr>
        <w:t xml:space="preserve"> phase is focused on Sprint grooming, user story brainstorming and test design activities. Coforge QA team start with testing execution activities as soon as build deployed in respective QA/Stage 1 environment. Here are </w:t>
      </w:r>
      <w:r w:rsidRPr="00EA21C2">
        <w:rPr>
          <w:rFonts w:asciiTheme="minorHAnsi" w:eastAsia="Calibri" w:hAnsiTheme="minorHAnsi" w:cstheme="minorHAnsi"/>
          <w:sz w:val="20"/>
          <w:lang w:val="en-US"/>
        </w:rPr>
        <w:t>further</w:t>
      </w:r>
      <w:r w:rsidR="00F0633F" w:rsidRPr="00EA21C2">
        <w:rPr>
          <w:rFonts w:asciiTheme="minorHAnsi" w:eastAsia="Calibri" w:hAnsiTheme="minorHAnsi" w:cstheme="minorHAnsi"/>
          <w:sz w:val="20"/>
          <w:lang w:val="en-US"/>
        </w:rPr>
        <w:t xml:space="preserve"> details on different test execution activities in overall phases.</w:t>
      </w:r>
    </w:p>
    <w:p w14:paraId="366F686B" w14:textId="77777777" w:rsidR="00CF2013" w:rsidRPr="00A31C26" w:rsidRDefault="009877E2" w:rsidP="00EF0FDF">
      <w:pPr>
        <w:pStyle w:val="Heading2"/>
        <w:numPr>
          <w:ilvl w:val="2"/>
          <w:numId w:val="3"/>
        </w:numPr>
        <w:ind w:left="2127" w:hanging="687"/>
        <w:jc w:val="both"/>
        <w:rPr>
          <w:rFonts w:asciiTheme="minorHAnsi" w:hAnsiTheme="minorHAnsi" w:cstheme="minorHAnsi"/>
          <w:sz w:val="20"/>
          <w:szCs w:val="20"/>
        </w:rPr>
      </w:pPr>
      <w:bookmarkStart w:id="137" w:name="_Toc169687025"/>
      <w:bookmarkEnd w:id="131"/>
      <w:r w:rsidRPr="00A31C26">
        <w:rPr>
          <w:rFonts w:asciiTheme="minorHAnsi" w:hAnsiTheme="minorHAnsi" w:cstheme="minorHAnsi"/>
          <w:sz w:val="22"/>
          <w:szCs w:val="22"/>
        </w:rPr>
        <w:t xml:space="preserve">Smoke </w:t>
      </w:r>
      <w:r w:rsidR="00104F6F" w:rsidRPr="00A31C26">
        <w:rPr>
          <w:rFonts w:asciiTheme="minorHAnsi" w:hAnsiTheme="minorHAnsi" w:cstheme="minorHAnsi"/>
          <w:sz w:val="22"/>
          <w:szCs w:val="22"/>
        </w:rPr>
        <w:t>/Sanity</w:t>
      </w:r>
      <w:r w:rsidR="00E81E31">
        <w:rPr>
          <w:rFonts w:asciiTheme="minorHAnsi" w:hAnsiTheme="minorHAnsi" w:cstheme="minorHAnsi"/>
          <w:sz w:val="22"/>
          <w:szCs w:val="22"/>
        </w:rPr>
        <w:t xml:space="preserve"> and BVT</w:t>
      </w:r>
      <w:bookmarkEnd w:id="137"/>
    </w:p>
    <w:p w14:paraId="6B05B0C7" w14:textId="77777777" w:rsidR="009877E2" w:rsidRDefault="00E81E31" w:rsidP="00EF0FDF">
      <w:pPr>
        <w:pStyle w:val="ListParagraph"/>
        <w:ind w:left="1418"/>
        <w:jc w:val="both"/>
        <w:rPr>
          <w:rFonts w:asciiTheme="minorHAnsi" w:hAnsiTheme="minorHAnsi" w:cstheme="minorHAnsi"/>
          <w:iCs/>
          <w:sz w:val="20"/>
          <w:szCs w:val="20"/>
        </w:rPr>
      </w:pPr>
      <w:bookmarkStart w:id="138" w:name="_Hlk168652426"/>
      <w:commentRangeStart w:id="139"/>
      <w:commentRangeStart w:id="140"/>
      <w:r>
        <w:rPr>
          <w:rFonts w:asciiTheme="minorHAnsi" w:hAnsiTheme="minorHAnsi" w:cstheme="minorHAnsi"/>
          <w:sz w:val="20"/>
          <w:szCs w:val="20"/>
        </w:rPr>
        <w:t>Manual Smoke / Sanity will be conducted</w:t>
      </w:r>
      <w:r w:rsidR="00DD62CA" w:rsidRPr="00A31C26">
        <w:rPr>
          <w:rFonts w:asciiTheme="minorHAnsi" w:hAnsiTheme="minorHAnsi" w:cstheme="minorHAnsi"/>
          <w:sz w:val="20"/>
          <w:szCs w:val="20"/>
        </w:rPr>
        <w:t xml:space="preserve"> </w:t>
      </w:r>
      <w:r w:rsidR="00A11BB3" w:rsidRPr="00A31C26">
        <w:rPr>
          <w:rFonts w:asciiTheme="minorHAnsi" w:hAnsiTheme="minorHAnsi" w:cstheme="minorHAnsi"/>
          <w:sz w:val="20"/>
          <w:szCs w:val="20"/>
        </w:rPr>
        <w:t>t</w:t>
      </w:r>
      <w:r w:rsidR="00A11BB3" w:rsidRPr="00A31C26">
        <w:rPr>
          <w:rFonts w:asciiTheme="minorHAnsi" w:hAnsiTheme="minorHAnsi" w:cstheme="minorHAnsi"/>
          <w:iCs/>
          <w:sz w:val="20"/>
          <w:szCs w:val="20"/>
        </w:rPr>
        <w:t xml:space="preserve">o verify that each in-scope </w:t>
      </w:r>
      <w:r w:rsidR="00993988">
        <w:rPr>
          <w:rFonts w:asciiTheme="minorHAnsi" w:hAnsiTheme="minorHAnsi" w:cstheme="minorHAnsi"/>
          <w:iCs/>
          <w:sz w:val="20"/>
          <w:szCs w:val="20"/>
        </w:rPr>
        <w:t>function</w:t>
      </w:r>
      <w:r w:rsidR="00A11BB3" w:rsidRPr="00A31C26">
        <w:rPr>
          <w:rFonts w:asciiTheme="minorHAnsi" w:hAnsiTheme="minorHAnsi" w:cstheme="minorHAnsi"/>
          <w:iCs/>
          <w:sz w:val="20"/>
          <w:szCs w:val="20"/>
        </w:rPr>
        <w:t xml:space="preserve"> is deployed with all required components and accessible to all target business users including testing team.</w:t>
      </w:r>
    </w:p>
    <w:p w14:paraId="545BAF50" w14:textId="77777777" w:rsidR="00E81E31" w:rsidRPr="00361D80" w:rsidRDefault="00E81E31" w:rsidP="00E81E31">
      <w:pPr>
        <w:pStyle w:val="List"/>
        <w:tabs>
          <w:tab w:val="left" w:pos="851"/>
        </w:tabs>
        <w:spacing w:before="120" w:after="240"/>
        <w:jc w:val="both"/>
        <w:rPr>
          <w:rFonts w:asciiTheme="minorHAnsi" w:hAnsiTheme="minorHAnsi" w:cstheme="minorHAnsi"/>
          <w:sz w:val="20"/>
          <w:szCs w:val="20"/>
        </w:rPr>
      </w:pPr>
      <w:r>
        <w:rPr>
          <w:rFonts w:asciiTheme="minorHAnsi" w:hAnsiTheme="minorHAnsi" w:cstheme="minorHAnsi"/>
          <w:sz w:val="20"/>
          <w:szCs w:val="20"/>
        </w:rPr>
        <w:tab/>
      </w:r>
      <w:r>
        <w:rPr>
          <w:rFonts w:asciiTheme="minorHAnsi" w:hAnsiTheme="minorHAnsi" w:cstheme="minorHAnsi"/>
          <w:sz w:val="20"/>
          <w:szCs w:val="20"/>
        </w:rPr>
        <w:tab/>
      </w:r>
      <w:r>
        <w:rPr>
          <w:rFonts w:asciiTheme="minorHAnsi" w:hAnsiTheme="minorHAnsi" w:cstheme="minorHAnsi"/>
          <w:sz w:val="20"/>
          <w:szCs w:val="20"/>
        </w:rPr>
        <w:tab/>
        <w:t xml:space="preserve">BVT will complement the manual Sanity </w:t>
      </w:r>
      <w:r w:rsidR="00993988">
        <w:rPr>
          <w:rFonts w:asciiTheme="minorHAnsi" w:hAnsiTheme="minorHAnsi" w:cstheme="minorHAnsi"/>
          <w:sz w:val="20"/>
          <w:szCs w:val="20"/>
        </w:rPr>
        <w:t xml:space="preserve">ensuring </w:t>
      </w:r>
      <w:r w:rsidRPr="00361D80">
        <w:rPr>
          <w:rFonts w:asciiTheme="minorHAnsi" w:hAnsiTheme="minorHAnsi" w:cstheme="minorHAnsi"/>
          <w:sz w:val="20"/>
          <w:szCs w:val="20"/>
        </w:rPr>
        <w:t>build stability</w:t>
      </w:r>
      <w:r w:rsidR="00993988">
        <w:rPr>
          <w:rFonts w:asciiTheme="minorHAnsi" w:hAnsiTheme="minorHAnsi" w:cstheme="minorHAnsi"/>
          <w:sz w:val="20"/>
          <w:szCs w:val="20"/>
        </w:rPr>
        <w:t>.</w:t>
      </w:r>
      <w:r w:rsidRPr="00361D80">
        <w:rPr>
          <w:rFonts w:asciiTheme="minorHAnsi" w:hAnsiTheme="minorHAnsi" w:cstheme="minorHAnsi"/>
          <w:sz w:val="20"/>
          <w:szCs w:val="20"/>
        </w:rPr>
        <w:t xml:space="preserve"> </w:t>
      </w:r>
      <w:commentRangeEnd w:id="139"/>
      <w:r w:rsidR="00356C3C">
        <w:rPr>
          <w:rStyle w:val="CommentReference"/>
        </w:rPr>
        <w:commentReference w:id="139"/>
      </w:r>
      <w:commentRangeEnd w:id="140"/>
      <w:r w:rsidR="004624B2">
        <w:rPr>
          <w:rStyle w:val="CommentReference"/>
        </w:rPr>
        <w:commentReference w:id="140"/>
      </w:r>
    </w:p>
    <w:p w14:paraId="5C6174FD" w14:textId="77777777" w:rsidR="00334312" w:rsidRDefault="00334312" w:rsidP="00EF0FDF">
      <w:pPr>
        <w:pStyle w:val="Heading2"/>
        <w:numPr>
          <w:ilvl w:val="3"/>
          <w:numId w:val="3"/>
        </w:numPr>
        <w:ind w:left="2502"/>
        <w:jc w:val="both"/>
        <w:rPr>
          <w:rFonts w:asciiTheme="minorHAnsi" w:hAnsiTheme="minorHAnsi" w:cstheme="minorHAnsi"/>
          <w:sz w:val="20"/>
          <w:szCs w:val="20"/>
        </w:rPr>
      </w:pPr>
      <w:bookmarkStart w:id="141" w:name="_Toc169687026"/>
      <w:bookmarkEnd w:id="138"/>
      <w:r w:rsidRPr="00A31C26">
        <w:rPr>
          <w:rFonts w:asciiTheme="minorHAnsi" w:hAnsiTheme="minorHAnsi" w:cstheme="minorHAnsi"/>
          <w:sz w:val="20"/>
          <w:szCs w:val="20"/>
        </w:rPr>
        <w:t>Responsibility</w:t>
      </w:r>
      <w:r w:rsidR="00E81E31">
        <w:rPr>
          <w:rFonts w:asciiTheme="minorHAnsi" w:hAnsiTheme="minorHAnsi" w:cstheme="minorHAnsi"/>
          <w:sz w:val="20"/>
          <w:szCs w:val="20"/>
        </w:rPr>
        <w:t xml:space="preserve"> for Smoke / Sanity</w:t>
      </w:r>
      <w:bookmarkEnd w:id="141"/>
    </w:p>
    <w:p w14:paraId="21D20174" w14:textId="77777777" w:rsidR="009A2896" w:rsidRPr="009A2896" w:rsidRDefault="009A2896" w:rsidP="00E81E31">
      <w:pPr>
        <w:ind w:left="1440"/>
        <w:rPr>
          <w:rFonts w:asciiTheme="minorHAnsi" w:hAnsiTheme="minorHAnsi" w:cstheme="minorHAnsi"/>
          <w:iCs/>
          <w:sz w:val="20"/>
          <w:szCs w:val="20"/>
        </w:rPr>
      </w:pPr>
      <w:r w:rsidRPr="009A2896">
        <w:rPr>
          <w:rFonts w:asciiTheme="minorHAnsi" w:hAnsiTheme="minorHAnsi" w:cstheme="minorHAnsi"/>
          <w:iCs/>
          <w:sz w:val="20"/>
          <w:szCs w:val="20"/>
        </w:rPr>
        <w:t xml:space="preserve">Coforge QA team will be responsible for the </w:t>
      </w:r>
      <w:r>
        <w:rPr>
          <w:rFonts w:asciiTheme="minorHAnsi" w:hAnsiTheme="minorHAnsi" w:cstheme="minorHAnsi"/>
          <w:iCs/>
          <w:sz w:val="20"/>
          <w:szCs w:val="20"/>
        </w:rPr>
        <w:t>Smoke / Sanity</w:t>
      </w:r>
      <w:r w:rsidR="00E81E31">
        <w:rPr>
          <w:rFonts w:asciiTheme="minorHAnsi" w:hAnsiTheme="minorHAnsi" w:cstheme="minorHAnsi"/>
          <w:iCs/>
          <w:sz w:val="20"/>
          <w:szCs w:val="20"/>
        </w:rPr>
        <w:t xml:space="preserve"> (Manual / Automation)</w:t>
      </w:r>
      <w:r w:rsidRPr="009A2896">
        <w:rPr>
          <w:rFonts w:asciiTheme="minorHAnsi" w:hAnsiTheme="minorHAnsi" w:cstheme="minorHAnsi"/>
          <w:iCs/>
          <w:sz w:val="20"/>
          <w:szCs w:val="20"/>
        </w:rPr>
        <w:t xml:space="preserve"> and will cover the listed activities:</w:t>
      </w:r>
    </w:p>
    <w:p w14:paraId="108E7611" w14:textId="77777777" w:rsidR="004E16F2" w:rsidRDefault="00DE7A61">
      <w:pPr>
        <w:pStyle w:val="List"/>
        <w:numPr>
          <w:ilvl w:val="0"/>
          <w:numId w:val="40"/>
        </w:numPr>
        <w:spacing w:before="120" w:after="240"/>
        <w:jc w:val="both"/>
        <w:rPr>
          <w:rFonts w:asciiTheme="minorHAnsi" w:hAnsiTheme="minorHAnsi" w:cstheme="minorHAnsi"/>
          <w:sz w:val="20"/>
          <w:szCs w:val="20"/>
        </w:rPr>
        <w:pPrChange w:id="142" w:author="Tim Pauley" w:date="2024-06-19T21:26:00Z" w16du:dateUtc="2024-06-20T01:26:00Z">
          <w:pPr>
            <w:pStyle w:val="List"/>
            <w:numPr>
              <w:numId w:val="20"/>
            </w:numPr>
            <w:spacing w:before="120" w:after="240"/>
            <w:ind w:left="1778" w:hanging="360"/>
            <w:jc w:val="both"/>
          </w:pPr>
        </w:pPrChange>
      </w:pPr>
      <w:r>
        <w:rPr>
          <w:rFonts w:asciiTheme="minorHAnsi" w:hAnsiTheme="minorHAnsi" w:cstheme="minorHAnsi"/>
          <w:sz w:val="20"/>
          <w:szCs w:val="20"/>
        </w:rPr>
        <w:t xml:space="preserve">The test team will </w:t>
      </w:r>
      <w:r w:rsidR="009A2896">
        <w:rPr>
          <w:rFonts w:asciiTheme="minorHAnsi" w:hAnsiTheme="minorHAnsi" w:cstheme="minorHAnsi"/>
          <w:sz w:val="20"/>
          <w:szCs w:val="20"/>
        </w:rPr>
        <w:t>Identif</w:t>
      </w:r>
      <w:r>
        <w:rPr>
          <w:rFonts w:asciiTheme="minorHAnsi" w:hAnsiTheme="minorHAnsi" w:cstheme="minorHAnsi"/>
          <w:sz w:val="20"/>
          <w:szCs w:val="20"/>
        </w:rPr>
        <w:t>y</w:t>
      </w:r>
      <w:r w:rsidR="009A2896">
        <w:rPr>
          <w:rFonts w:asciiTheme="minorHAnsi" w:hAnsiTheme="minorHAnsi" w:cstheme="minorHAnsi"/>
          <w:sz w:val="20"/>
          <w:szCs w:val="20"/>
        </w:rPr>
        <w:t xml:space="preserve"> </w:t>
      </w:r>
      <w:r w:rsidR="00E81E31">
        <w:rPr>
          <w:rFonts w:asciiTheme="minorHAnsi" w:hAnsiTheme="minorHAnsi" w:cstheme="minorHAnsi"/>
          <w:sz w:val="20"/>
          <w:szCs w:val="20"/>
        </w:rPr>
        <w:t xml:space="preserve">Manual </w:t>
      </w:r>
      <w:r w:rsidR="009A2896">
        <w:rPr>
          <w:rFonts w:asciiTheme="minorHAnsi" w:hAnsiTheme="minorHAnsi" w:cstheme="minorHAnsi"/>
          <w:sz w:val="20"/>
          <w:szCs w:val="20"/>
        </w:rPr>
        <w:t>smoke/ sanity test from the test case repository</w:t>
      </w:r>
      <w:r>
        <w:rPr>
          <w:rFonts w:asciiTheme="minorHAnsi" w:hAnsiTheme="minorHAnsi" w:cstheme="minorHAnsi"/>
          <w:sz w:val="20"/>
          <w:szCs w:val="20"/>
        </w:rPr>
        <w:t xml:space="preserve"> and store the cases in ADO Task</w:t>
      </w:r>
      <w:r w:rsidR="004E16F2" w:rsidRPr="00EE09DA">
        <w:rPr>
          <w:rFonts w:asciiTheme="minorHAnsi" w:hAnsiTheme="minorHAnsi" w:cstheme="minorHAnsi"/>
          <w:sz w:val="20"/>
          <w:szCs w:val="20"/>
        </w:rPr>
        <w:t>.</w:t>
      </w:r>
    </w:p>
    <w:p w14:paraId="4454231F" w14:textId="77777777" w:rsidR="00E81E31" w:rsidRPr="00361D80" w:rsidRDefault="00E81E31">
      <w:pPr>
        <w:pStyle w:val="List"/>
        <w:numPr>
          <w:ilvl w:val="0"/>
          <w:numId w:val="40"/>
        </w:numPr>
        <w:tabs>
          <w:tab w:val="left" w:pos="851"/>
        </w:tabs>
        <w:spacing w:before="120" w:after="240"/>
        <w:jc w:val="both"/>
        <w:rPr>
          <w:rFonts w:asciiTheme="minorHAnsi" w:hAnsiTheme="minorHAnsi" w:cstheme="minorHAnsi"/>
          <w:sz w:val="20"/>
          <w:szCs w:val="20"/>
        </w:rPr>
        <w:pPrChange w:id="143" w:author="Tim Pauley" w:date="2024-06-19T21:26:00Z" w16du:dateUtc="2024-06-20T01:26:00Z">
          <w:pPr>
            <w:pStyle w:val="List"/>
            <w:numPr>
              <w:numId w:val="20"/>
            </w:numPr>
            <w:tabs>
              <w:tab w:val="left" w:pos="851"/>
            </w:tabs>
            <w:spacing w:before="120" w:after="240"/>
            <w:ind w:left="1778" w:hanging="360"/>
            <w:jc w:val="both"/>
          </w:pPr>
        </w:pPrChange>
      </w:pPr>
      <w:r w:rsidRPr="00361D80">
        <w:rPr>
          <w:rFonts w:asciiTheme="minorHAnsi" w:hAnsiTheme="minorHAnsi" w:cstheme="minorHAnsi"/>
          <w:sz w:val="20"/>
          <w:szCs w:val="20"/>
        </w:rPr>
        <w:t>BVT Test Suite</w:t>
      </w:r>
      <w:r w:rsidR="00993988">
        <w:rPr>
          <w:rFonts w:asciiTheme="minorHAnsi" w:hAnsiTheme="minorHAnsi" w:cstheme="minorHAnsi"/>
          <w:sz w:val="20"/>
          <w:szCs w:val="20"/>
        </w:rPr>
        <w:t xml:space="preserve"> will contain </w:t>
      </w:r>
      <w:r w:rsidR="00993988" w:rsidRPr="00361D80">
        <w:rPr>
          <w:rFonts w:asciiTheme="minorHAnsi" w:hAnsiTheme="minorHAnsi" w:cstheme="minorHAnsi"/>
          <w:sz w:val="20"/>
          <w:szCs w:val="20"/>
        </w:rPr>
        <w:t xml:space="preserve">limited number of automation scripts </w:t>
      </w:r>
      <w:r w:rsidR="00993988">
        <w:rPr>
          <w:rFonts w:asciiTheme="minorHAnsi" w:hAnsiTheme="minorHAnsi" w:cstheme="minorHAnsi"/>
          <w:sz w:val="20"/>
          <w:szCs w:val="20"/>
        </w:rPr>
        <w:t>for Pricing Programme creation</w:t>
      </w:r>
      <w:r w:rsidR="00993988" w:rsidRPr="00361D80">
        <w:rPr>
          <w:rFonts w:asciiTheme="minorHAnsi" w:hAnsiTheme="minorHAnsi" w:cstheme="minorHAnsi"/>
          <w:sz w:val="20"/>
          <w:szCs w:val="20"/>
        </w:rPr>
        <w:t>.</w:t>
      </w:r>
    </w:p>
    <w:p w14:paraId="6AD437E6" w14:textId="77777777" w:rsidR="002F5431" w:rsidRPr="00EE09DA" w:rsidRDefault="009A2896">
      <w:pPr>
        <w:pStyle w:val="List"/>
        <w:numPr>
          <w:ilvl w:val="0"/>
          <w:numId w:val="40"/>
        </w:numPr>
        <w:spacing w:before="120" w:after="240"/>
        <w:jc w:val="both"/>
        <w:rPr>
          <w:rFonts w:asciiTheme="minorHAnsi" w:hAnsiTheme="minorHAnsi" w:cstheme="minorHAnsi"/>
          <w:sz w:val="20"/>
          <w:szCs w:val="20"/>
        </w:rPr>
        <w:pPrChange w:id="144" w:author="Tim Pauley" w:date="2024-06-19T21:26:00Z" w16du:dateUtc="2024-06-20T01:26:00Z">
          <w:pPr>
            <w:pStyle w:val="List"/>
            <w:numPr>
              <w:numId w:val="20"/>
            </w:numPr>
            <w:spacing w:before="120" w:after="240"/>
            <w:ind w:left="1778" w:hanging="360"/>
            <w:jc w:val="both"/>
          </w:pPr>
        </w:pPrChange>
      </w:pPr>
      <w:r>
        <w:rPr>
          <w:rFonts w:asciiTheme="minorHAnsi" w:hAnsiTheme="minorHAnsi" w:cstheme="minorHAnsi"/>
          <w:sz w:val="20"/>
          <w:szCs w:val="20"/>
        </w:rPr>
        <w:t xml:space="preserve">Creation and Identification of </w:t>
      </w:r>
      <w:r w:rsidR="00F207A3" w:rsidRPr="00EE09DA">
        <w:rPr>
          <w:rFonts w:asciiTheme="minorHAnsi" w:hAnsiTheme="minorHAnsi" w:cstheme="minorHAnsi"/>
          <w:sz w:val="20"/>
          <w:szCs w:val="20"/>
        </w:rPr>
        <w:t>test data.</w:t>
      </w:r>
    </w:p>
    <w:p w14:paraId="6A715203" w14:textId="77777777" w:rsidR="00770873" w:rsidRPr="00EE09DA" w:rsidRDefault="00DE7A61">
      <w:pPr>
        <w:pStyle w:val="List"/>
        <w:numPr>
          <w:ilvl w:val="0"/>
          <w:numId w:val="40"/>
        </w:numPr>
        <w:spacing w:before="120" w:after="240"/>
        <w:jc w:val="both"/>
        <w:rPr>
          <w:rFonts w:asciiTheme="minorHAnsi" w:hAnsiTheme="minorHAnsi" w:cstheme="minorHAnsi"/>
          <w:sz w:val="20"/>
          <w:szCs w:val="20"/>
        </w:rPr>
        <w:pPrChange w:id="145" w:author="Tim Pauley" w:date="2024-06-19T21:26:00Z" w16du:dateUtc="2024-06-20T01:26:00Z">
          <w:pPr>
            <w:pStyle w:val="List"/>
            <w:numPr>
              <w:numId w:val="20"/>
            </w:numPr>
            <w:spacing w:before="120" w:after="240"/>
            <w:ind w:left="1778" w:hanging="360"/>
            <w:jc w:val="both"/>
          </w:pPr>
        </w:pPrChange>
      </w:pPr>
      <w:r>
        <w:rPr>
          <w:rFonts w:asciiTheme="minorHAnsi" w:hAnsiTheme="minorHAnsi" w:cstheme="minorHAnsi"/>
          <w:sz w:val="20"/>
          <w:szCs w:val="20"/>
        </w:rPr>
        <w:t xml:space="preserve">Test Team will </w:t>
      </w:r>
      <w:r w:rsidR="00D85F4D" w:rsidRPr="00EE09DA">
        <w:rPr>
          <w:rFonts w:asciiTheme="minorHAnsi" w:hAnsiTheme="minorHAnsi" w:cstheme="minorHAnsi"/>
          <w:sz w:val="20"/>
          <w:szCs w:val="20"/>
        </w:rPr>
        <w:t xml:space="preserve">execute </w:t>
      </w:r>
      <w:r>
        <w:rPr>
          <w:rFonts w:asciiTheme="minorHAnsi" w:hAnsiTheme="minorHAnsi" w:cstheme="minorHAnsi"/>
          <w:sz w:val="20"/>
          <w:szCs w:val="20"/>
        </w:rPr>
        <w:t>the identified</w:t>
      </w:r>
      <w:r w:rsidR="00D85F4D" w:rsidRPr="00EE09DA">
        <w:rPr>
          <w:rFonts w:asciiTheme="minorHAnsi" w:hAnsiTheme="minorHAnsi" w:cstheme="minorHAnsi"/>
          <w:sz w:val="20"/>
          <w:szCs w:val="20"/>
        </w:rPr>
        <w:t xml:space="preserve"> </w:t>
      </w:r>
      <w:r w:rsidR="00993988">
        <w:rPr>
          <w:rFonts w:asciiTheme="minorHAnsi" w:hAnsiTheme="minorHAnsi" w:cstheme="minorHAnsi"/>
          <w:sz w:val="20"/>
          <w:szCs w:val="20"/>
        </w:rPr>
        <w:t xml:space="preserve">manual </w:t>
      </w:r>
      <w:r w:rsidR="00770873" w:rsidRPr="00EE09DA">
        <w:rPr>
          <w:rFonts w:asciiTheme="minorHAnsi" w:hAnsiTheme="minorHAnsi" w:cstheme="minorHAnsi"/>
          <w:sz w:val="20"/>
          <w:szCs w:val="20"/>
        </w:rPr>
        <w:t>test cases</w:t>
      </w:r>
      <w:r>
        <w:rPr>
          <w:rFonts w:asciiTheme="minorHAnsi" w:hAnsiTheme="minorHAnsi" w:cstheme="minorHAnsi"/>
          <w:sz w:val="20"/>
          <w:szCs w:val="20"/>
        </w:rPr>
        <w:t xml:space="preserve"> and update the result in respective QA Task within ADO</w:t>
      </w:r>
      <w:r w:rsidR="00930549" w:rsidRPr="00EE09DA">
        <w:rPr>
          <w:rFonts w:asciiTheme="minorHAnsi" w:hAnsiTheme="minorHAnsi" w:cstheme="minorHAnsi"/>
          <w:sz w:val="20"/>
          <w:szCs w:val="20"/>
        </w:rPr>
        <w:t>.</w:t>
      </w:r>
    </w:p>
    <w:p w14:paraId="186426D1" w14:textId="77777777" w:rsidR="00615636" w:rsidRDefault="00DE7A61">
      <w:pPr>
        <w:pStyle w:val="List"/>
        <w:numPr>
          <w:ilvl w:val="0"/>
          <w:numId w:val="40"/>
        </w:numPr>
        <w:spacing w:before="120" w:after="240"/>
        <w:jc w:val="both"/>
        <w:rPr>
          <w:rFonts w:asciiTheme="minorHAnsi" w:hAnsiTheme="minorHAnsi" w:cstheme="minorHAnsi"/>
          <w:sz w:val="20"/>
          <w:szCs w:val="20"/>
        </w:rPr>
        <w:pPrChange w:id="146" w:author="Tim Pauley" w:date="2024-06-19T21:26:00Z" w16du:dateUtc="2024-06-20T01:26:00Z">
          <w:pPr>
            <w:pStyle w:val="List"/>
            <w:numPr>
              <w:numId w:val="20"/>
            </w:numPr>
            <w:spacing w:before="120" w:after="240"/>
            <w:ind w:left="1778" w:hanging="360"/>
            <w:jc w:val="both"/>
          </w:pPr>
        </w:pPrChange>
      </w:pPr>
      <w:r>
        <w:rPr>
          <w:rFonts w:asciiTheme="minorHAnsi" w:hAnsiTheme="minorHAnsi" w:cstheme="minorHAnsi"/>
          <w:sz w:val="20"/>
          <w:szCs w:val="20"/>
        </w:rPr>
        <w:t xml:space="preserve">Retest the </w:t>
      </w:r>
      <w:r w:rsidR="00615636" w:rsidRPr="00EE09DA">
        <w:rPr>
          <w:rFonts w:asciiTheme="minorHAnsi" w:hAnsiTheme="minorHAnsi" w:cstheme="minorHAnsi"/>
          <w:sz w:val="20"/>
          <w:szCs w:val="20"/>
        </w:rPr>
        <w:t>defects.</w:t>
      </w:r>
    </w:p>
    <w:p w14:paraId="5531DEB7" w14:textId="77777777" w:rsidR="00993988" w:rsidRPr="00E81E31" w:rsidRDefault="00993988">
      <w:pPr>
        <w:pStyle w:val="List"/>
        <w:numPr>
          <w:ilvl w:val="0"/>
          <w:numId w:val="40"/>
        </w:numPr>
        <w:tabs>
          <w:tab w:val="left" w:pos="851"/>
        </w:tabs>
        <w:spacing w:before="120" w:after="240"/>
        <w:jc w:val="both"/>
        <w:rPr>
          <w:rFonts w:asciiTheme="minorHAnsi" w:hAnsiTheme="minorHAnsi" w:cstheme="minorHAnsi"/>
          <w:sz w:val="20"/>
          <w:szCs w:val="20"/>
        </w:rPr>
        <w:pPrChange w:id="147" w:author="Tim Pauley" w:date="2024-06-19T21:26:00Z" w16du:dateUtc="2024-06-20T01:26:00Z">
          <w:pPr>
            <w:pStyle w:val="List"/>
            <w:numPr>
              <w:numId w:val="20"/>
            </w:numPr>
            <w:tabs>
              <w:tab w:val="left" w:pos="851"/>
            </w:tabs>
            <w:spacing w:before="120" w:after="240"/>
            <w:ind w:left="1778" w:hanging="360"/>
            <w:jc w:val="both"/>
          </w:pPr>
        </w:pPrChange>
      </w:pPr>
      <w:r w:rsidRPr="00361D80">
        <w:rPr>
          <w:rFonts w:asciiTheme="minorHAnsi" w:hAnsiTheme="minorHAnsi" w:cstheme="minorHAnsi"/>
          <w:sz w:val="20"/>
          <w:szCs w:val="20"/>
        </w:rPr>
        <w:t>Automation team shared the BVT execution report with-in Coforge teams for observed failures / successes.</w:t>
      </w:r>
    </w:p>
    <w:p w14:paraId="7539F48F" w14:textId="77777777" w:rsidR="009308BC" w:rsidRPr="00A31C26" w:rsidRDefault="009308BC" w:rsidP="00EF0FDF">
      <w:pPr>
        <w:pStyle w:val="Heading2"/>
        <w:numPr>
          <w:ilvl w:val="3"/>
          <w:numId w:val="3"/>
        </w:numPr>
        <w:ind w:left="2502"/>
        <w:jc w:val="both"/>
        <w:rPr>
          <w:rFonts w:asciiTheme="minorHAnsi" w:hAnsiTheme="minorHAnsi" w:cstheme="minorHAnsi"/>
          <w:sz w:val="20"/>
          <w:szCs w:val="20"/>
        </w:rPr>
      </w:pPr>
      <w:bookmarkStart w:id="148" w:name="_Toc169687027"/>
      <w:r w:rsidRPr="00A31C26">
        <w:rPr>
          <w:rFonts w:asciiTheme="minorHAnsi" w:hAnsiTheme="minorHAnsi" w:cstheme="minorHAnsi"/>
          <w:sz w:val="20"/>
          <w:szCs w:val="20"/>
        </w:rPr>
        <w:t>Entry Criteria</w:t>
      </w:r>
      <w:bookmarkEnd w:id="148"/>
    </w:p>
    <w:p w14:paraId="4B68093C" w14:textId="77777777" w:rsidR="009308BC" w:rsidRPr="00A31C26" w:rsidRDefault="00DE7A61">
      <w:pPr>
        <w:pStyle w:val="List"/>
        <w:numPr>
          <w:ilvl w:val="0"/>
          <w:numId w:val="41"/>
        </w:numPr>
        <w:spacing w:before="120" w:after="240"/>
        <w:jc w:val="both"/>
        <w:rPr>
          <w:rFonts w:asciiTheme="minorHAnsi" w:hAnsiTheme="minorHAnsi" w:cstheme="minorHAnsi"/>
          <w:sz w:val="20"/>
          <w:szCs w:val="20"/>
        </w:rPr>
        <w:pPrChange w:id="149" w:author="Tim Pauley" w:date="2024-06-19T21:26:00Z" w16du:dateUtc="2024-06-20T01:26:00Z">
          <w:pPr>
            <w:pStyle w:val="List"/>
            <w:numPr>
              <w:numId w:val="20"/>
            </w:numPr>
            <w:spacing w:before="120" w:after="240"/>
            <w:ind w:left="1778" w:hanging="360"/>
            <w:jc w:val="both"/>
          </w:pPr>
        </w:pPrChange>
      </w:pPr>
      <w:r>
        <w:rPr>
          <w:rFonts w:asciiTheme="minorHAnsi" w:hAnsiTheme="minorHAnsi" w:cstheme="minorHAnsi"/>
          <w:sz w:val="20"/>
          <w:szCs w:val="20"/>
        </w:rPr>
        <w:t>B</w:t>
      </w:r>
      <w:r w:rsidR="009308BC" w:rsidRPr="00A31C26">
        <w:rPr>
          <w:rFonts w:asciiTheme="minorHAnsi" w:hAnsiTheme="minorHAnsi" w:cstheme="minorHAnsi"/>
          <w:sz w:val="20"/>
          <w:szCs w:val="20"/>
        </w:rPr>
        <w:t>uild deployed in QA / stage 1 environment.</w:t>
      </w:r>
    </w:p>
    <w:p w14:paraId="7137233A" w14:textId="77777777" w:rsidR="009308BC" w:rsidRPr="00A31C26" w:rsidRDefault="00DE7A61">
      <w:pPr>
        <w:pStyle w:val="List"/>
        <w:numPr>
          <w:ilvl w:val="0"/>
          <w:numId w:val="41"/>
        </w:numPr>
        <w:spacing w:before="120" w:after="240"/>
        <w:jc w:val="both"/>
        <w:rPr>
          <w:rFonts w:asciiTheme="minorHAnsi" w:hAnsiTheme="minorHAnsi" w:cstheme="minorHAnsi"/>
          <w:sz w:val="20"/>
          <w:szCs w:val="20"/>
        </w:rPr>
        <w:pPrChange w:id="150" w:author="Tim Pauley" w:date="2024-06-19T21:26:00Z" w16du:dateUtc="2024-06-20T01:26:00Z">
          <w:pPr>
            <w:pStyle w:val="List"/>
            <w:numPr>
              <w:numId w:val="20"/>
            </w:numPr>
            <w:spacing w:before="120" w:after="240"/>
            <w:ind w:left="1778" w:hanging="360"/>
            <w:jc w:val="both"/>
          </w:pPr>
        </w:pPrChange>
      </w:pPr>
      <w:r w:rsidRPr="00A31C26">
        <w:rPr>
          <w:rFonts w:asciiTheme="minorHAnsi" w:hAnsiTheme="minorHAnsi" w:cstheme="minorHAnsi"/>
          <w:sz w:val="20"/>
          <w:szCs w:val="20"/>
        </w:rPr>
        <w:t>Development Team complete unit testing</w:t>
      </w:r>
      <w:r w:rsidR="009308BC" w:rsidRPr="00A31C26">
        <w:rPr>
          <w:rFonts w:asciiTheme="minorHAnsi" w:hAnsiTheme="minorHAnsi" w:cstheme="minorHAnsi"/>
          <w:sz w:val="20"/>
          <w:szCs w:val="20"/>
        </w:rPr>
        <w:t xml:space="preserve">. </w:t>
      </w:r>
    </w:p>
    <w:p w14:paraId="6B4F5F81" w14:textId="77777777" w:rsidR="00DE7A61" w:rsidRDefault="009308BC">
      <w:pPr>
        <w:pStyle w:val="List"/>
        <w:numPr>
          <w:ilvl w:val="0"/>
          <w:numId w:val="41"/>
        </w:numPr>
        <w:spacing w:before="120" w:after="240"/>
        <w:jc w:val="both"/>
        <w:rPr>
          <w:rFonts w:asciiTheme="minorHAnsi" w:hAnsiTheme="minorHAnsi" w:cstheme="minorHAnsi"/>
          <w:sz w:val="20"/>
          <w:szCs w:val="20"/>
        </w:rPr>
        <w:pPrChange w:id="151" w:author="Tim Pauley" w:date="2024-06-19T21:26:00Z" w16du:dateUtc="2024-06-20T01:26:00Z">
          <w:pPr>
            <w:pStyle w:val="List"/>
            <w:numPr>
              <w:numId w:val="20"/>
            </w:numPr>
            <w:spacing w:before="120" w:after="240"/>
            <w:ind w:left="1778" w:hanging="360"/>
            <w:jc w:val="both"/>
          </w:pPr>
        </w:pPrChange>
      </w:pPr>
      <w:r w:rsidRPr="00A31C26">
        <w:rPr>
          <w:rFonts w:asciiTheme="minorHAnsi" w:hAnsiTheme="minorHAnsi" w:cstheme="minorHAnsi"/>
          <w:sz w:val="20"/>
          <w:szCs w:val="20"/>
        </w:rPr>
        <w:t>Sanity scenarios identified.</w:t>
      </w:r>
    </w:p>
    <w:p w14:paraId="5F0FC662" w14:textId="77777777" w:rsidR="00DE7A61" w:rsidRDefault="00DE7A61">
      <w:pPr>
        <w:pStyle w:val="List"/>
        <w:numPr>
          <w:ilvl w:val="0"/>
          <w:numId w:val="41"/>
        </w:numPr>
        <w:spacing w:before="120" w:after="240"/>
        <w:jc w:val="both"/>
        <w:rPr>
          <w:rFonts w:asciiTheme="minorHAnsi" w:hAnsiTheme="minorHAnsi" w:cstheme="minorHAnsi"/>
          <w:sz w:val="20"/>
          <w:szCs w:val="20"/>
        </w:rPr>
        <w:pPrChange w:id="152" w:author="Tim Pauley" w:date="2024-06-19T21:26:00Z" w16du:dateUtc="2024-06-20T01:26:00Z">
          <w:pPr>
            <w:pStyle w:val="List"/>
            <w:numPr>
              <w:numId w:val="20"/>
            </w:numPr>
            <w:spacing w:before="120" w:after="240"/>
            <w:ind w:left="1778" w:hanging="360"/>
            <w:jc w:val="both"/>
          </w:pPr>
        </w:pPrChange>
      </w:pPr>
      <w:r>
        <w:rPr>
          <w:rFonts w:asciiTheme="minorHAnsi" w:hAnsiTheme="minorHAnsi" w:cstheme="minorHAnsi"/>
          <w:sz w:val="20"/>
          <w:szCs w:val="20"/>
        </w:rPr>
        <w:t>Test Data created / identified.</w:t>
      </w:r>
    </w:p>
    <w:p w14:paraId="7B3A7471" w14:textId="77777777" w:rsidR="00993988" w:rsidRDefault="00DE7A61">
      <w:pPr>
        <w:pStyle w:val="List"/>
        <w:numPr>
          <w:ilvl w:val="0"/>
          <w:numId w:val="41"/>
        </w:numPr>
        <w:spacing w:before="120" w:after="240"/>
        <w:jc w:val="both"/>
        <w:rPr>
          <w:rFonts w:asciiTheme="minorHAnsi" w:hAnsiTheme="minorHAnsi" w:cstheme="minorHAnsi"/>
          <w:sz w:val="20"/>
          <w:szCs w:val="20"/>
        </w:rPr>
        <w:pPrChange w:id="153" w:author="Tim Pauley" w:date="2024-06-19T21:26:00Z" w16du:dateUtc="2024-06-20T01:26:00Z">
          <w:pPr>
            <w:pStyle w:val="List"/>
            <w:numPr>
              <w:numId w:val="20"/>
            </w:numPr>
            <w:spacing w:before="120" w:after="240"/>
            <w:ind w:left="1778" w:hanging="360"/>
            <w:jc w:val="both"/>
          </w:pPr>
        </w:pPrChange>
      </w:pPr>
      <w:r>
        <w:rPr>
          <w:rFonts w:asciiTheme="minorHAnsi" w:hAnsiTheme="minorHAnsi" w:cstheme="minorHAnsi"/>
          <w:sz w:val="20"/>
          <w:szCs w:val="20"/>
        </w:rPr>
        <w:t>Task created in ADO.</w:t>
      </w:r>
    </w:p>
    <w:p w14:paraId="0C9200E6" w14:textId="77777777" w:rsidR="009308BC" w:rsidRPr="00A31C26" w:rsidRDefault="00993988">
      <w:pPr>
        <w:pStyle w:val="List"/>
        <w:numPr>
          <w:ilvl w:val="0"/>
          <w:numId w:val="41"/>
        </w:numPr>
        <w:spacing w:before="120" w:after="240"/>
        <w:jc w:val="both"/>
        <w:rPr>
          <w:rFonts w:asciiTheme="minorHAnsi" w:hAnsiTheme="minorHAnsi" w:cstheme="minorHAnsi"/>
          <w:sz w:val="20"/>
          <w:szCs w:val="20"/>
        </w:rPr>
        <w:pPrChange w:id="154" w:author="Tim Pauley" w:date="2024-06-19T21:26:00Z" w16du:dateUtc="2024-06-20T01:26:00Z">
          <w:pPr>
            <w:pStyle w:val="List"/>
            <w:numPr>
              <w:numId w:val="20"/>
            </w:numPr>
            <w:spacing w:before="120" w:after="240"/>
            <w:ind w:left="1778" w:hanging="360"/>
            <w:jc w:val="both"/>
          </w:pPr>
        </w:pPrChange>
      </w:pPr>
      <w:r>
        <w:rPr>
          <w:rFonts w:asciiTheme="minorHAnsi" w:hAnsiTheme="minorHAnsi" w:cstheme="minorHAnsi"/>
          <w:sz w:val="20"/>
          <w:szCs w:val="20"/>
        </w:rPr>
        <w:t>BVT Automated Test Scripts are ready for execution</w:t>
      </w:r>
      <w:r w:rsidR="003D4B34">
        <w:rPr>
          <w:rFonts w:asciiTheme="minorHAnsi" w:hAnsiTheme="minorHAnsi" w:cstheme="minorHAnsi"/>
          <w:sz w:val="20"/>
          <w:szCs w:val="20"/>
        </w:rPr>
        <w:t>.</w:t>
      </w:r>
      <w:r w:rsidR="009308BC" w:rsidRPr="00A31C26">
        <w:rPr>
          <w:rFonts w:asciiTheme="minorHAnsi" w:hAnsiTheme="minorHAnsi" w:cstheme="minorHAnsi"/>
          <w:sz w:val="20"/>
          <w:szCs w:val="20"/>
        </w:rPr>
        <w:t xml:space="preserve"> </w:t>
      </w:r>
    </w:p>
    <w:p w14:paraId="5839361E" w14:textId="77777777" w:rsidR="009308BC" w:rsidRPr="00A31C26" w:rsidRDefault="009308BC" w:rsidP="00EF0FDF">
      <w:pPr>
        <w:pStyle w:val="Heading2"/>
        <w:numPr>
          <w:ilvl w:val="3"/>
          <w:numId w:val="3"/>
        </w:numPr>
        <w:ind w:left="2502"/>
        <w:jc w:val="both"/>
        <w:rPr>
          <w:rFonts w:asciiTheme="minorHAnsi" w:hAnsiTheme="minorHAnsi" w:cstheme="minorHAnsi"/>
          <w:sz w:val="20"/>
          <w:szCs w:val="20"/>
        </w:rPr>
      </w:pPr>
      <w:bookmarkStart w:id="155" w:name="_Toc169687028"/>
      <w:r w:rsidRPr="00A31C26">
        <w:rPr>
          <w:rFonts w:asciiTheme="minorHAnsi" w:hAnsiTheme="minorHAnsi" w:cstheme="minorHAnsi"/>
          <w:sz w:val="20"/>
          <w:szCs w:val="20"/>
        </w:rPr>
        <w:t>Exit Criteria</w:t>
      </w:r>
      <w:bookmarkEnd w:id="155"/>
    </w:p>
    <w:p w14:paraId="25DE1071" w14:textId="77777777" w:rsidR="009308BC" w:rsidRPr="00A31C26" w:rsidRDefault="009308BC">
      <w:pPr>
        <w:pStyle w:val="List"/>
        <w:numPr>
          <w:ilvl w:val="0"/>
          <w:numId w:val="42"/>
        </w:numPr>
        <w:spacing w:before="120" w:after="240"/>
        <w:jc w:val="both"/>
        <w:rPr>
          <w:rFonts w:asciiTheme="minorHAnsi" w:hAnsiTheme="minorHAnsi" w:cstheme="minorHAnsi"/>
          <w:sz w:val="20"/>
          <w:szCs w:val="20"/>
        </w:rPr>
        <w:pPrChange w:id="156" w:author="Tim Pauley" w:date="2024-06-19T21:26:00Z" w16du:dateUtc="2024-06-20T01:26:00Z">
          <w:pPr>
            <w:pStyle w:val="List"/>
            <w:numPr>
              <w:numId w:val="20"/>
            </w:numPr>
            <w:spacing w:before="120" w:after="240"/>
            <w:ind w:left="1778" w:hanging="360"/>
            <w:jc w:val="both"/>
          </w:pPr>
        </w:pPrChange>
      </w:pPr>
      <w:r w:rsidRPr="00A31C26">
        <w:rPr>
          <w:rFonts w:asciiTheme="minorHAnsi" w:hAnsiTheme="minorHAnsi" w:cstheme="minorHAnsi"/>
          <w:sz w:val="20"/>
          <w:szCs w:val="20"/>
        </w:rPr>
        <w:t xml:space="preserve">Identified </w:t>
      </w:r>
      <w:commentRangeStart w:id="157"/>
      <w:commentRangeStart w:id="158"/>
      <w:r w:rsidRPr="00A31C26">
        <w:rPr>
          <w:rFonts w:asciiTheme="minorHAnsi" w:hAnsiTheme="minorHAnsi" w:cstheme="minorHAnsi"/>
          <w:sz w:val="20"/>
          <w:szCs w:val="20"/>
        </w:rPr>
        <w:t>sanity scenarios</w:t>
      </w:r>
      <w:commentRangeEnd w:id="157"/>
      <w:r w:rsidR="00356C3C">
        <w:rPr>
          <w:rStyle w:val="CommentReference"/>
        </w:rPr>
        <w:commentReference w:id="157"/>
      </w:r>
      <w:commentRangeEnd w:id="158"/>
      <w:r w:rsidR="00226478">
        <w:rPr>
          <w:rStyle w:val="CommentReference"/>
        </w:rPr>
        <w:commentReference w:id="158"/>
      </w:r>
      <w:r w:rsidRPr="00A31C26">
        <w:rPr>
          <w:rFonts w:asciiTheme="minorHAnsi" w:hAnsiTheme="minorHAnsi" w:cstheme="minorHAnsi"/>
          <w:sz w:val="20"/>
          <w:szCs w:val="20"/>
        </w:rPr>
        <w:t xml:space="preserve"> executed with successful result.</w:t>
      </w:r>
    </w:p>
    <w:p w14:paraId="532975F9" w14:textId="77777777" w:rsidR="009308BC" w:rsidRDefault="009308BC">
      <w:pPr>
        <w:pStyle w:val="List"/>
        <w:numPr>
          <w:ilvl w:val="0"/>
          <w:numId w:val="42"/>
        </w:numPr>
        <w:spacing w:before="120" w:after="240"/>
        <w:jc w:val="both"/>
        <w:rPr>
          <w:rFonts w:asciiTheme="minorHAnsi" w:hAnsiTheme="minorHAnsi" w:cstheme="minorHAnsi"/>
          <w:sz w:val="20"/>
          <w:szCs w:val="20"/>
        </w:rPr>
        <w:pPrChange w:id="159" w:author="Tim Pauley" w:date="2024-06-19T21:26:00Z" w16du:dateUtc="2024-06-20T01:26:00Z">
          <w:pPr>
            <w:pStyle w:val="List"/>
            <w:numPr>
              <w:numId w:val="20"/>
            </w:numPr>
            <w:spacing w:before="120" w:after="240"/>
            <w:ind w:left="1778" w:hanging="360"/>
            <w:jc w:val="both"/>
          </w:pPr>
        </w:pPrChange>
      </w:pPr>
      <w:r w:rsidRPr="00A31C26">
        <w:rPr>
          <w:rFonts w:asciiTheme="minorHAnsi" w:hAnsiTheme="minorHAnsi" w:cstheme="minorHAnsi"/>
          <w:sz w:val="20"/>
          <w:szCs w:val="20"/>
        </w:rPr>
        <w:t xml:space="preserve">No blocker defect observed. </w:t>
      </w:r>
    </w:p>
    <w:p w14:paraId="789FB0C3" w14:textId="77777777" w:rsidR="00993988" w:rsidRPr="00A31C26" w:rsidRDefault="00993988">
      <w:pPr>
        <w:pStyle w:val="List"/>
        <w:numPr>
          <w:ilvl w:val="0"/>
          <w:numId w:val="42"/>
        </w:numPr>
        <w:spacing w:before="120" w:after="240"/>
        <w:jc w:val="both"/>
        <w:rPr>
          <w:rFonts w:asciiTheme="minorHAnsi" w:hAnsiTheme="minorHAnsi" w:cstheme="minorHAnsi"/>
          <w:sz w:val="20"/>
          <w:szCs w:val="20"/>
        </w:rPr>
        <w:pPrChange w:id="160" w:author="Tim Pauley" w:date="2024-06-19T21:26:00Z" w16du:dateUtc="2024-06-20T01:26:00Z">
          <w:pPr>
            <w:pStyle w:val="List"/>
            <w:numPr>
              <w:numId w:val="20"/>
            </w:numPr>
            <w:spacing w:before="120" w:after="240"/>
            <w:ind w:left="1778" w:hanging="360"/>
            <w:jc w:val="both"/>
          </w:pPr>
        </w:pPrChange>
      </w:pPr>
      <w:r>
        <w:rPr>
          <w:rFonts w:asciiTheme="minorHAnsi" w:hAnsiTheme="minorHAnsi" w:cstheme="minorHAnsi"/>
          <w:sz w:val="20"/>
          <w:szCs w:val="20"/>
        </w:rPr>
        <w:t xml:space="preserve">BVT tests are </w:t>
      </w:r>
      <w:r w:rsidR="003D4B34">
        <w:rPr>
          <w:rFonts w:asciiTheme="minorHAnsi" w:hAnsiTheme="minorHAnsi" w:cstheme="minorHAnsi"/>
          <w:sz w:val="20"/>
          <w:szCs w:val="20"/>
        </w:rPr>
        <w:t>successful.</w:t>
      </w:r>
    </w:p>
    <w:p w14:paraId="214D2AD8" w14:textId="77777777" w:rsidR="00D85F4D" w:rsidRPr="00A31C26" w:rsidRDefault="00671D11" w:rsidP="00EF0FDF">
      <w:pPr>
        <w:pStyle w:val="Heading2"/>
        <w:numPr>
          <w:ilvl w:val="2"/>
          <w:numId w:val="3"/>
        </w:numPr>
        <w:ind w:left="1701" w:hanging="283"/>
        <w:jc w:val="both"/>
        <w:rPr>
          <w:rFonts w:asciiTheme="minorHAnsi" w:hAnsiTheme="minorHAnsi" w:cstheme="minorHAnsi"/>
          <w:sz w:val="20"/>
          <w:szCs w:val="20"/>
        </w:rPr>
      </w:pPr>
      <w:bookmarkStart w:id="161" w:name="_Toc169687029"/>
      <w:r w:rsidRPr="00A31C26">
        <w:rPr>
          <w:rFonts w:asciiTheme="minorHAnsi" w:hAnsiTheme="minorHAnsi" w:cstheme="minorHAnsi"/>
          <w:sz w:val="20"/>
          <w:szCs w:val="20"/>
        </w:rPr>
        <w:t>Manual</w:t>
      </w:r>
      <w:r w:rsidR="004D1044" w:rsidRPr="00A31C26">
        <w:rPr>
          <w:rFonts w:asciiTheme="minorHAnsi" w:hAnsiTheme="minorHAnsi" w:cstheme="minorHAnsi"/>
          <w:sz w:val="20"/>
          <w:szCs w:val="20"/>
        </w:rPr>
        <w:t xml:space="preserve"> </w:t>
      </w:r>
      <w:r w:rsidR="00D85F4D" w:rsidRPr="00A31C26">
        <w:rPr>
          <w:rFonts w:asciiTheme="minorHAnsi" w:hAnsiTheme="minorHAnsi" w:cstheme="minorHAnsi"/>
          <w:sz w:val="22"/>
          <w:szCs w:val="22"/>
        </w:rPr>
        <w:t>Testing</w:t>
      </w:r>
      <w:bookmarkEnd w:id="161"/>
      <w:r w:rsidR="00D85F4D" w:rsidRPr="00A31C26">
        <w:rPr>
          <w:rFonts w:asciiTheme="minorHAnsi" w:hAnsiTheme="minorHAnsi" w:cstheme="minorHAnsi"/>
          <w:sz w:val="22"/>
          <w:szCs w:val="22"/>
        </w:rPr>
        <w:t xml:space="preserve"> </w:t>
      </w:r>
    </w:p>
    <w:p w14:paraId="287159A4" w14:textId="77777777" w:rsidR="00A21058" w:rsidRPr="00A31C26" w:rsidRDefault="004B0084" w:rsidP="00EF0FDF">
      <w:pPr>
        <w:pStyle w:val="ListParagraph"/>
        <w:ind w:left="1440"/>
        <w:jc w:val="both"/>
        <w:rPr>
          <w:rFonts w:asciiTheme="minorHAnsi" w:hAnsiTheme="minorHAnsi" w:cstheme="minorHAnsi"/>
          <w:sz w:val="20"/>
          <w:szCs w:val="20"/>
        </w:rPr>
      </w:pPr>
      <w:r w:rsidRPr="00A31C26">
        <w:rPr>
          <w:rFonts w:asciiTheme="minorHAnsi" w:hAnsiTheme="minorHAnsi" w:cstheme="minorHAnsi"/>
          <w:sz w:val="20"/>
          <w:szCs w:val="20"/>
        </w:rPr>
        <w:t>The main purpose of this testing is to verify that the software meets acceptance criteria of user stories.</w:t>
      </w:r>
      <w:r>
        <w:rPr>
          <w:rFonts w:asciiTheme="minorHAnsi" w:hAnsiTheme="minorHAnsi" w:cstheme="minorHAnsi"/>
          <w:sz w:val="20"/>
          <w:szCs w:val="20"/>
        </w:rPr>
        <w:t xml:space="preserve"> Based</w:t>
      </w:r>
      <w:r w:rsidR="007B089E">
        <w:rPr>
          <w:rFonts w:asciiTheme="minorHAnsi" w:hAnsiTheme="minorHAnsi" w:cstheme="minorHAnsi"/>
          <w:sz w:val="20"/>
          <w:szCs w:val="20"/>
        </w:rPr>
        <w:t xml:space="preserve"> on sprint scope and backlog (user stories) scope of manual testing is defined. </w:t>
      </w:r>
    </w:p>
    <w:p w14:paraId="1F88B2C2" w14:textId="77777777" w:rsidR="00A21058" w:rsidRDefault="00A21058" w:rsidP="00EF0FDF">
      <w:pPr>
        <w:pStyle w:val="Heading2"/>
        <w:numPr>
          <w:ilvl w:val="3"/>
          <w:numId w:val="3"/>
        </w:numPr>
        <w:ind w:left="2502"/>
        <w:jc w:val="both"/>
        <w:rPr>
          <w:rFonts w:asciiTheme="minorHAnsi" w:hAnsiTheme="minorHAnsi" w:cstheme="minorHAnsi"/>
          <w:sz w:val="20"/>
          <w:szCs w:val="20"/>
        </w:rPr>
      </w:pPr>
      <w:bookmarkStart w:id="162" w:name="_Toc169687030"/>
      <w:r w:rsidRPr="00A31C26">
        <w:rPr>
          <w:rFonts w:asciiTheme="minorHAnsi" w:hAnsiTheme="minorHAnsi" w:cstheme="minorHAnsi"/>
          <w:sz w:val="20"/>
          <w:szCs w:val="20"/>
        </w:rPr>
        <w:t>Responsibility</w:t>
      </w:r>
      <w:bookmarkEnd w:id="162"/>
      <w:r w:rsidRPr="00A31C26">
        <w:rPr>
          <w:rFonts w:asciiTheme="minorHAnsi" w:hAnsiTheme="minorHAnsi" w:cstheme="minorHAnsi"/>
          <w:sz w:val="20"/>
          <w:szCs w:val="20"/>
        </w:rPr>
        <w:t xml:space="preserve"> </w:t>
      </w:r>
    </w:p>
    <w:p w14:paraId="5A3E8F92" w14:textId="77777777" w:rsidR="009C28C6" w:rsidRPr="009C28C6" w:rsidRDefault="009C28C6" w:rsidP="009C28C6">
      <w:pPr>
        <w:ind w:left="720" w:firstLine="720"/>
        <w:rPr>
          <w:rFonts w:asciiTheme="minorHAnsi" w:hAnsiTheme="minorHAnsi" w:cstheme="minorHAnsi"/>
          <w:iCs/>
          <w:sz w:val="20"/>
          <w:szCs w:val="20"/>
        </w:rPr>
      </w:pPr>
      <w:r w:rsidRPr="009C28C6">
        <w:rPr>
          <w:rFonts w:asciiTheme="minorHAnsi" w:hAnsiTheme="minorHAnsi" w:cstheme="minorHAnsi"/>
          <w:iCs/>
          <w:sz w:val="20"/>
          <w:szCs w:val="20"/>
        </w:rPr>
        <w:t xml:space="preserve">Coforge QA team will be responsible for the </w:t>
      </w:r>
      <w:r w:rsidR="007B089E">
        <w:rPr>
          <w:rFonts w:asciiTheme="minorHAnsi" w:hAnsiTheme="minorHAnsi" w:cstheme="minorHAnsi"/>
          <w:iCs/>
          <w:sz w:val="20"/>
          <w:szCs w:val="20"/>
        </w:rPr>
        <w:t>Manual testing</w:t>
      </w:r>
      <w:r w:rsidRPr="009C28C6">
        <w:rPr>
          <w:rFonts w:asciiTheme="minorHAnsi" w:hAnsiTheme="minorHAnsi" w:cstheme="minorHAnsi"/>
          <w:iCs/>
          <w:sz w:val="20"/>
          <w:szCs w:val="20"/>
        </w:rPr>
        <w:t xml:space="preserve"> and will cover the listed activities:</w:t>
      </w:r>
    </w:p>
    <w:p w14:paraId="2D16BEBD" w14:textId="77777777" w:rsidR="00A21058" w:rsidRPr="00A31C26" w:rsidRDefault="009C28C6">
      <w:pPr>
        <w:pStyle w:val="List"/>
        <w:numPr>
          <w:ilvl w:val="0"/>
          <w:numId w:val="45"/>
        </w:numPr>
        <w:spacing w:before="120" w:after="240"/>
        <w:jc w:val="both"/>
        <w:rPr>
          <w:rFonts w:asciiTheme="minorHAnsi" w:hAnsiTheme="minorHAnsi" w:cstheme="minorHAnsi"/>
          <w:sz w:val="20"/>
          <w:szCs w:val="20"/>
        </w:rPr>
        <w:pPrChange w:id="163" w:author="Tim Pauley" w:date="2024-06-19T21:40:00Z" w16du:dateUtc="2024-06-20T01:40:00Z">
          <w:pPr>
            <w:pStyle w:val="List"/>
            <w:numPr>
              <w:numId w:val="20"/>
            </w:numPr>
            <w:spacing w:before="120" w:after="240"/>
            <w:ind w:left="1778" w:hanging="360"/>
            <w:jc w:val="both"/>
          </w:pPr>
        </w:pPrChange>
      </w:pPr>
      <w:r>
        <w:rPr>
          <w:rFonts w:asciiTheme="minorHAnsi" w:hAnsiTheme="minorHAnsi" w:cstheme="minorHAnsi"/>
          <w:sz w:val="20"/>
          <w:szCs w:val="20"/>
        </w:rPr>
        <w:t xml:space="preserve">The team will </w:t>
      </w:r>
      <w:r w:rsidR="00A21058" w:rsidRPr="00A31C26">
        <w:rPr>
          <w:rFonts w:asciiTheme="minorHAnsi" w:hAnsiTheme="minorHAnsi" w:cstheme="minorHAnsi"/>
          <w:sz w:val="20"/>
          <w:szCs w:val="20"/>
        </w:rPr>
        <w:t>execute the defined / identified test cases.</w:t>
      </w:r>
    </w:p>
    <w:p w14:paraId="5CA0254F" w14:textId="77777777" w:rsidR="00AB773E" w:rsidRDefault="004B0084">
      <w:pPr>
        <w:pStyle w:val="List"/>
        <w:numPr>
          <w:ilvl w:val="0"/>
          <w:numId w:val="45"/>
        </w:numPr>
        <w:spacing w:before="120" w:after="240"/>
        <w:jc w:val="both"/>
        <w:rPr>
          <w:rFonts w:asciiTheme="minorHAnsi" w:hAnsiTheme="minorHAnsi" w:cstheme="minorHAnsi"/>
          <w:sz w:val="20"/>
          <w:szCs w:val="20"/>
        </w:rPr>
        <w:pPrChange w:id="164" w:author="Tim Pauley" w:date="2024-06-19T21:40:00Z" w16du:dateUtc="2024-06-20T01:40:00Z">
          <w:pPr>
            <w:pStyle w:val="List"/>
            <w:numPr>
              <w:numId w:val="20"/>
            </w:numPr>
            <w:spacing w:before="120" w:after="240"/>
            <w:ind w:left="1778" w:hanging="360"/>
            <w:jc w:val="both"/>
          </w:pPr>
        </w:pPrChange>
      </w:pPr>
      <w:r>
        <w:rPr>
          <w:rFonts w:asciiTheme="minorHAnsi" w:hAnsiTheme="minorHAnsi" w:cstheme="minorHAnsi"/>
          <w:sz w:val="20"/>
          <w:szCs w:val="20"/>
        </w:rPr>
        <w:t xml:space="preserve">Creation / Identification </w:t>
      </w:r>
      <w:r w:rsidR="00AB773E">
        <w:rPr>
          <w:rFonts w:asciiTheme="minorHAnsi" w:hAnsiTheme="minorHAnsi" w:cstheme="minorHAnsi"/>
          <w:sz w:val="20"/>
          <w:szCs w:val="20"/>
        </w:rPr>
        <w:t>of test data.</w:t>
      </w:r>
    </w:p>
    <w:p w14:paraId="06C440F0" w14:textId="6B5FB8AF" w:rsidR="00AB773E" w:rsidRPr="003E69FF" w:rsidRDefault="004B0084">
      <w:pPr>
        <w:pStyle w:val="List"/>
        <w:numPr>
          <w:ilvl w:val="0"/>
          <w:numId w:val="45"/>
        </w:numPr>
        <w:spacing w:before="120" w:after="240"/>
        <w:jc w:val="both"/>
        <w:rPr>
          <w:rFonts w:asciiTheme="minorHAnsi" w:hAnsiTheme="minorHAnsi" w:cstheme="minorHAnsi"/>
          <w:sz w:val="20"/>
          <w:szCs w:val="20"/>
        </w:rPr>
        <w:pPrChange w:id="165" w:author="Tim Pauley" w:date="2024-06-19T21:40:00Z" w16du:dateUtc="2024-06-20T01:40:00Z">
          <w:pPr>
            <w:pStyle w:val="List"/>
            <w:numPr>
              <w:numId w:val="20"/>
            </w:numPr>
            <w:spacing w:before="120" w:after="240"/>
            <w:ind w:left="1778" w:hanging="360"/>
            <w:jc w:val="both"/>
          </w:pPr>
        </w:pPrChange>
      </w:pPr>
      <w:r>
        <w:rPr>
          <w:rFonts w:asciiTheme="minorHAnsi" w:hAnsiTheme="minorHAnsi" w:cstheme="minorHAnsi"/>
          <w:sz w:val="20"/>
          <w:szCs w:val="20"/>
        </w:rPr>
        <w:t xml:space="preserve">Participate in </w:t>
      </w:r>
      <w:ins w:id="166" w:author="Tim Pauley" w:date="2024-06-19T21:44:00Z" w16du:dateUtc="2024-06-20T01:44:00Z">
        <w:r w:rsidR="00356C3C">
          <w:rPr>
            <w:rFonts w:asciiTheme="minorHAnsi" w:hAnsiTheme="minorHAnsi" w:cstheme="minorHAnsi"/>
            <w:sz w:val="20"/>
            <w:szCs w:val="20"/>
          </w:rPr>
          <w:t>d</w:t>
        </w:r>
      </w:ins>
      <w:del w:id="167" w:author="Tim Pauley" w:date="2024-06-19T21:44:00Z" w16du:dateUtc="2024-06-20T01:44:00Z">
        <w:r w:rsidDel="00356C3C">
          <w:rPr>
            <w:rFonts w:asciiTheme="minorHAnsi" w:hAnsiTheme="minorHAnsi" w:cstheme="minorHAnsi"/>
            <w:sz w:val="20"/>
            <w:szCs w:val="20"/>
          </w:rPr>
          <w:delText>D</w:delText>
        </w:r>
      </w:del>
      <w:r>
        <w:rPr>
          <w:rFonts w:asciiTheme="minorHAnsi" w:hAnsiTheme="minorHAnsi" w:cstheme="minorHAnsi"/>
          <w:sz w:val="20"/>
          <w:szCs w:val="20"/>
        </w:rPr>
        <w:t>efect triage along with</w:t>
      </w:r>
      <w:r w:rsidR="005E5EA7">
        <w:rPr>
          <w:rFonts w:asciiTheme="minorHAnsi" w:hAnsiTheme="minorHAnsi" w:cstheme="minorHAnsi"/>
          <w:sz w:val="20"/>
          <w:szCs w:val="20"/>
        </w:rPr>
        <w:t xml:space="preserve"> BA</w:t>
      </w:r>
      <w:r w:rsidR="00711225">
        <w:rPr>
          <w:rFonts w:asciiTheme="minorHAnsi" w:hAnsiTheme="minorHAnsi" w:cstheme="minorHAnsi"/>
          <w:sz w:val="20"/>
          <w:szCs w:val="20"/>
        </w:rPr>
        <w:t xml:space="preserve"> </w:t>
      </w:r>
      <w:r>
        <w:rPr>
          <w:rFonts w:asciiTheme="minorHAnsi" w:hAnsiTheme="minorHAnsi" w:cstheme="minorHAnsi"/>
          <w:sz w:val="20"/>
          <w:szCs w:val="20"/>
        </w:rPr>
        <w:t>Team</w:t>
      </w:r>
      <w:r w:rsidR="00AB773E" w:rsidRPr="003E69FF">
        <w:rPr>
          <w:rFonts w:asciiTheme="minorHAnsi" w:hAnsiTheme="minorHAnsi" w:cstheme="minorHAnsi"/>
          <w:sz w:val="20"/>
          <w:szCs w:val="20"/>
        </w:rPr>
        <w:t xml:space="preserve"> for appropriate priority and severity </w:t>
      </w:r>
      <w:r>
        <w:rPr>
          <w:rFonts w:asciiTheme="minorHAnsi" w:hAnsiTheme="minorHAnsi" w:cstheme="minorHAnsi"/>
          <w:sz w:val="20"/>
          <w:szCs w:val="20"/>
        </w:rPr>
        <w:t>and status of identified</w:t>
      </w:r>
      <w:r w:rsidR="00AB773E" w:rsidRPr="003E69FF">
        <w:rPr>
          <w:rFonts w:asciiTheme="minorHAnsi" w:hAnsiTheme="minorHAnsi" w:cstheme="minorHAnsi"/>
          <w:sz w:val="20"/>
          <w:szCs w:val="20"/>
        </w:rPr>
        <w:t xml:space="preserve"> defect</w:t>
      </w:r>
      <w:r>
        <w:rPr>
          <w:rFonts w:asciiTheme="minorHAnsi" w:hAnsiTheme="minorHAnsi" w:cstheme="minorHAnsi"/>
          <w:sz w:val="20"/>
          <w:szCs w:val="20"/>
        </w:rPr>
        <w:t>s</w:t>
      </w:r>
      <w:r w:rsidR="00AB773E" w:rsidRPr="003E69FF">
        <w:rPr>
          <w:rFonts w:asciiTheme="minorHAnsi" w:hAnsiTheme="minorHAnsi" w:cstheme="minorHAnsi"/>
          <w:sz w:val="20"/>
          <w:szCs w:val="20"/>
        </w:rPr>
        <w:t>.</w:t>
      </w:r>
    </w:p>
    <w:p w14:paraId="31FBE69E" w14:textId="77777777" w:rsidR="00AB773E" w:rsidRPr="00A31C26" w:rsidRDefault="004B0084">
      <w:pPr>
        <w:pStyle w:val="List"/>
        <w:numPr>
          <w:ilvl w:val="0"/>
          <w:numId w:val="45"/>
        </w:numPr>
        <w:spacing w:before="120" w:after="240"/>
        <w:jc w:val="both"/>
        <w:rPr>
          <w:rFonts w:asciiTheme="minorHAnsi" w:hAnsiTheme="minorHAnsi" w:cstheme="minorHAnsi"/>
          <w:sz w:val="20"/>
          <w:szCs w:val="20"/>
        </w:rPr>
        <w:pPrChange w:id="168" w:author="Tim Pauley" w:date="2024-06-19T21:40:00Z" w16du:dateUtc="2024-06-20T01:40:00Z">
          <w:pPr>
            <w:pStyle w:val="List"/>
            <w:numPr>
              <w:numId w:val="20"/>
            </w:numPr>
            <w:spacing w:before="120" w:after="240"/>
            <w:ind w:left="1778" w:hanging="360"/>
            <w:jc w:val="both"/>
          </w:pPr>
        </w:pPrChange>
      </w:pPr>
      <w:r>
        <w:rPr>
          <w:rFonts w:asciiTheme="minorHAnsi" w:hAnsiTheme="minorHAnsi" w:cstheme="minorHAnsi"/>
          <w:sz w:val="20"/>
          <w:szCs w:val="20"/>
        </w:rPr>
        <w:t>Re-testing of the fixed defects.</w:t>
      </w:r>
    </w:p>
    <w:p w14:paraId="27CB146A" w14:textId="77777777" w:rsidR="00A21058" w:rsidRDefault="004B0084">
      <w:pPr>
        <w:pStyle w:val="List"/>
        <w:numPr>
          <w:ilvl w:val="0"/>
          <w:numId w:val="45"/>
        </w:numPr>
        <w:spacing w:before="120" w:after="240"/>
        <w:jc w:val="both"/>
        <w:rPr>
          <w:rFonts w:asciiTheme="minorHAnsi" w:hAnsiTheme="minorHAnsi" w:cstheme="minorHAnsi"/>
          <w:sz w:val="20"/>
          <w:szCs w:val="20"/>
        </w:rPr>
        <w:pPrChange w:id="169" w:author="Tim Pauley" w:date="2024-06-19T21:40:00Z" w16du:dateUtc="2024-06-20T01:40:00Z">
          <w:pPr>
            <w:pStyle w:val="List"/>
            <w:numPr>
              <w:numId w:val="20"/>
            </w:numPr>
            <w:spacing w:before="120" w:after="240"/>
            <w:ind w:left="1778" w:hanging="360"/>
            <w:jc w:val="both"/>
          </w:pPr>
        </w:pPrChange>
      </w:pPr>
      <w:r>
        <w:rPr>
          <w:rFonts w:asciiTheme="minorHAnsi" w:hAnsiTheme="minorHAnsi" w:cstheme="minorHAnsi"/>
          <w:sz w:val="20"/>
          <w:szCs w:val="20"/>
        </w:rPr>
        <w:t xml:space="preserve">Execution of </w:t>
      </w:r>
      <w:r w:rsidRPr="00AB773E">
        <w:rPr>
          <w:rFonts w:asciiTheme="minorHAnsi" w:hAnsiTheme="minorHAnsi" w:cstheme="minorHAnsi"/>
          <w:sz w:val="20"/>
          <w:szCs w:val="20"/>
        </w:rPr>
        <w:t>identified</w:t>
      </w:r>
      <w:r w:rsidR="00A21058" w:rsidRPr="00AB773E">
        <w:rPr>
          <w:rFonts w:asciiTheme="minorHAnsi" w:hAnsiTheme="minorHAnsi" w:cstheme="minorHAnsi"/>
          <w:sz w:val="20"/>
          <w:szCs w:val="20"/>
        </w:rPr>
        <w:t xml:space="preserve"> regression scenario for sprint N-1</w:t>
      </w:r>
      <w:r w:rsidR="00AB773E" w:rsidRPr="00AB773E">
        <w:rPr>
          <w:rFonts w:asciiTheme="minorHAnsi" w:hAnsiTheme="minorHAnsi" w:cstheme="minorHAnsi"/>
          <w:sz w:val="20"/>
          <w:szCs w:val="20"/>
        </w:rPr>
        <w:t xml:space="preserve"> </w:t>
      </w:r>
      <w:r w:rsidR="00A21058" w:rsidRPr="00AB773E">
        <w:rPr>
          <w:rFonts w:asciiTheme="minorHAnsi" w:hAnsiTheme="minorHAnsi" w:cstheme="minorHAnsi"/>
          <w:sz w:val="20"/>
          <w:szCs w:val="20"/>
        </w:rPr>
        <w:t xml:space="preserve">for impacted functional areas. </w:t>
      </w:r>
    </w:p>
    <w:p w14:paraId="34DAF841" w14:textId="77777777" w:rsidR="004B0084" w:rsidRPr="00AB773E" w:rsidRDefault="004B0084">
      <w:pPr>
        <w:pStyle w:val="List"/>
        <w:numPr>
          <w:ilvl w:val="0"/>
          <w:numId w:val="45"/>
        </w:numPr>
        <w:spacing w:before="120" w:after="240"/>
        <w:jc w:val="both"/>
        <w:rPr>
          <w:rFonts w:asciiTheme="minorHAnsi" w:hAnsiTheme="minorHAnsi" w:cstheme="minorHAnsi"/>
          <w:sz w:val="20"/>
          <w:szCs w:val="20"/>
        </w:rPr>
        <w:pPrChange w:id="170" w:author="Tim Pauley" w:date="2024-06-19T21:40:00Z" w16du:dateUtc="2024-06-20T01:40:00Z">
          <w:pPr>
            <w:pStyle w:val="List"/>
            <w:numPr>
              <w:numId w:val="20"/>
            </w:numPr>
            <w:spacing w:before="120" w:after="240"/>
            <w:ind w:left="1778" w:hanging="360"/>
            <w:jc w:val="both"/>
          </w:pPr>
        </w:pPrChange>
      </w:pPr>
      <w:r>
        <w:rPr>
          <w:rFonts w:asciiTheme="minorHAnsi" w:hAnsiTheme="minorHAnsi" w:cstheme="minorHAnsi"/>
          <w:sz w:val="20"/>
          <w:szCs w:val="20"/>
        </w:rPr>
        <w:t>Test Result and evidence update in ADO Task</w:t>
      </w:r>
    </w:p>
    <w:p w14:paraId="4F72B5F8" w14:textId="77777777" w:rsidR="00A21058" w:rsidRPr="00A31C26" w:rsidRDefault="00A21058" w:rsidP="00EF0FDF">
      <w:pPr>
        <w:pStyle w:val="Heading2"/>
        <w:numPr>
          <w:ilvl w:val="3"/>
          <w:numId w:val="3"/>
        </w:numPr>
        <w:ind w:left="2502"/>
        <w:jc w:val="both"/>
        <w:rPr>
          <w:rFonts w:asciiTheme="minorHAnsi" w:hAnsiTheme="minorHAnsi" w:cstheme="minorHAnsi"/>
          <w:sz w:val="20"/>
          <w:szCs w:val="20"/>
        </w:rPr>
      </w:pPr>
      <w:bookmarkStart w:id="171" w:name="_Toc169687031"/>
      <w:r w:rsidRPr="00A31C26">
        <w:rPr>
          <w:rFonts w:asciiTheme="minorHAnsi" w:hAnsiTheme="minorHAnsi" w:cstheme="minorHAnsi"/>
          <w:sz w:val="20"/>
          <w:szCs w:val="20"/>
        </w:rPr>
        <w:t>Entry Criteria</w:t>
      </w:r>
      <w:bookmarkEnd w:id="171"/>
    </w:p>
    <w:p w14:paraId="7EBBDB8F" w14:textId="77777777" w:rsidR="00A21058" w:rsidRPr="00A31C26" w:rsidRDefault="00AB773E">
      <w:pPr>
        <w:pStyle w:val="List"/>
        <w:numPr>
          <w:ilvl w:val="0"/>
          <w:numId w:val="46"/>
        </w:numPr>
        <w:spacing w:before="120" w:after="240"/>
        <w:jc w:val="both"/>
        <w:rPr>
          <w:rFonts w:asciiTheme="minorHAnsi" w:hAnsiTheme="minorHAnsi" w:cstheme="minorHAnsi"/>
          <w:sz w:val="20"/>
          <w:szCs w:val="20"/>
        </w:rPr>
        <w:pPrChange w:id="172" w:author="Tim Pauley" w:date="2024-06-19T21:40:00Z" w16du:dateUtc="2024-06-20T01:40:00Z">
          <w:pPr>
            <w:pStyle w:val="List"/>
            <w:numPr>
              <w:numId w:val="20"/>
            </w:numPr>
            <w:spacing w:before="120" w:after="240"/>
            <w:ind w:left="1778" w:hanging="360"/>
            <w:jc w:val="both"/>
          </w:pPr>
        </w:pPrChange>
      </w:pPr>
      <w:r>
        <w:rPr>
          <w:rFonts w:asciiTheme="minorHAnsi" w:hAnsiTheme="minorHAnsi" w:cstheme="minorHAnsi"/>
          <w:sz w:val="20"/>
          <w:szCs w:val="20"/>
        </w:rPr>
        <w:t>Designed t</w:t>
      </w:r>
      <w:r w:rsidR="00A21058" w:rsidRPr="00A31C26">
        <w:rPr>
          <w:rFonts w:asciiTheme="minorHAnsi" w:hAnsiTheme="minorHAnsi" w:cstheme="minorHAnsi"/>
          <w:sz w:val="20"/>
          <w:szCs w:val="20"/>
        </w:rPr>
        <w:t xml:space="preserve">est cases </w:t>
      </w:r>
      <w:r>
        <w:rPr>
          <w:rFonts w:asciiTheme="minorHAnsi" w:hAnsiTheme="minorHAnsi" w:cstheme="minorHAnsi"/>
          <w:sz w:val="20"/>
          <w:szCs w:val="20"/>
        </w:rPr>
        <w:t>are uploaded on ADO tool and associated with respective user stories.</w:t>
      </w:r>
    </w:p>
    <w:p w14:paraId="07E2EF72" w14:textId="77777777" w:rsidR="00A21058" w:rsidRDefault="00AB773E">
      <w:pPr>
        <w:pStyle w:val="List"/>
        <w:numPr>
          <w:ilvl w:val="0"/>
          <w:numId w:val="46"/>
        </w:numPr>
        <w:spacing w:before="120" w:after="240"/>
        <w:jc w:val="both"/>
        <w:rPr>
          <w:rFonts w:asciiTheme="minorHAnsi" w:hAnsiTheme="minorHAnsi" w:cstheme="minorHAnsi"/>
          <w:sz w:val="20"/>
          <w:szCs w:val="20"/>
        </w:rPr>
        <w:pPrChange w:id="173" w:author="Tim Pauley" w:date="2024-06-19T21:40:00Z" w16du:dateUtc="2024-06-20T01:40:00Z">
          <w:pPr>
            <w:pStyle w:val="List"/>
            <w:numPr>
              <w:numId w:val="20"/>
            </w:numPr>
            <w:spacing w:before="120" w:after="240"/>
            <w:ind w:left="1778" w:hanging="360"/>
            <w:jc w:val="both"/>
          </w:pPr>
        </w:pPrChange>
      </w:pPr>
      <w:r>
        <w:rPr>
          <w:rFonts w:asciiTheme="minorHAnsi" w:hAnsiTheme="minorHAnsi" w:cstheme="minorHAnsi"/>
          <w:sz w:val="20"/>
          <w:szCs w:val="20"/>
        </w:rPr>
        <w:lastRenderedPageBreak/>
        <w:t xml:space="preserve">Successful completion of Smoke / Sanity </w:t>
      </w:r>
      <w:r w:rsidR="00A21058" w:rsidRPr="00A31C26">
        <w:rPr>
          <w:rFonts w:asciiTheme="minorHAnsi" w:hAnsiTheme="minorHAnsi" w:cstheme="minorHAnsi"/>
          <w:sz w:val="20"/>
          <w:szCs w:val="20"/>
        </w:rPr>
        <w:t>testing.</w:t>
      </w:r>
    </w:p>
    <w:p w14:paraId="28088A82" w14:textId="77777777" w:rsidR="00AB773E" w:rsidRPr="00A31C26" w:rsidRDefault="00AB773E">
      <w:pPr>
        <w:pStyle w:val="List"/>
        <w:numPr>
          <w:ilvl w:val="0"/>
          <w:numId w:val="46"/>
        </w:numPr>
        <w:spacing w:before="120" w:after="240"/>
        <w:jc w:val="both"/>
        <w:rPr>
          <w:rFonts w:asciiTheme="minorHAnsi" w:hAnsiTheme="minorHAnsi" w:cstheme="minorHAnsi"/>
          <w:sz w:val="20"/>
          <w:szCs w:val="20"/>
        </w:rPr>
        <w:pPrChange w:id="174" w:author="Tim Pauley" w:date="2024-06-19T21:40:00Z" w16du:dateUtc="2024-06-20T01:40:00Z">
          <w:pPr>
            <w:pStyle w:val="List"/>
            <w:numPr>
              <w:numId w:val="20"/>
            </w:numPr>
            <w:spacing w:before="120" w:after="240"/>
            <w:ind w:left="1778" w:hanging="360"/>
            <w:jc w:val="both"/>
          </w:pPr>
        </w:pPrChange>
      </w:pPr>
      <w:r>
        <w:rPr>
          <w:rFonts w:asciiTheme="minorHAnsi" w:hAnsiTheme="minorHAnsi" w:cstheme="minorHAnsi"/>
          <w:sz w:val="20"/>
          <w:szCs w:val="20"/>
        </w:rPr>
        <w:t>Test data created / identified.</w:t>
      </w:r>
    </w:p>
    <w:p w14:paraId="6AB66980" w14:textId="77777777" w:rsidR="00A21058" w:rsidRPr="00A31C26" w:rsidRDefault="00A21058" w:rsidP="00EF0FDF">
      <w:pPr>
        <w:pStyle w:val="Heading2"/>
        <w:numPr>
          <w:ilvl w:val="3"/>
          <w:numId w:val="3"/>
        </w:numPr>
        <w:ind w:left="2502"/>
        <w:jc w:val="both"/>
        <w:rPr>
          <w:rFonts w:asciiTheme="minorHAnsi" w:hAnsiTheme="minorHAnsi" w:cstheme="minorHAnsi"/>
          <w:sz w:val="20"/>
          <w:szCs w:val="20"/>
        </w:rPr>
      </w:pPr>
      <w:bookmarkStart w:id="175" w:name="_Toc169687032"/>
      <w:r w:rsidRPr="00A31C26">
        <w:rPr>
          <w:rFonts w:asciiTheme="minorHAnsi" w:hAnsiTheme="minorHAnsi" w:cstheme="minorHAnsi"/>
          <w:sz w:val="20"/>
          <w:szCs w:val="20"/>
        </w:rPr>
        <w:t>Exit</w:t>
      </w:r>
      <w:del w:id="176" w:author="Tim Pauley" w:date="2024-06-19T21:43:00Z" w16du:dateUtc="2024-06-20T01:43:00Z">
        <w:r w:rsidRPr="00A31C26" w:rsidDel="00356C3C">
          <w:rPr>
            <w:rFonts w:asciiTheme="minorHAnsi" w:hAnsiTheme="minorHAnsi" w:cstheme="minorHAnsi"/>
            <w:sz w:val="20"/>
            <w:szCs w:val="20"/>
          </w:rPr>
          <w:delText>s</w:delText>
        </w:r>
      </w:del>
      <w:r w:rsidRPr="00A31C26">
        <w:rPr>
          <w:rFonts w:asciiTheme="minorHAnsi" w:hAnsiTheme="minorHAnsi" w:cstheme="minorHAnsi"/>
          <w:sz w:val="20"/>
          <w:szCs w:val="20"/>
        </w:rPr>
        <w:t xml:space="preserve"> Criteria</w:t>
      </w:r>
      <w:bookmarkEnd w:id="175"/>
    </w:p>
    <w:p w14:paraId="72FA5041" w14:textId="77777777" w:rsidR="00A21058" w:rsidRPr="00A31C26" w:rsidRDefault="00A21058">
      <w:pPr>
        <w:pStyle w:val="List"/>
        <w:numPr>
          <w:ilvl w:val="0"/>
          <w:numId w:val="47"/>
        </w:numPr>
        <w:spacing w:before="120" w:after="240"/>
        <w:jc w:val="both"/>
        <w:rPr>
          <w:rFonts w:asciiTheme="minorHAnsi" w:hAnsiTheme="minorHAnsi" w:cstheme="minorHAnsi"/>
          <w:sz w:val="20"/>
          <w:szCs w:val="20"/>
        </w:rPr>
        <w:pPrChange w:id="177" w:author="Tim Pauley" w:date="2024-06-19T21:40:00Z" w16du:dateUtc="2024-06-20T01:40:00Z">
          <w:pPr>
            <w:pStyle w:val="List"/>
            <w:numPr>
              <w:numId w:val="20"/>
            </w:numPr>
            <w:spacing w:before="120" w:after="240"/>
            <w:ind w:left="1778" w:hanging="360"/>
            <w:jc w:val="both"/>
          </w:pPr>
        </w:pPrChange>
      </w:pPr>
      <w:r w:rsidRPr="00A31C26">
        <w:rPr>
          <w:rFonts w:asciiTheme="minorHAnsi" w:hAnsiTheme="minorHAnsi" w:cstheme="minorHAnsi"/>
          <w:sz w:val="20"/>
          <w:szCs w:val="20"/>
        </w:rPr>
        <w:t xml:space="preserve">All planned test </w:t>
      </w:r>
      <w:r w:rsidR="00AB773E">
        <w:rPr>
          <w:rFonts w:asciiTheme="minorHAnsi" w:hAnsiTheme="minorHAnsi" w:cstheme="minorHAnsi"/>
          <w:sz w:val="20"/>
          <w:szCs w:val="20"/>
        </w:rPr>
        <w:t xml:space="preserve">cases </w:t>
      </w:r>
      <w:r w:rsidRPr="00A31C26">
        <w:rPr>
          <w:rFonts w:asciiTheme="minorHAnsi" w:hAnsiTheme="minorHAnsi" w:cstheme="minorHAnsi"/>
          <w:sz w:val="20"/>
          <w:szCs w:val="20"/>
        </w:rPr>
        <w:t>executed.</w:t>
      </w:r>
    </w:p>
    <w:p w14:paraId="07E5B804" w14:textId="77777777" w:rsidR="00A21058" w:rsidRPr="00A31C26" w:rsidRDefault="00A21058">
      <w:pPr>
        <w:pStyle w:val="List"/>
        <w:numPr>
          <w:ilvl w:val="0"/>
          <w:numId w:val="47"/>
        </w:numPr>
        <w:spacing w:before="120" w:after="240"/>
        <w:jc w:val="both"/>
        <w:rPr>
          <w:rFonts w:asciiTheme="minorHAnsi" w:hAnsiTheme="minorHAnsi" w:cstheme="minorHAnsi"/>
          <w:sz w:val="20"/>
          <w:szCs w:val="20"/>
        </w:rPr>
        <w:pPrChange w:id="178" w:author="Tim Pauley" w:date="2024-06-19T21:40:00Z" w16du:dateUtc="2024-06-20T01:40:00Z">
          <w:pPr>
            <w:pStyle w:val="List"/>
            <w:numPr>
              <w:numId w:val="20"/>
            </w:numPr>
            <w:spacing w:before="120" w:after="240"/>
            <w:ind w:left="1778" w:hanging="360"/>
            <w:jc w:val="both"/>
          </w:pPr>
        </w:pPrChange>
      </w:pPr>
      <w:commentRangeStart w:id="179"/>
      <w:commentRangeStart w:id="180"/>
      <w:r w:rsidRPr="00A31C26">
        <w:rPr>
          <w:rFonts w:asciiTheme="minorHAnsi" w:hAnsiTheme="minorHAnsi" w:cstheme="minorHAnsi"/>
          <w:sz w:val="20"/>
          <w:szCs w:val="20"/>
        </w:rPr>
        <w:t xml:space="preserve">No </w:t>
      </w:r>
      <w:r w:rsidR="00570300">
        <w:rPr>
          <w:rFonts w:asciiTheme="minorHAnsi" w:hAnsiTheme="minorHAnsi" w:cstheme="minorHAnsi"/>
          <w:sz w:val="20"/>
          <w:szCs w:val="20"/>
        </w:rPr>
        <w:t xml:space="preserve">P1 and P2 </w:t>
      </w:r>
      <w:commentRangeEnd w:id="179"/>
      <w:r w:rsidR="00356C3C">
        <w:rPr>
          <w:rStyle w:val="CommentReference"/>
        </w:rPr>
        <w:commentReference w:id="179"/>
      </w:r>
      <w:commentRangeEnd w:id="180"/>
      <w:r w:rsidR="00226478">
        <w:rPr>
          <w:rStyle w:val="CommentReference"/>
        </w:rPr>
        <w:commentReference w:id="180"/>
      </w:r>
      <w:r w:rsidRPr="00A31C26">
        <w:rPr>
          <w:rFonts w:asciiTheme="minorHAnsi" w:hAnsiTheme="minorHAnsi" w:cstheme="minorHAnsi"/>
          <w:sz w:val="20"/>
          <w:szCs w:val="20"/>
        </w:rPr>
        <w:t xml:space="preserve">defects </w:t>
      </w:r>
      <w:proofErr w:type="gramStart"/>
      <w:r w:rsidRPr="00A31C26">
        <w:rPr>
          <w:rFonts w:asciiTheme="minorHAnsi" w:hAnsiTheme="minorHAnsi" w:cstheme="minorHAnsi"/>
          <w:sz w:val="20"/>
          <w:szCs w:val="20"/>
        </w:rPr>
        <w:t>remains</w:t>
      </w:r>
      <w:proofErr w:type="gramEnd"/>
      <w:r w:rsidRPr="00A31C26">
        <w:rPr>
          <w:rFonts w:asciiTheme="minorHAnsi" w:hAnsiTheme="minorHAnsi" w:cstheme="minorHAnsi"/>
          <w:sz w:val="20"/>
          <w:szCs w:val="20"/>
        </w:rPr>
        <w:t xml:space="preserve"> open.</w:t>
      </w:r>
    </w:p>
    <w:p w14:paraId="12D1223C" w14:textId="4DAB3F34" w:rsidR="00A21058" w:rsidRPr="00A31C26" w:rsidRDefault="00A21058">
      <w:pPr>
        <w:pStyle w:val="List"/>
        <w:numPr>
          <w:ilvl w:val="0"/>
          <w:numId w:val="47"/>
        </w:numPr>
        <w:spacing w:before="120" w:after="240"/>
        <w:jc w:val="both"/>
        <w:rPr>
          <w:rFonts w:asciiTheme="minorHAnsi" w:hAnsiTheme="minorHAnsi" w:cstheme="minorHAnsi"/>
          <w:sz w:val="20"/>
          <w:szCs w:val="20"/>
        </w:rPr>
        <w:pPrChange w:id="181" w:author="Tim Pauley" w:date="2024-06-19T21:40:00Z" w16du:dateUtc="2024-06-20T01:40:00Z">
          <w:pPr>
            <w:pStyle w:val="List"/>
            <w:numPr>
              <w:numId w:val="20"/>
            </w:numPr>
            <w:spacing w:before="120" w:after="240"/>
            <w:ind w:left="1778" w:hanging="360"/>
            <w:jc w:val="both"/>
          </w:pPr>
        </w:pPrChange>
      </w:pPr>
      <w:r w:rsidRPr="00A31C26">
        <w:rPr>
          <w:rFonts w:asciiTheme="minorHAnsi" w:hAnsiTheme="minorHAnsi" w:cstheme="minorHAnsi"/>
          <w:sz w:val="20"/>
          <w:szCs w:val="20"/>
        </w:rPr>
        <w:t xml:space="preserve">Post </w:t>
      </w:r>
      <w:ins w:id="182" w:author="Tim Pauley" w:date="2024-06-19T21:45:00Z" w16du:dateUtc="2024-06-20T01:45:00Z">
        <w:r w:rsidR="00356C3C">
          <w:rPr>
            <w:rFonts w:asciiTheme="minorHAnsi" w:hAnsiTheme="minorHAnsi" w:cstheme="minorHAnsi"/>
            <w:sz w:val="20"/>
            <w:szCs w:val="20"/>
          </w:rPr>
          <w:t>d</w:t>
        </w:r>
      </w:ins>
      <w:del w:id="183" w:author="Tim Pauley" w:date="2024-06-19T21:45:00Z" w16du:dateUtc="2024-06-20T01:45:00Z">
        <w:r w:rsidRPr="00A31C26" w:rsidDel="00356C3C">
          <w:rPr>
            <w:rFonts w:asciiTheme="minorHAnsi" w:hAnsiTheme="minorHAnsi" w:cstheme="minorHAnsi"/>
            <w:sz w:val="20"/>
            <w:szCs w:val="20"/>
          </w:rPr>
          <w:delText>D</w:delText>
        </w:r>
      </w:del>
      <w:r w:rsidRPr="00A31C26">
        <w:rPr>
          <w:rFonts w:asciiTheme="minorHAnsi" w:hAnsiTheme="minorHAnsi" w:cstheme="minorHAnsi"/>
          <w:sz w:val="20"/>
          <w:szCs w:val="20"/>
        </w:rPr>
        <w:t xml:space="preserve">efect </w:t>
      </w:r>
      <w:r w:rsidR="008F2BCA" w:rsidRPr="00A31C26">
        <w:rPr>
          <w:rFonts w:asciiTheme="minorHAnsi" w:hAnsiTheme="minorHAnsi" w:cstheme="minorHAnsi"/>
          <w:sz w:val="20"/>
          <w:szCs w:val="20"/>
        </w:rPr>
        <w:t xml:space="preserve">triage </w:t>
      </w:r>
      <w:r w:rsidR="004B0084" w:rsidRPr="00A31C26">
        <w:rPr>
          <w:rFonts w:asciiTheme="minorHAnsi" w:hAnsiTheme="minorHAnsi" w:cstheme="minorHAnsi"/>
          <w:sz w:val="20"/>
          <w:szCs w:val="20"/>
        </w:rPr>
        <w:t>meeting</w:t>
      </w:r>
      <w:r w:rsidR="004B0084">
        <w:rPr>
          <w:rFonts w:asciiTheme="minorHAnsi" w:hAnsiTheme="minorHAnsi" w:cstheme="minorHAnsi"/>
          <w:sz w:val="20"/>
          <w:szCs w:val="20"/>
        </w:rPr>
        <w:t>s</w:t>
      </w:r>
      <w:r w:rsidR="004B0084" w:rsidRPr="00A31C26">
        <w:rPr>
          <w:rFonts w:asciiTheme="minorHAnsi" w:hAnsiTheme="minorHAnsi" w:cstheme="minorHAnsi"/>
          <w:sz w:val="20"/>
          <w:szCs w:val="20"/>
        </w:rPr>
        <w:t>, defects</w:t>
      </w:r>
      <w:r w:rsidRPr="00A31C26">
        <w:rPr>
          <w:rFonts w:asciiTheme="minorHAnsi" w:hAnsiTheme="minorHAnsi" w:cstheme="minorHAnsi"/>
          <w:sz w:val="20"/>
          <w:szCs w:val="20"/>
        </w:rPr>
        <w:t xml:space="preserve"> or enhancement </w:t>
      </w:r>
      <w:r w:rsidR="004B0084">
        <w:rPr>
          <w:rFonts w:asciiTheme="minorHAnsi" w:hAnsiTheme="minorHAnsi" w:cstheme="minorHAnsi"/>
          <w:sz w:val="20"/>
          <w:szCs w:val="20"/>
        </w:rPr>
        <w:t>to</w:t>
      </w:r>
      <w:r w:rsidRPr="00A31C26">
        <w:rPr>
          <w:rFonts w:asciiTheme="minorHAnsi" w:hAnsiTheme="minorHAnsi" w:cstheme="minorHAnsi"/>
          <w:sz w:val="20"/>
          <w:szCs w:val="20"/>
        </w:rPr>
        <w:t xml:space="preserve"> be consider for backlog item</w:t>
      </w:r>
      <w:r w:rsidR="004B0084">
        <w:rPr>
          <w:rFonts w:asciiTheme="minorHAnsi" w:hAnsiTheme="minorHAnsi" w:cstheme="minorHAnsi"/>
          <w:sz w:val="20"/>
          <w:szCs w:val="20"/>
        </w:rPr>
        <w:t xml:space="preserve"> on </w:t>
      </w:r>
      <w:commentRangeStart w:id="184"/>
      <w:commentRangeStart w:id="185"/>
      <w:r w:rsidR="004B0084">
        <w:rPr>
          <w:rFonts w:asciiTheme="minorHAnsi" w:hAnsiTheme="minorHAnsi" w:cstheme="minorHAnsi"/>
          <w:sz w:val="20"/>
          <w:szCs w:val="20"/>
        </w:rPr>
        <w:t xml:space="preserve">project need </w:t>
      </w:r>
      <w:commentRangeEnd w:id="184"/>
      <w:r w:rsidR="00356C3C">
        <w:rPr>
          <w:rStyle w:val="CommentReference"/>
        </w:rPr>
        <w:commentReference w:id="184"/>
      </w:r>
      <w:commentRangeEnd w:id="185"/>
      <w:r w:rsidR="00226478">
        <w:rPr>
          <w:rStyle w:val="CommentReference"/>
        </w:rPr>
        <w:commentReference w:id="185"/>
      </w:r>
      <w:r w:rsidR="004B0084">
        <w:rPr>
          <w:rFonts w:asciiTheme="minorHAnsi" w:hAnsiTheme="minorHAnsi" w:cstheme="minorHAnsi"/>
          <w:sz w:val="20"/>
          <w:szCs w:val="20"/>
        </w:rPr>
        <w:t>basis</w:t>
      </w:r>
      <w:r w:rsidRPr="00A31C26">
        <w:rPr>
          <w:rFonts w:asciiTheme="minorHAnsi" w:hAnsiTheme="minorHAnsi" w:cstheme="minorHAnsi"/>
          <w:sz w:val="20"/>
          <w:szCs w:val="20"/>
        </w:rPr>
        <w:t>.</w:t>
      </w:r>
    </w:p>
    <w:p w14:paraId="7C1B14C9" w14:textId="77777777" w:rsidR="00A21058" w:rsidRPr="00A31C26" w:rsidRDefault="00A21058" w:rsidP="00EF0FDF">
      <w:pPr>
        <w:pStyle w:val="Heading2"/>
        <w:numPr>
          <w:ilvl w:val="3"/>
          <w:numId w:val="3"/>
        </w:numPr>
        <w:ind w:left="2502"/>
        <w:jc w:val="both"/>
        <w:rPr>
          <w:rFonts w:asciiTheme="minorHAnsi" w:hAnsiTheme="minorHAnsi" w:cstheme="minorHAnsi"/>
          <w:sz w:val="20"/>
          <w:szCs w:val="20"/>
        </w:rPr>
      </w:pPr>
      <w:bookmarkStart w:id="186" w:name="_Toc169687033"/>
      <w:r w:rsidRPr="00A31C26">
        <w:rPr>
          <w:rFonts w:asciiTheme="minorHAnsi" w:hAnsiTheme="minorHAnsi" w:cstheme="minorHAnsi"/>
          <w:sz w:val="20"/>
          <w:szCs w:val="20"/>
        </w:rPr>
        <w:t>Suspension Criteria</w:t>
      </w:r>
      <w:bookmarkEnd w:id="186"/>
    </w:p>
    <w:p w14:paraId="35F95DAE" w14:textId="77777777" w:rsidR="00A21058" w:rsidRPr="00A31C26" w:rsidRDefault="00A21058">
      <w:pPr>
        <w:pStyle w:val="List"/>
        <w:numPr>
          <w:ilvl w:val="0"/>
          <w:numId w:val="48"/>
        </w:numPr>
        <w:spacing w:before="120" w:after="240"/>
        <w:jc w:val="both"/>
        <w:rPr>
          <w:rFonts w:asciiTheme="minorHAnsi" w:hAnsiTheme="minorHAnsi" w:cstheme="minorHAnsi"/>
          <w:sz w:val="20"/>
          <w:szCs w:val="20"/>
        </w:rPr>
        <w:pPrChange w:id="187" w:author="Tim Pauley" w:date="2024-06-19T21:43:00Z" w16du:dateUtc="2024-06-20T01:43:00Z">
          <w:pPr>
            <w:pStyle w:val="List"/>
            <w:numPr>
              <w:numId w:val="20"/>
            </w:numPr>
            <w:spacing w:before="120" w:after="240"/>
            <w:ind w:left="1778" w:hanging="360"/>
            <w:jc w:val="both"/>
          </w:pPr>
        </w:pPrChange>
      </w:pPr>
      <w:r w:rsidRPr="00A31C26">
        <w:rPr>
          <w:rFonts w:asciiTheme="minorHAnsi" w:hAnsiTheme="minorHAnsi" w:cstheme="minorHAnsi"/>
          <w:sz w:val="20"/>
          <w:szCs w:val="20"/>
        </w:rPr>
        <w:t xml:space="preserve">Identification of </w:t>
      </w:r>
      <w:r w:rsidR="00AB773E">
        <w:rPr>
          <w:rFonts w:asciiTheme="minorHAnsi" w:hAnsiTheme="minorHAnsi" w:cstheme="minorHAnsi"/>
          <w:sz w:val="20"/>
          <w:szCs w:val="20"/>
        </w:rPr>
        <w:t>b</w:t>
      </w:r>
      <w:r w:rsidRPr="00A31C26">
        <w:rPr>
          <w:rFonts w:asciiTheme="minorHAnsi" w:hAnsiTheme="minorHAnsi" w:cstheme="minorHAnsi"/>
          <w:sz w:val="20"/>
          <w:szCs w:val="20"/>
        </w:rPr>
        <w:t>locker defects</w:t>
      </w:r>
      <w:r w:rsidR="00AB773E">
        <w:rPr>
          <w:rFonts w:asciiTheme="minorHAnsi" w:hAnsiTheme="minorHAnsi" w:cstheme="minorHAnsi"/>
          <w:sz w:val="20"/>
          <w:szCs w:val="20"/>
        </w:rPr>
        <w:t xml:space="preserve"> (priority 1 defect)</w:t>
      </w:r>
      <w:r w:rsidRPr="00A31C26">
        <w:rPr>
          <w:rFonts w:asciiTheme="minorHAnsi" w:hAnsiTheme="minorHAnsi" w:cstheme="minorHAnsi"/>
          <w:sz w:val="20"/>
          <w:szCs w:val="20"/>
        </w:rPr>
        <w:t>.</w:t>
      </w:r>
    </w:p>
    <w:p w14:paraId="3A8B9D06" w14:textId="77777777" w:rsidR="00585E5E" w:rsidRPr="00EA21C2" w:rsidRDefault="00585E5E">
      <w:pPr>
        <w:pStyle w:val="List"/>
        <w:numPr>
          <w:ilvl w:val="0"/>
          <w:numId w:val="48"/>
        </w:numPr>
        <w:spacing w:before="120" w:after="240"/>
        <w:jc w:val="both"/>
        <w:rPr>
          <w:rFonts w:asciiTheme="minorHAnsi" w:hAnsiTheme="minorHAnsi" w:cstheme="minorHAnsi"/>
          <w:sz w:val="18"/>
          <w:szCs w:val="20"/>
        </w:rPr>
        <w:pPrChange w:id="188" w:author="Tim Pauley" w:date="2024-06-19T21:43:00Z" w16du:dateUtc="2024-06-20T01:43:00Z">
          <w:pPr>
            <w:pStyle w:val="List"/>
            <w:numPr>
              <w:numId w:val="20"/>
            </w:numPr>
            <w:spacing w:before="120" w:after="240"/>
            <w:ind w:left="1778" w:hanging="360"/>
            <w:jc w:val="both"/>
          </w:pPr>
        </w:pPrChange>
      </w:pPr>
      <w:r w:rsidRPr="00EA21C2">
        <w:rPr>
          <w:rFonts w:asciiTheme="minorHAnsi" w:hAnsiTheme="minorHAnsi" w:cstheme="minorHAnsi"/>
          <w:sz w:val="20"/>
        </w:rPr>
        <w:t xml:space="preserve">Test environments are not </w:t>
      </w:r>
      <w:r w:rsidR="003D4B34" w:rsidRPr="00EA21C2">
        <w:rPr>
          <w:rFonts w:asciiTheme="minorHAnsi" w:hAnsiTheme="minorHAnsi" w:cstheme="minorHAnsi"/>
          <w:sz w:val="20"/>
        </w:rPr>
        <w:t>available.</w:t>
      </w:r>
    </w:p>
    <w:p w14:paraId="1913CD98" w14:textId="77777777" w:rsidR="00585E5E" w:rsidRPr="00A31C26" w:rsidRDefault="00585E5E" w:rsidP="00EF0FDF">
      <w:pPr>
        <w:pStyle w:val="Heading2"/>
        <w:numPr>
          <w:ilvl w:val="3"/>
          <w:numId w:val="3"/>
        </w:numPr>
        <w:ind w:left="2502"/>
        <w:jc w:val="both"/>
        <w:rPr>
          <w:rFonts w:asciiTheme="minorHAnsi" w:hAnsiTheme="minorHAnsi" w:cstheme="minorHAnsi"/>
          <w:sz w:val="20"/>
          <w:szCs w:val="20"/>
        </w:rPr>
      </w:pPr>
      <w:bookmarkStart w:id="189" w:name="_Toc169687034"/>
      <w:r w:rsidRPr="00A31C26">
        <w:rPr>
          <w:rFonts w:asciiTheme="minorHAnsi" w:hAnsiTheme="minorHAnsi" w:cstheme="minorHAnsi"/>
          <w:sz w:val="20"/>
          <w:szCs w:val="20"/>
        </w:rPr>
        <w:t>Resumption Criteria</w:t>
      </w:r>
      <w:bookmarkEnd w:id="189"/>
    </w:p>
    <w:p w14:paraId="27C2EE9A" w14:textId="77777777" w:rsidR="00585E5E" w:rsidRPr="00EA21C2" w:rsidRDefault="00585E5E" w:rsidP="00EF0FDF">
      <w:pPr>
        <w:pStyle w:val="List"/>
        <w:numPr>
          <w:ilvl w:val="0"/>
          <w:numId w:val="20"/>
        </w:numPr>
        <w:spacing w:before="120" w:after="240"/>
        <w:jc w:val="both"/>
        <w:rPr>
          <w:rFonts w:asciiTheme="minorHAnsi" w:hAnsiTheme="minorHAnsi" w:cstheme="minorHAnsi"/>
          <w:sz w:val="18"/>
          <w:szCs w:val="20"/>
        </w:rPr>
      </w:pPr>
      <w:r w:rsidRPr="00EA21C2">
        <w:rPr>
          <w:rFonts w:asciiTheme="minorHAnsi" w:hAnsiTheme="minorHAnsi" w:cstheme="minorHAnsi"/>
          <w:sz w:val="20"/>
        </w:rPr>
        <w:t xml:space="preserve">Testing will resume once the </w:t>
      </w:r>
      <w:commentRangeStart w:id="190"/>
      <w:commentRangeStart w:id="191"/>
      <w:r w:rsidRPr="00EA21C2">
        <w:rPr>
          <w:rFonts w:asciiTheme="minorHAnsi" w:hAnsiTheme="minorHAnsi" w:cstheme="minorHAnsi"/>
          <w:sz w:val="20"/>
        </w:rPr>
        <w:t xml:space="preserve">problem </w:t>
      </w:r>
      <w:r w:rsidR="00AB773E">
        <w:rPr>
          <w:rFonts w:asciiTheme="minorHAnsi" w:hAnsiTheme="minorHAnsi" w:cstheme="minorHAnsi"/>
          <w:sz w:val="20"/>
        </w:rPr>
        <w:t xml:space="preserve">blocking the test execution is </w:t>
      </w:r>
      <w:r w:rsidRPr="00EA21C2">
        <w:rPr>
          <w:rFonts w:asciiTheme="minorHAnsi" w:hAnsiTheme="minorHAnsi" w:cstheme="minorHAnsi"/>
          <w:sz w:val="20"/>
        </w:rPr>
        <w:t>rectified.</w:t>
      </w:r>
      <w:commentRangeEnd w:id="190"/>
      <w:r w:rsidR="00356C3C">
        <w:rPr>
          <w:rStyle w:val="CommentReference"/>
        </w:rPr>
        <w:commentReference w:id="190"/>
      </w:r>
      <w:commentRangeEnd w:id="191"/>
      <w:r w:rsidR="00226478">
        <w:rPr>
          <w:rStyle w:val="CommentReference"/>
        </w:rPr>
        <w:commentReference w:id="191"/>
      </w:r>
      <w:r w:rsidRPr="00EA21C2">
        <w:rPr>
          <w:rFonts w:asciiTheme="minorHAnsi" w:hAnsiTheme="minorHAnsi" w:cstheme="minorHAnsi"/>
          <w:sz w:val="20"/>
        </w:rPr>
        <w:t xml:space="preserve"> </w:t>
      </w:r>
    </w:p>
    <w:p w14:paraId="7C484E20" w14:textId="77777777" w:rsidR="00940333" w:rsidRDefault="00940333" w:rsidP="00EF0FDF">
      <w:pPr>
        <w:pStyle w:val="List"/>
        <w:spacing w:before="120" w:after="240"/>
        <w:jc w:val="both"/>
        <w:rPr>
          <w:rFonts w:asciiTheme="minorHAnsi" w:hAnsiTheme="minorHAnsi" w:cstheme="minorHAnsi"/>
        </w:rPr>
      </w:pPr>
    </w:p>
    <w:p w14:paraId="7CEA2D10" w14:textId="77777777" w:rsidR="00940333" w:rsidRPr="00940333" w:rsidRDefault="00940333" w:rsidP="00EF0FDF">
      <w:pPr>
        <w:pStyle w:val="Heading2"/>
        <w:numPr>
          <w:ilvl w:val="2"/>
          <w:numId w:val="3"/>
        </w:numPr>
        <w:ind w:left="1944"/>
        <w:jc w:val="both"/>
        <w:rPr>
          <w:rFonts w:asciiTheme="minorHAnsi" w:hAnsiTheme="minorHAnsi" w:cstheme="minorHAnsi"/>
          <w:sz w:val="20"/>
          <w:szCs w:val="20"/>
        </w:rPr>
      </w:pPr>
      <w:bookmarkStart w:id="192" w:name="_Toc166782416"/>
      <w:bookmarkStart w:id="193" w:name="_Toc167295256"/>
      <w:bookmarkStart w:id="194" w:name="_Toc169687035"/>
      <w:r w:rsidRPr="00940333">
        <w:rPr>
          <w:rFonts w:asciiTheme="minorHAnsi" w:hAnsiTheme="minorHAnsi" w:cstheme="minorHAnsi"/>
          <w:sz w:val="20"/>
          <w:szCs w:val="20"/>
        </w:rPr>
        <w:t>Integration API Testing</w:t>
      </w:r>
      <w:bookmarkEnd w:id="192"/>
      <w:bookmarkEnd w:id="193"/>
      <w:bookmarkEnd w:id="194"/>
    </w:p>
    <w:p w14:paraId="3ECFC05D" w14:textId="77777777" w:rsidR="00570300" w:rsidRDefault="00570300" w:rsidP="00EF0FDF">
      <w:pPr>
        <w:pStyle w:val="ListParagraph"/>
        <w:ind w:left="1440"/>
        <w:jc w:val="both"/>
        <w:rPr>
          <w:rFonts w:asciiTheme="minorHAnsi" w:hAnsiTheme="minorHAnsi" w:cstheme="minorHAnsi"/>
          <w:sz w:val="20"/>
          <w:szCs w:val="20"/>
        </w:rPr>
      </w:pPr>
    </w:p>
    <w:p w14:paraId="43138BDF" w14:textId="77777777" w:rsidR="00940333" w:rsidRPr="00940333" w:rsidRDefault="00940333" w:rsidP="00EF0FDF">
      <w:pPr>
        <w:pStyle w:val="ListParagraph"/>
        <w:ind w:left="1440"/>
        <w:jc w:val="both"/>
        <w:rPr>
          <w:rFonts w:asciiTheme="minorHAnsi" w:hAnsiTheme="minorHAnsi" w:cstheme="minorHAnsi"/>
          <w:sz w:val="20"/>
          <w:szCs w:val="20"/>
        </w:rPr>
      </w:pPr>
      <w:r w:rsidRPr="00940333">
        <w:rPr>
          <w:rFonts w:asciiTheme="minorHAnsi" w:hAnsiTheme="minorHAnsi" w:cstheme="minorHAnsi"/>
          <w:sz w:val="20"/>
          <w:szCs w:val="20"/>
        </w:rPr>
        <w:t>Integration testing</w:t>
      </w:r>
      <w:r w:rsidR="00570300">
        <w:rPr>
          <w:rFonts w:asciiTheme="minorHAnsi" w:hAnsiTheme="minorHAnsi" w:cstheme="minorHAnsi"/>
          <w:sz w:val="20"/>
          <w:szCs w:val="20"/>
        </w:rPr>
        <w:t xml:space="preserve"> for API</w:t>
      </w:r>
      <w:r w:rsidRPr="00940333">
        <w:rPr>
          <w:rFonts w:asciiTheme="minorHAnsi" w:hAnsiTheme="minorHAnsi" w:cstheme="minorHAnsi"/>
          <w:sz w:val="20"/>
          <w:szCs w:val="20"/>
        </w:rPr>
        <w:t xml:space="preserve"> is </w:t>
      </w:r>
      <w:r w:rsidR="004B0084" w:rsidRPr="00940333">
        <w:rPr>
          <w:rFonts w:asciiTheme="minorHAnsi" w:hAnsiTheme="minorHAnsi" w:cstheme="minorHAnsi"/>
          <w:sz w:val="20"/>
          <w:szCs w:val="20"/>
        </w:rPr>
        <w:t>performed</w:t>
      </w:r>
      <w:r w:rsidRPr="00940333">
        <w:rPr>
          <w:rFonts w:asciiTheme="minorHAnsi" w:hAnsiTheme="minorHAnsi" w:cstheme="minorHAnsi"/>
          <w:sz w:val="20"/>
          <w:szCs w:val="20"/>
        </w:rPr>
        <w:t xml:space="preserve"> in parallel to functional testing. </w:t>
      </w:r>
      <w:r w:rsidR="007B089E">
        <w:rPr>
          <w:rFonts w:asciiTheme="minorHAnsi" w:hAnsiTheme="minorHAnsi" w:cstheme="minorHAnsi"/>
          <w:sz w:val="20"/>
          <w:szCs w:val="20"/>
        </w:rPr>
        <w:t>Based on sprint scope and backlog (user stories) s</w:t>
      </w:r>
      <w:r w:rsidRPr="00940333">
        <w:rPr>
          <w:rFonts w:asciiTheme="minorHAnsi" w:hAnsiTheme="minorHAnsi" w:cstheme="minorHAnsi"/>
          <w:sz w:val="20"/>
          <w:szCs w:val="20"/>
        </w:rPr>
        <w:t xml:space="preserve">cope of integration testing </w:t>
      </w:r>
      <w:r w:rsidR="007B089E">
        <w:rPr>
          <w:rFonts w:asciiTheme="minorHAnsi" w:hAnsiTheme="minorHAnsi" w:cstheme="minorHAnsi"/>
          <w:sz w:val="20"/>
          <w:szCs w:val="20"/>
        </w:rPr>
        <w:t xml:space="preserve">is </w:t>
      </w:r>
      <w:r w:rsidRPr="00940333">
        <w:rPr>
          <w:rFonts w:asciiTheme="minorHAnsi" w:hAnsiTheme="minorHAnsi" w:cstheme="minorHAnsi"/>
          <w:sz w:val="20"/>
          <w:szCs w:val="20"/>
        </w:rPr>
        <w:t>defined</w:t>
      </w:r>
      <w:r w:rsidR="007B089E">
        <w:rPr>
          <w:rFonts w:asciiTheme="minorHAnsi" w:hAnsiTheme="minorHAnsi" w:cstheme="minorHAnsi"/>
          <w:sz w:val="20"/>
          <w:szCs w:val="20"/>
        </w:rPr>
        <w:t>.</w:t>
      </w:r>
      <w:r w:rsidRPr="00940333">
        <w:rPr>
          <w:rFonts w:asciiTheme="minorHAnsi" w:hAnsiTheme="minorHAnsi" w:cstheme="minorHAnsi"/>
          <w:sz w:val="20"/>
          <w:szCs w:val="20"/>
        </w:rPr>
        <w:t xml:space="preserve"> </w:t>
      </w:r>
    </w:p>
    <w:p w14:paraId="5FE9CCEA" w14:textId="77777777" w:rsidR="00940333" w:rsidRDefault="00940333" w:rsidP="00EF0FDF">
      <w:pPr>
        <w:pStyle w:val="Heading2"/>
        <w:numPr>
          <w:ilvl w:val="3"/>
          <w:numId w:val="3"/>
        </w:numPr>
        <w:ind w:left="2502"/>
        <w:jc w:val="both"/>
        <w:rPr>
          <w:rFonts w:asciiTheme="minorHAnsi" w:hAnsiTheme="minorHAnsi" w:cstheme="minorHAnsi"/>
          <w:sz w:val="20"/>
          <w:szCs w:val="20"/>
        </w:rPr>
      </w:pPr>
      <w:bookmarkStart w:id="195" w:name="_Toc169687036"/>
      <w:r w:rsidRPr="00A31C26">
        <w:rPr>
          <w:rFonts w:asciiTheme="minorHAnsi" w:hAnsiTheme="minorHAnsi" w:cstheme="minorHAnsi"/>
          <w:sz w:val="20"/>
          <w:szCs w:val="20"/>
        </w:rPr>
        <w:t>Responsibility</w:t>
      </w:r>
      <w:bookmarkEnd w:id="195"/>
      <w:r w:rsidRPr="00A31C26">
        <w:rPr>
          <w:rFonts w:asciiTheme="minorHAnsi" w:hAnsiTheme="minorHAnsi" w:cstheme="minorHAnsi"/>
          <w:sz w:val="20"/>
          <w:szCs w:val="20"/>
        </w:rPr>
        <w:t xml:space="preserve"> </w:t>
      </w:r>
    </w:p>
    <w:p w14:paraId="27672438" w14:textId="77777777" w:rsidR="007B089E" w:rsidRPr="007B089E" w:rsidRDefault="007B089E" w:rsidP="007B089E">
      <w:pPr>
        <w:ind w:left="720" w:firstLine="720"/>
        <w:rPr>
          <w:rFonts w:asciiTheme="minorHAnsi" w:hAnsiTheme="minorHAnsi" w:cstheme="minorHAnsi"/>
          <w:iCs/>
          <w:sz w:val="20"/>
          <w:szCs w:val="20"/>
        </w:rPr>
      </w:pPr>
      <w:commentRangeStart w:id="196"/>
      <w:commentRangeStart w:id="197"/>
      <w:r w:rsidRPr="007B089E">
        <w:rPr>
          <w:rFonts w:asciiTheme="minorHAnsi" w:hAnsiTheme="minorHAnsi" w:cstheme="minorHAnsi"/>
          <w:iCs/>
          <w:sz w:val="20"/>
          <w:szCs w:val="20"/>
        </w:rPr>
        <w:t xml:space="preserve">Coforge QA team will be responsible for the </w:t>
      </w:r>
      <w:r>
        <w:rPr>
          <w:rFonts w:asciiTheme="minorHAnsi" w:hAnsiTheme="minorHAnsi" w:cstheme="minorHAnsi"/>
          <w:iCs/>
          <w:sz w:val="20"/>
          <w:szCs w:val="20"/>
        </w:rPr>
        <w:t>Integration</w:t>
      </w:r>
      <w:r w:rsidRPr="007B089E">
        <w:rPr>
          <w:rFonts w:asciiTheme="minorHAnsi" w:hAnsiTheme="minorHAnsi" w:cstheme="minorHAnsi"/>
          <w:iCs/>
          <w:sz w:val="20"/>
          <w:szCs w:val="20"/>
        </w:rPr>
        <w:t xml:space="preserve"> testing and will cover the listed activities:</w:t>
      </w:r>
      <w:commentRangeEnd w:id="196"/>
      <w:r w:rsidR="00356C3C">
        <w:rPr>
          <w:rStyle w:val="CommentReference"/>
        </w:rPr>
        <w:commentReference w:id="196"/>
      </w:r>
      <w:commentRangeEnd w:id="197"/>
      <w:r w:rsidR="00226478">
        <w:rPr>
          <w:rStyle w:val="CommentReference"/>
        </w:rPr>
        <w:commentReference w:id="197"/>
      </w:r>
    </w:p>
    <w:p w14:paraId="3AE551CF" w14:textId="77777777" w:rsidR="00940333" w:rsidRPr="00940333" w:rsidRDefault="00570300">
      <w:pPr>
        <w:pStyle w:val="List"/>
        <w:numPr>
          <w:ilvl w:val="0"/>
          <w:numId w:val="50"/>
        </w:numPr>
        <w:tabs>
          <w:tab w:val="left" w:pos="851"/>
        </w:tabs>
        <w:spacing w:before="120" w:after="240"/>
        <w:jc w:val="both"/>
        <w:rPr>
          <w:rFonts w:asciiTheme="minorHAnsi" w:hAnsiTheme="minorHAnsi" w:cstheme="minorHAnsi"/>
          <w:sz w:val="20"/>
          <w:szCs w:val="20"/>
        </w:rPr>
        <w:pPrChange w:id="198" w:author="Tim Pauley" w:date="2024-06-19T21:58:00Z" w16du:dateUtc="2024-06-20T01:58: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Manual API</w:t>
      </w:r>
      <w:r w:rsidR="00940333" w:rsidRPr="00940333">
        <w:rPr>
          <w:rFonts w:asciiTheme="minorHAnsi" w:hAnsiTheme="minorHAnsi" w:cstheme="minorHAnsi"/>
          <w:sz w:val="20"/>
          <w:szCs w:val="20"/>
        </w:rPr>
        <w:t xml:space="preserve"> Integration testing</w:t>
      </w:r>
    </w:p>
    <w:p w14:paraId="0A804765" w14:textId="77777777" w:rsidR="00361D80" w:rsidRDefault="00361D80">
      <w:pPr>
        <w:pStyle w:val="List"/>
        <w:numPr>
          <w:ilvl w:val="1"/>
          <w:numId w:val="50"/>
        </w:numPr>
        <w:spacing w:before="120" w:after="240"/>
        <w:jc w:val="both"/>
        <w:rPr>
          <w:rFonts w:asciiTheme="minorHAnsi" w:hAnsiTheme="minorHAnsi" w:cstheme="minorHAnsi"/>
          <w:sz w:val="20"/>
          <w:szCs w:val="20"/>
        </w:rPr>
        <w:pPrChange w:id="199" w:author="Tim Pauley" w:date="2024-06-19T21:58:00Z" w16du:dateUtc="2024-06-20T01:58:00Z">
          <w:pPr>
            <w:pStyle w:val="List"/>
            <w:numPr>
              <w:ilvl w:val="1"/>
              <w:numId w:val="20"/>
            </w:numPr>
            <w:spacing w:before="120" w:after="240"/>
            <w:ind w:left="2498" w:hanging="360"/>
            <w:jc w:val="both"/>
          </w:pPr>
        </w:pPrChange>
      </w:pPr>
      <w:r>
        <w:rPr>
          <w:rFonts w:asciiTheme="minorHAnsi" w:hAnsiTheme="minorHAnsi" w:cstheme="minorHAnsi"/>
          <w:sz w:val="20"/>
          <w:szCs w:val="20"/>
        </w:rPr>
        <w:t>Creation / Identification of test data.</w:t>
      </w:r>
    </w:p>
    <w:p w14:paraId="763FB552" w14:textId="17FCE1C9" w:rsidR="00940333" w:rsidRPr="00361D80" w:rsidRDefault="0039176A">
      <w:pPr>
        <w:pStyle w:val="List"/>
        <w:numPr>
          <w:ilvl w:val="1"/>
          <w:numId w:val="50"/>
        </w:numPr>
        <w:spacing w:before="120" w:after="240"/>
        <w:ind w:left="3240"/>
        <w:jc w:val="both"/>
        <w:rPr>
          <w:rFonts w:asciiTheme="minorHAnsi" w:hAnsiTheme="minorHAnsi" w:cstheme="minorHAnsi"/>
          <w:sz w:val="20"/>
          <w:szCs w:val="20"/>
        </w:rPr>
        <w:pPrChange w:id="200" w:author="Tim Pauley" w:date="2024-06-19T21:58:00Z" w16du:dateUtc="2024-06-20T01:58:00Z">
          <w:pPr>
            <w:pStyle w:val="List"/>
            <w:numPr>
              <w:ilvl w:val="1"/>
              <w:numId w:val="20"/>
            </w:numPr>
            <w:spacing w:before="120" w:after="240"/>
            <w:ind w:left="3240" w:hanging="360"/>
            <w:jc w:val="both"/>
          </w:pPr>
        </w:pPrChange>
      </w:pPr>
      <w:r>
        <w:rPr>
          <w:rFonts w:asciiTheme="minorHAnsi" w:hAnsiTheme="minorHAnsi" w:cstheme="minorHAnsi"/>
          <w:sz w:val="20"/>
          <w:szCs w:val="20"/>
        </w:rPr>
        <w:t xml:space="preserve">Test team </w:t>
      </w:r>
      <w:r w:rsidR="00570300">
        <w:rPr>
          <w:rFonts w:asciiTheme="minorHAnsi" w:hAnsiTheme="minorHAnsi" w:cstheme="minorHAnsi"/>
          <w:sz w:val="20"/>
          <w:szCs w:val="20"/>
        </w:rPr>
        <w:t xml:space="preserve">will </w:t>
      </w:r>
      <w:r>
        <w:rPr>
          <w:rFonts w:asciiTheme="minorHAnsi" w:hAnsiTheme="minorHAnsi" w:cstheme="minorHAnsi"/>
          <w:sz w:val="20"/>
          <w:szCs w:val="20"/>
        </w:rPr>
        <w:t>execute all the identified, designed test cases from ADO</w:t>
      </w:r>
      <w:r w:rsidR="006E190C">
        <w:rPr>
          <w:rFonts w:asciiTheme="minorHAnsi" w:hAnsiTheme="minorHAnsi" w:cstheme="minorHAnsi"/>
          <w:sz w:val="20"/>
          <w:szCs w:val="20"/>
        </w:rPr>
        <w:t xml:space="preserve"> and update the result in respective QA </w:t>
      </w:r>
      <w:ins w:id="201" w:author="Tim Pauley" w:date="2024-06-19T21:48:00Z" w16du:dateUtc="2024-06-20T01:48:00Z">
        <w:r w:rsidR="00A50921">
          <w:rPr>
            <w:rFonts w:asciiTheme="minorHAnsi" w:hAnsiTheme="minorHAnsi" w:cstheme="minorHAnsi"/>
            <w:sz w:val="20"/>
            <w:szCs w:val="20"/>
          </w:rPr>
          <w:t>t</w:t>
        </w:r>
      </w:ins>
      <w:del w:id="202" w:author="Tim Pauley" w:date="2024-06-19T21:48:00Z" w16du:dateUtc="2024-06-20T01:48:00Z">
        <w:r w:rsidR="006E190C" w:rsidDel="00A50921">
          <w:rPr>
            <w:rFonts w:asciiTheme="minorHAnsi" w:hAnsiTheme="minorHAnsi" w:cstheme="minorHAnsi"/>
            <w:sz w:val="20"/>
            <w:szCs w:val="20"/>
          </w:rPr>
          <w:delText>T</w:delText>
        </w:r>
      </w:del>
      <w:r w:rsidR="006E190C">
        <w:rPr>
          <w:rFonts w:asciiTheme="minorHAnsi" w:hAnsiTheme="minorHAnsi" w:cstheme="minorHAnsi"/>
          <w:sz w:val="20"/>
          <w:szCs w:val="20"/>
        </w:rPr>
        <w:t>ask within ADO</w:t>
      </w:r>
      <w:r w:rsidR="006E190C" w:rsidRPr="00EE09DA">
        <w:rPr>
          <w:rFonts w:asciiTheme="minorHAnsi" w:hAnsiTheme="minorHAnsi" w:cstheme="minorHAnsi"/>
          <w:sz w:val="20"/>
          <w:szCs w:val="20"/>
        </w:rPr>
        <w:t>.</w:t>
      </w:r>
    </w:p>
    <w:p w14:paraId="051BFD82" w14:textId="0DA75358" w:rsidR="00570300" w:rsidRPr="003E69FF" w:rsidRDefault="00570300">
      <w:pPr>
        <w:pStyle w:val="List"/>
        <w:numPr>
          <w:ilvl w:val="1"/>
          <w:numId w:val="50"/>
        </w:numPr>
        <w:spacing w:before="120" w:after="240"/>
        <w:jc w:val="both"/>
        <w:rPr>
          <w:rFonts w:asciiTheme="minorHAnsi" w:hAnsiTheme="minorHAnsi" w:cstheme="minorHAnsi"/>
          <w:sz w:val="20"/>
          <w:szCs w:val="20"/>
        </w:rPr>
        <w:pPrChange w:id="203" w:author="Tim Pauley" w:date="2024-06-19T21:58:00Z" w16du:dateUtc="2024-06-20T01:58:00Z">
          <w:pPr>
            <w:pStyle w:val="List"/>
            <w:numPr>
              <w:ilvl w:val="1"/>
              <w:numId w:val="20"/>
            </w:numPr>
            <w:spacing w:before="120" w:after="240"/>
            <w:ind w:left="2498" w:hanging="360"/>
            <w:jc w:val="both"/>
          </w:pPr>
        </w:pPrChange>
      </w:pPr>
      <w:r>
        <w:rPr>
          <w:rFonts w:asciiTheme="minorHAnsi" w:hAnsiTheme="minorHAnsi" w:cstheme="minorHAnsi"/>
          <w:sz w:val="20"/>
          <w:szCs w:val="20"/>
        </w:rPr>
        <w:t xml:space="preserve">Participate in </w:t>
      </w:r>
      <w:ins w:id="204" w:author="Tim Pauley" w:date="2024-06-19T21:47:00Z" w16du:dateUtc="2024-06-20T01:47:00Z">
        <w:r w:rsidR="00A50921">
          <w:rPr>
            <w:rFonts w:asciiTheme="minorHAnsi" w:hAnsiTheme="minorHAnsi" w:cstheme="minorHAnsi"/>
            <w:sz w:val="20"/>
            <w:szCs w:val="20"/>
          </w:rPr>
          <w:t>d</w:t>
        </w:r>
      </w:ins>
      <w:del w:id="205" w:author="Tim Pauley" w:date="2024-06-19T21:47:00Z" w16du:dateUtc="2024-06-20T01:47:00Z">
        <w:r w:rsidDel="00A50921">
          <w:rPr>
            <w:rFonts w:asciiTheme="minorHAnsi" w:hAnsiTheme="minorHAnsi" w:cstheme="minorHAnsi"/>
            <w:sz w:val="20"/>
            <w:szCs w:val="20"/>
          </w:rPr>
          <w:delText>D</w:delText>
        </w:r>
      </w:del>
      <w:r>
        <w:rPr>
          <w:rFonts w:asciiTheme="minorHAnsi" w:hAnsiTheme="minorHAnsi" w:cstheme="minorHAnsi"/>
          <w:sz w:val="20"/>
          <w:szCs w:val="20"/>
        </w:rPr>
        <w:t xml:space="preserve">efect triage along with </w:t>
      </w:r>
      <w:r w:rsidR="005E5EA7">
        <w:rPr>
          <w:rFonts w:asciiTheme="minorHAnsi" w:hAnsiTheme="minorHAnsi" w:cstheme="minorHAnsi"/>
          <w:sz w:val="20"/>
          <w:szCs w:val="20"/>
        </w:rPr>
        <w:t xml:space="preserve">BA </w:t>
      </w:r>
      <w:ins w:id="206" w:author="Tim Pauley" w:date="2024-06-19T21:48:00Z" w16du:dateUtc="2024-06-20T01:48:00Z">
        <w:r w:rsidR="00A50921">
          <w:rPr>
            <w:rFonts w:asciiTheme="minorHAnsi" w:hAnsiTheme="minorHAnsi" w:cstheme="minorHAnsi"/>
            <w:sz w:val="20"/>
            <w:szCs w:val="20"/>
          </w:rPr>
          <w:t>t</w:t>
        </w:r>
      </w:ins>
      <w:del w:id="207" w:author="Tim Pauley" w:date="2024-06-19T21:48:00Z" w16du:dateUtc="2024-06-20T01:48:00Z">
        <w:r w:rsidDel="00A50921">
          <w:rPr>
            <w:rFonts w:asciiTheme="minorHAnsi" w:hAnsiTheme="minorHAnsi" w:cstheme="minorHAnsi"/>
            <w:sz w:val="20"/>
            <w:szCs w:val="20"/>
          </w:rPr>
          <w:delText>T</w:delText>
        </w:r>
      </w:del>
      <w:r>
        <w:rPr>
          <w:rFonts w:asciiTheme="minorHAnsi" w:hAnsiTheme="minorHAnsi" w:cstheme="minorHAnsi"/>
          <w:sz w:val="20"/>
          <w:szCs w:val="20"/>
        </w:rPr>
        <w:t>eam</w:t>
      </w:r>
      <w:r w:rsidRPr="003E69FF">
        <w:rPr>
          <w:rFonts w:asciiTheme="minorHAnsi" w:hAnsiTheme="minorHAnsi" w:cstheme="minorHAnsi"/>
          <w:sz w:val="20"/>
          <w:szCs w:val="20"/>
        </w:rPr>
        <w:t xml:space="preserve"> for appropriate priority and severity </w:t>
      </w:r>
      <w:r>
        <w:rPr>
          <w:rFonts w:asciiTheme="minorHAnsi" w:hAnsiTheme="minorHAnsi" w:cstheme="minorHAnsi"/>
          <w:sz w:val="20"/>
          <w:szCs w:val="20"/>
        </w:rPr>
        <w:t>and status of identified</w:t>
      </w:r>
      <w:r w:rsidRPr="003E69FF">
        <w:rPr>
          <w:rFonts w:asciiTheme="minorHAnsi" w:hAnsiTheme="minorHAnsi" w:cstheme="minorHAnsi"/>
          <w:sz w:val="20"/>
          <w:szCs w:val="20"/>
        </w:rPr>
        <w:t xml:space="preserve"> defect</w:t>
      </w:r>
      <w:r>
        <w:rPr>
          <w:rFonts w:asciiTheme="minorHAnsi" w:hAnsiTheme="minorHAnsi" w:cstheme="minorHAnsi"/>
          <w:sz w:val="20"/>
          <w:szCs w:val="20"/>
        </w:rPr>
        <w:t>s</w:t>
      </w:r>
      <w:r w:rsidRPr="003E69FF">
        <w:rPr>
          <w:rFonts w:asciiTheme="minorHAnsi" w:hAnsiTheme="minorHAnsi" w:cstheme="minorHAnsi"/>
          <w:sz w:val="20"/>
          <w:szCs w:val="20"/>
        </w:rPr>
        <w:t>.</w:t>
      </w:r>
    </w:p>
    <w:p w14:paraId="1DD91B4D" w14:textId="77777777" w:rsidR="00570300" w:rsidRPr="00A31C26" w:rsidRDefault="00570300">
      <w:pPr>
        <w:pStyle w:val="List"/>
        <w:numPr>
          <w:ilvl w:val="1"/>
          <w:numId w:val="50"/>
        </w:numPr>
        <w:spacing w:before="120" w:after="240"/>
        <w:jc w:val="both"/>
        <w:rPr>
          <w:rFonts w:asciiTheme="minorHAnsi" w:hAnsiTheme="minorHAnsi" w:cstheme="minorHAnsi"/>
          <w:sz w:val="20"/>
          <w:szCs w:val="20"/>
        </w:rPr>
        <w:pPrChange w:id="208" w:author="Tim Pauley" w:date="2024-06-19T21:58:00Z" w16du:dateUtc="2024-06-20T01:58:00Z">
          <w:pPr>
            <w:pStyle w:val="List"/>
            <w:numPr>
              <w:ilvl w:val="1"/>
              <w:numId w:val="20"/>
            </w:numPr>
            <w:spacing w:before="120" w:after="240"/>
            <w:ind w:left="2498" w:hanging="360"/>
            <w:jc w:val="both"/>
          </w:pPr>
        </w:pPrChange>
      </w:pPr>
      <w:r>
        <w:rPr>
          <w:rFonts w:asciiTheme="minorHAnsi" w:hAnsiTheme="minorHAnsi" w:cstheme="minorHAnsi"/>
          <w:sz w:val="20"/>
          <w:szCs w:val="20"/>
        </w:rPr>
        <w:t>Re-testing of the fixed defects.</w:t>
      </w:r>
    </w:p>
    <w:p w14:paraId="2CF91FDB" w14:textId="77777777" w:rsidR="00940333" w:rsidRPr="00940333" w:rsidRDefault="00940333">
      <w:pPr>
        <w:pStyle w:val="List"/>
        <w:numPr>
          <w:ilvl w:val="0"/>
          <w:numId w:val="50"/>
        </w:numPr>
        <w:tabs>
          <w:tab w:val="left" w:pos="851"/>
        </w:tabs>
        <w:spacing w:before="120" w:after="240"/>
        <w:jc w:val="both"/>
        <w:rPr>
          <w:rFonts w:asciiTheme="minorHAnsi" w:hAnsiTheme="minorHAnsi" w:cstheme="minorHAnsi"/>
          <w:sz w:val="20"/>
          <w:szCs w:val="20"/>
        </w:rPr>
        <w:pPrChange w:id="209" w:author="Tim Pauley" w:date="2024-06-19T21:58:00Z" w16du:dateUtc="2024-06-20T01:58:00Z">
          <w:pPr>
            <w:pStyle w:val="List"/>
            <w:numPr>
              <w:numId w:val="20"/>
            </w:numPr>
            <w:tabs>
              <w:tab w:val="left" w:pos="851"/>
            </w:tabs>
            <w:spacing w:before="120" w:after="240"/>
            <w:ind w:left="1778" w:hanging="360"/>
            <w:jc w:val="both"/>
          </w:pPr>
        </w:pPrChange>
      </w:pPr>
      <w:r w:rsidRPr="00940333">
        <w:rPr>
          <w:rFonts w:asciiTheme="minorHAnsi" w:hAnsiTheme="minorHAnsi" w:cstheme="minorHAnsi"/>
          <w:sz w:val="20"/>
          <w:szCs w:val="20"/>
        </w:rPr>
        <w:t>Automation API testing with Postman tool</w:t>
      </w:r>
    </w:p>
    <w:p w14:paraId="6C47E7F4" w14:textId="77777777" w:rsidR="00940333" w:rsidRPr="00940333" w:rsidRDefault="00940333">
      <w:pPr>
        <w:pStyle w:val="List"/>
        <w:numPr>
          <w:ilvl w:val="1"/>
          <w:numId w:val="50"/>
        </w:numPr>
        <w:tabs>
          <w:tab w:val="left" w:pos="851"/>
        </w:tabs>
        <w:spacing w:before="120" w:after="240"/>
        <w:jc w:val="both"/>
        <w:rPr>
          <w:rFonts w:asciiTheme="minorHAnsi" w:hAnsiTheme="minorHAnsi" w:cstheme="minorHAnsi"/>
          <w:sz w:val="20"/>
          <w:szCs w:val="20"/>
        </w:rPr>
        <w:pPrChange w:id="210" w:author="Tim Pauley" w:date="2024-06-19T21:58:00Z" w16du:dateUtc="2024-06-20T01:58:00Z">
          <w:pPr>
            <w:pStyle w:val="List"/>
            <w:numPr>
              <w:ilvl w:val="1"/>
              <w:numId w:val="20"/>
            </w:numPr>
            <w:tabs>
              <w:tab w:val="left" w:pos="851"/>
            </w:tabs>
            <w:spacing w:before="120" w:after="240"/>
            <w:ind w:left="2498" w:hanging="360"/>
            <w:jc w:val="both"/>
          </w:pPr>
        </w:pPrChange>
      </w:pPr>
      <w:r w:rsidRPr="00940333">
        <w:rPr>
          <w:rFonts w:asciiTheme="minorHAnsi" w:hAnsiTheme="minorHAnsi" w:cstheme="minorHAnsi"/>
          <w:sz w:val="20"/>
          <w:szCs w:val="20"/>
        </w:rPr>
        <w:t xml:space="preserve">QA team leverage the Postman tool for API </w:t>
      </w:r>
      <w:r w:rsidR="00C84193">
        <w:rPr>
          <w:rFonts w:asciiTheme="minorHAnsi" w:hAnsiTheme="minorHAnsi" w:cstheme="minorHAnsi"/>
          <w:sz w:val="20"/>
          <w:szCs w:val="20"/>
        </w:rPr>
        <w:t xml:space="preserve">Integration </w:t>
      </w:r>
      <w:r w:rsidRPr="00940333">
        <w:rPr>
          <w:rFonts w:asciiTheme="minorHAnsi" w:hAnsiTheme="minorHAnsi" w:cstheme="minorHAnsi"/>
          <w:sz w:val="20"/>
          <w:szCs w:val="20"/>
        </w:rPr>
        <w:t>testing.</w:t>
      </w:r>
    </w:p>
    <w:p w14:paraId="1D9A5BDA" w14:textId="77777777" w:rsidR="00C84193" w:rsidRDefault="00C84193">
      <w:pPr>
        <w:pStyle w:val="List"/>
        <w:numPr>
          <w:ilvl w:val="1"/>
          <w:numId w:val="50"/>
        </w:numPr>
        <w:tabs>
          <w:tab w:val="left" w:pos="851"/>
        </w:tabs>
        <w:spacing w:before="120" w:after="240"/>
        <w:jc w:val="both"/>
        <w:rPr>
          <w:rFonts w:asciiTheme="minorHAnsi" w:hAnsiTheme="minorHAnsi" w:cstheme="minorHAnsi"/>
          <w:sz w:val="20"/>
          <w:szCs w:val="20"/>
        </w:rPr>
        <w:pPrChange w:id="211" w:author="Tim Pauley" w:date="2024-06-19T21:58:00Z" w16du:dateUtc="2024-06-20T01:58:00Z">
          <w:pPr>
            <w:pStyle w:val="List"/>
            <w:numPr>
              <w:ilvl w:val="1"/>
              <w:numId w:val="20"/>
            </w:numPr>
            <w:tabs>
              <w:tab w:val="left" w:pos="851"/>
            </w:tabs>
            <w:spacing w:before="120" w:after="240"/>
            <w:ind w:left="2498" w:hanging="360"/>
            <w:jc w:val="both"/>
          </w:pPr>
        </w:pPrChange>
      </w:pPr>
      <w:r>
        <w:rPr>
          <w:rFonts w:asciiTheme="minorHAnsi" w:hAnsiTheme="minorHAnsi" w:cstheme="minorHAnsi"/>
          <w:sz w:val="20"/>
          <w:szCs w:val="20"/>
        </w:rPr>
        <w:t xml:space="preserve">The test team design the Postman test scripts for </w:t>
      </w:r>
      <w:r w:rsidR="006E190C">
        <w:rPr>
          <w:rFonts w:asciiTheme="minorHAnsi" w:hAnsiTheme="minorHAnsi" w:cstheme="minorHAnsi"/>
          <w:sz w:val="20"/>
          <w:szCs w:val="20"/>
        </w:rPr>
        <w:t xml:space="preserve">all </w:t>
      </w:r>
      <w:r>
        <w:rPr>
          <w:rFonts w:asciiTheme="minorHAnsi" w:hAnsiTheme="minorHAnsi" w:cstheme="minorHAnsi"/>
          <w:sz w:val="20"/>
          <w:szCs w:val="20"/>
        </w:rPr>
        <w:t>sprint</w:t>
      </w:r>
      <w:r w:rsidR="006E190C">
        <w:rPr>
          <w:rFonts w:asciiTheme="minorHAnsi" w:hAnsiTheme="minorHAnsi" w:cstheme="minorHAnsi"/>
          <w:sz w:val="20"/>
          <w:szCs w:val="20"/>
        </w:rPr>
        <w:t>s</w:t>
      </w:r>
      <w:r>
        <w:rPr>
          <w:rFonts w:asciiTheme="minorHAnsi" w:hAnsiTheme="minorHAnsi" w:cstheme="minorHAnsi"/>
          <w:sz w:val="20"/>
          <w:szCs w:val="20"/>
        </w:rPr>
        <w:t xml:space="preserve"> user stories.</w:t>
      </w:r>
    </w:p>
    <w:p w14:paraId="45C2765D" w14:textId="77777777" w:rsidR="00940333" w:rsidRDefault="00C84193">
      <w:pPr>
        <w:pStyle w:val="List"/>
        <w:numPr>
          <w:ilvl w:val="1"/>
          <w:numId w:val="50"/>
        </w:numPr>
        <w:tabs>
          <w:tab w:val="left" w:pos="851"/>
        </w:tabs>
        <w:spacing w:before="120" w:after="240"/>
        <w:jc w:val="both"/>
        <w:rPr>
          <w:rFonts w:asciiTheme="minorHAnsi" w:hAnsiTheme="minorHAnsi" w:cstheme="minorHAnsi"/>
          <w:sz w:val="20"/>
          <w:szCs w:val="20"/>
        </w:rPr>
        <w:pPrChange w:id="212" w:author="Tim Pauley" w:date="2024-06-19T21:58:00Z" w16du:dateUtc="2024-06-20T01:58:00Z">
          <w:pPr>
            <w:pStyle w:val="List"/>
            <w:numPr>
              <w:ilvl w:val="1"/>
              <w:numId w:val="20"/>
            </w:numPr>
            <w:tabs>
              <w:tab w:val="left" w:pos="851"/>
            </w:tabs>
            <w:spacing w:before="120" w:after="240"/>
            <w:ind w:left="2498" w:hanging="360"/>
            <w:jc w:val="both"/>
          </w:pPr>
        </w:pPrChange>
      </w:pPr>
      <w:r>
        <w:rPr>
          <w:rFonts w:asciiTheme="minorHAnsi" w:hAnsiTheme="minorHAnsi" w:cstheme="minorHAnsi"/>
          <w:sz w:val="20"/>
          <w:szCs w:val="20"/>
        </w:rPr>
        <w:t xml:space="preserve">Test team execute </w:t>
      </w:r>
      <w:r w:rsidR="006E190C">
        <w:rPr>
          <w:rFonts w:asciiTheme="minorHAnsi" w:hAnsiTheme="minorHAnsi" w:cstheme="minorHAnsi"/>
          <w:sz w:val="20"/>
          <w:szCs w:val="20"/>
        </w:rPr>
        <w:t xml:space="preserve">all the </w:t>
      </w:r>
      <w:r>
        <w:rPr>
          <w:rFonts w:asciiTheme="minorHAnsi" w:hAnsiTheme="minorHAnsi" w:cstheme="minorHAnsi"/>
          <w:sz w:val="20"/>
          <w:szCs w:val="20"/>
        </w:rPr>
        <w:t>API test scripts</w:t>
      </w:r>
      <w:r w:rsidR="006E190C">
        <w:rPr>
          <w:rFonts w:asciiTheme="minorHAnsi" w:hAnsiTheme="minorHAnsi" w:cstheme="minorHAnsi"/>
          <w:sz w:val="20"/>
          <w:szCs w:val="20"/>
        </w:rPr>
        <w:t xml:space="preserve"> for the said sprint</w:t>
      </w:r>
      <w:r>
        <w:rPr>
          <w:rFonts w:asciiTheme="minorHAnsi" w:hAnsiTheme="minorHAnsi" w:cstheme="minorHAnsi"/>
          <w:sz w:val="20"/>
          <w:szCs w:val="20"/>
        </w:rPr>
        <w:t>.</w:t>
      </w:r>
    </w:p>
    <w:p w14:paraId="5043A227" w14:textId="77777777" w:rsidR="00940333" w:rsidRPr="00940333" w:rsidRDefault="00C84193">
      <w:pPr>
        <w:pStyle w:val="List"/>
        <w:numPr>
          <w:ilvl w:val="1"/>
          <w:numId w:val="50"/>
        </w:numPr>
        <w:tabs>
          <w:tab w:val="left" w:pos="851"/>
        </w:tabs>
        <w:spacing w:before="120" w:after="240"/>
        <w:rPr>
          <w:rFonts w:asciiTheme="minorHAnsi" w:hAnsiTheme="minorHAnsi" w:cstheme="minorHAnsi"/>
          <w:sz w:val="20"/>
          <w:szCs w:val="20"/>
        </w:rPr>
        <w:pPrChange w:id="213" w:author="Tim Pauley" w:date="2024-06-19T21:58:00Z" w16du:dateUtc="2024-06-20T01:58:00Z">
          <w:pPr>
            <w:pStyle w:val="List"/>
            <w:numPr>
              <w:ilvl w:val="1"/>
              <w:numId w:val="20"/>
            </w:numPr>
            <w:tabs>
              <w:tab w:val="left" w:pos="851"/>
            </w:tabs>
            <w:spacing w:before="120" w:after="240"/>
            <w:ind w:left="2498" w:hanging="360"/>
          </w:pPr>
        </w:pPrChange>
      </w:pPr>
      <w:r>
        <w:rPr>
          <w:rFonts w:asciiTheme="minorHAnsi" w:hAnsiTheme="minorHAnsi" w:cstheme="minorHAnsi"/>
          <w:sz w:val="20"/>
          <w:szCs w:val="20"/>
        </w:rPr>
        <w:t xml:space="preserve">The test team </w:t>
      </w:r>
      <w:r w:rsidR="006E190C">
        <w:rPr>
          <w:rFonts w:asciiTheme="minorHAnsi" w:hAnsiTheme="minorHAnsi" w:cstheme="minorHAnsi"/>
          <w:sz w:val="20"/>
          <w:szCs w:val="20"/>
        </w:rPr>
        <w:t>identify the Integration</w:t>
      </w:r>
      <w:r>
        <w:rPr>
          <w:rFonts w:asciiTheme="minorHAnsi" w:hAnsiTheme="minorHAnsi" w:cstheme="minorHAnsi"/>
          <w:sz w:val="20"/>
          <w:szCs w:val="20"/>
        </w:rPr>
        <w:t xml:space="preserve"> test</w:t>
      </w:r>
      <w:r w:rsidR="006E190C">
        <w:rPr>
          <w:rFonts w:asciiTheme="minorHAnsi" w:hAnsiTheme="minorHAnsi" w:cstheme="minorHAnsi"/>
          <w:sz w:val="20"/>
          <w:szCs w:val="20"/>
        </w:rPr>
        <w:t xml:space="preserve">s from the </w:t>
      </w:r>
      <w:commentRangeStart w:id="214"/>
      <w:commentRangeStart w:id="215"/>
      <w:r w:rsidR="006E190C">
        <w:rPr>
          <w:rFonts w:asciiTheme="minorHAnsi" w:hAnsiTheme="minorHAnsi" w:cstheme="minorHAnsi"/>
          <w:sz w:val="20"/>
          <w:szCs w:val="20"/>
        </w:rPr>
        <w:t>Regression Suite</w:t>
      </w:r>
      <w:commentRangeEnd w:id="214"/>
      <w:r w:rsidR="00A50921">
        <w:rPr>
          <w:rStyle w:val="CommentReference"/>
        </w:rPr>
        <w:commentReference w:id="214"/>
      </w:r>
      <w:commentRangeEnd w:id="215"/>
      <w:r w:rsidR="00CF7543">
        <w:rPr>
          <w:rStyle w:val="CommentReference"/>
        </w:rPr>
        <w:commentReference w:id="215"/>
      </w:r>
      <w:r w:rsidR="006E190C">
        <w:rPr>
          <w:rFonts w:asciiTheme="minorHAnsi" w:hAnsiTheme="minorHAnsi" w:cstheme="minorHAnsi"/>
          <w:sz w:val="20"/>
          <w:szCs w:val="20"/>
        </w:rPr>
        <w:t xml:space="preserve"> and executes tests</w:t>
      </w:r>
      <w:r w:rsidR="006E190C" w:rsidRPr="00AB773E">
        <w:rPr>
          <w:rFonts w:asciiTheme="minorHAnsi" w:hAnsiTheme="minorHAnsi" w:cstheme="minorHAnsi"/>
          <w:sz w:val="20"/>
          <w:szCs w:val="20"/>
        </w:rPr>
        <w:t xml:space="preserve"> for sprint N-1 for impacted functional areas.</w:t>
      </w:r>
      <w:r w:rsidR="006E190C">
        <w:rPr>
          <w:rFonts w:asciiTheme="minorHAnsi" w:hAnsiTheme="minorHAnsi" w:cstheme="minorHAnsi"/>
          <w:sz w:val="20"/>
          <w:szCs w:val="20"/>
        </w:rPr>
        <w:br/>
      </w:r>
    </w:p>
    <w:p w14:paraId="4DB0A03D" w14:textId="0A90A0C8" w:rsidR="00940333" w:rsidRPr="00940333" w:rsidRDefault="00940333" w:rsidP="00EF0FDF">
      <w:pPr>
        <w:pStyle w:val="Heading2"/>
        <w:numPr>
          <w:ilvl w:val="3"/>
          <w:numId w:val="3"/>
        </w:numPr>
        <w:ind w:left="2502"/>
        <w:jc w:val="both"/>
        <w:rPr>
          <w:rFonts w:asciiTheme="minorHAnsi" w:hAnsiTheme="minorHAnsi" w:cstheme="minorHAnsi"/>
          <w:sz w:val="20"/>
          <w:szCs w:val="20"/>
        </w:rPr>
      </w:pPr>
      <w:bookmarkStart w:id="216" w:name="_Toc169687037"/>
      <w:r w:rsidRPr="00940333">
        <w:rPr>
          <w:rFonts w:asciiTheme="minorHAnsi" w:hAnsiTheme="minorHAnsi" w:cstheme="minorHAnsi"/>
          <w:sz w:val="20"/>
          <w:szCs w:val="20"/>
        </w:rPr>
        <w:t>Entry</w:t>
      </w:r>
      <w:bookmarkEnd w:id="216"/>
      <w:r w:rsidRPr="00940333">
        <w:rPr>
          <w:rFonts w:asciiTheme="minorHAnsi" w:hAnsiTheme="minorHAnsi" w:cstheme="minorHAnsi"/>
          <w:sz w:val="20"/>
          <w:szCs w:val="20"/>
        </w:rPr>
        <w:t xml:space="preserve"> </w:t>
      </w:r>
      <w:ins w:id="217" w:author="Tim Pauley" w:date="2024-06-19T21:59:00Z" w16du:dateUtc="2024-06-20T01:59:00Z">
        <w:r w:rsidR="00FB3782">
          <w:rPr>
            <w:rFonts w:asciiTheme="minorHAnsi" w:hAnsiTheme="minorHAnsi" w:cstheme="minorHAnsi"/>
            <w:sz w:val="20"/>
            <w:szCs w:val="20"/>
          </w:rPr>
          <w:t>Criteria</w:t>
        </w:r>
      </w:ins>
    </w:p>
    <w:p w14:paraId="0C00177C" w14:textId="77777777" w:rsidR="0039176A" w:rsidRDefault="0039176A">
      <w:pPr>
        <w:pStyle w:val="List"/>
        <w:numPr>
          <w:ilvl w:val="0"/>
          <w:numId w:val="51"/>
        </w:numPr>
        <w:tabs>
          <w:tab w:val="left" w:pos="851"/>
        </w:tabs>
        <w:spacing w:before="120" w:after="240"/>
        <w:jc w:val="both"/>
        <w:rPr>
          <w:rFonts w:asciiTheme="minorHAnsi" w:hAnsiTheme="minorHAnsi" w:cstheme="minorHAnsi"/>
          <w:sz w:val="20"/>
          <w:szCs w:val="20"/>
        </w:rPr>
        <w:pPrChange w:id="218" w:author="Tim Pauley" w:date="2024-06-19T21:58:00Z" w16du:dateUtc="2024-06-20T01:58: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All the manual test cases identified and associated in ADO</w:t>
      </w:r>
      <w:del w:id="219" w:author="Tim Pauley" w:date="2024-06-19T21:48:00Z" w16du:dateUtc="2024-06-20T01:48:00Z">
        <w:r w:rsidDel="00A50921">
          <w:rPr>
            <w:rFonts w:asciiTheme="minorHAnsi" w:hAnsiTheme="minorHAnsi" w:cstheme="minorHAnsi"/>
            <w:sz w:val="20"/>
            <w:szCs w:val="20"/>
          </w:rPr>
          <w:delText xml:space="preserve"> tool</w:delText>
        </w:r>
      </w:del>
      <w:r>
        <w:rPr>
          <w:rFonts w:asciiTheme="minorHAnsi" w:hAnsiTheme="minorHAnsi" w:cstheme="minorHAnsi"/>
          <w:sz w:val="20"/>
          <w:szCs w:val="20"/>
        </w:rPr>
        <w:t>.</w:t>
      </w:r>
    </w:p>
    <w:p w14:paraId="7A91A2EC" w14:textId="77777777" w:rsidR="0039176A" w:rsidRDefault="0039176A">
      <w:pPr>
        <w:pStyle w:val="List"/>
        <w:numPr>
          <w:ilvl w:val="0"/>
          <w:numId w:val="51"/>
        </w:numPr>
        <w:tabs>
          <w:tab w:val="left" w:pos="851"/>
        </w:tabs>
        <w:spacing w:before="120" w:after="240"/>
        <w:jc w:val="both"/>
        <w:rPr>
          <w:rFonts w:asciiTheme="minorHAnsi" w:hAnsiTheme="minorHAnsi" w:cstheme="minorHAnsi"/>
          <w:sz w:val="20"/>
          <w:szCs w:val="20"/>
        </w:rPr>
        <w:pPrChange w:id="220" w:author="Tim Pauley" w:date="2024-06-19T21:58:00Z" w16du:dateUtc="2024-06-20T01:58: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 xml:space="preserve">Automation </w:t>
      </w:r>
      <w:r w:rsidR="00940333" w:rsidRPr="00940333">
        <w:rPr>
          <w:rFonts w:asciiTheme="minorHAnsi" w:hAnsiTheme="minorHAnsi" w:cstheme="minorHAnsi"/>
          <w:sz w:val="20"/>
          <w:szCs w:val="20"/>
        </w:rPr>
        <w:t xml:space="preserve">API </w:t>
      </w:r>
      <w:r>
        <w:rPr>
          <w:rFonts w:asciiTheme="minorHAnsi" w:hAnsiTheme="minorHAnsi" w:cstheme="minorHAnsi"/>
          <w:sz w:val="20"/>
          <w:szCs w:val="20"/>
        </w:rPr>
        <w:t xml:space="preserve">test scripts are </w:t>
      </w:r>
      <w:r w:rsidR="006E190C">
        <w:rPr>
          <w:rFonts w:asciiTheme="minorHAnsi" w:hAnsiTheme="minorHAnsi" w:cstheme="minorHAnsi"/>
          <w:sz w:val="20"/>
          <w:szCs w:val="20"/>
        </w:rPr>
        <w:t>created.</w:t>
      </w:r>
    </w:p>
    <w:p w14:paraId="40241E63" w14:textId="77777777" w:rsidR="00940333" w:rsidRPr="00940333" w:rsidRDefault="002D7376">
      <w:pPr>
        <w:pStyle w:val="List"/>
        <w:numPr>
          <w:ilvl w:val="0"/>
          <w:numId w:val="51"/>
        </w:numPr>
        <w:tabs>
          <w:tab w:val="left" w:pos="851"/>
        </w:tabs>
        <w:spacing w:before="120" w:after="240"/>
        <w:jc w:val="both"/>
        <w:rPr>
          <w:rFonts w:asciiTheme="minorHAnsi" w:hAnsiTheme="minorHAnsi" w:cstheme="minorHAnsi"/>
          <w:sz w:val="20"/>
          <w:szCs w:val="20"/>
        </w:rPr>
        <w:pPrChange w:id="221" w:author="Tim Pauley" w:date="2024-06-19T21:58:00Z" w16du:dateUtc="2024-06-20T01:58: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Test data created</w:t>
      </w:r>
      <w:r w:rsidR="006E190C">
        <w:rPr>
          <w:rFonts w:asciiTheme="minorHAnsi" w:hAnsiTheme="minorHAnsi" w:cstheme="minorHAnsi"/>
          <w:sz w:val="20"/>
          <w:szCs w:val="20"/>
        </w:rPr>
        <w:t>/</w:t>
      </w:r>
      <w:r>
        <w:rPr>
          <w:rFonts w:asciiTheme="minorHAnsi" w:hAnsiTheme="minorHAnsi" w:cstheme="minorHAnsi"/>
          <w:sz w:val="20"/>
          <w:szCs w:val="20"/>
        </w:rPr>
        <w:t xml:space="preserve"> identified.</w:t>
      </w:r>
    </w:p>
    <w:p w14:paraId="44AE901C" w14:textId="279485D3" w:rsidR="00940333" w:rsidRPr="00940333" w:rsidRDefault="00940333" w:rsidP="00EF0FDF">
      <w:pPr>
        <w:pStyle w:val="Heading2"/>
        <w:numPr>
          <w:ilvl w:val="3"/>
          <w:numId w:val="3"/>
        </w:numPr>
        <w:ind w:left="2502"/>
        <w:jc w:val="both"/>
        <w:rPr>
          <w:rFonts w:asciiTheme="minorHAnsi" w:hAnsiTheme="minorHAnsi" w:cstheme="minorHAnsi"/>
          <w:sz w:val="20"/>
          <w:szCs w:val="20"/>
        </w:rPr>
      </w:pPr>
      <w:bookmarkStart w:id="222" w:name="_Toc169687038"/>
      <w:r w:rsidRPr="00940333">
        <w:rPr>
          <w:rFonts w:asciiTheme="minorHAnsi" w:hAnsiTheme="minorHAnsi" w:cstheme="minorHAnsi"/>
          <w:sz w:val="20"/>
          <w:szCs w:val="20"/>
        </w:rPr>
        <w:t>Exit</w:t>
      </w:r>
      <w:ins w:id="223" w:author="Tim Pauley" w:date="2024-06-19T21:58:00Z" w16du:dateUtc="2024-06-20T01:58:00Z">
        <w:r w:rsidR="00FB3782">
          <w:rPr>
            <w:rFonts w:asciiTheme="minorHAnsi" w:hAnsiTheme="minorHAnsi" w:cstheme="minorHAnsi"/>
            <w:sz w:val="20"/>
            <w:szCs w:val="20"/>
          </w:rPr>
          <w:t xml:space="preserve"> Criteria</w:t>
        </w:r>
      </w:ins>
      <w:del w:id="224" w:author="Tim Pauley" w:date="2024-06-19T21:58:00Z" w16du:dateUtc="2024-06-20T01:58:00Z">
        <w:r w:rsidRPr="00940333" w:rsidDel="00FB3782">
          <w:rPr>
            <w:rFonts w:asciiTheme="minorHAnsi" w:hAnsiTheme="minorHAnsi" w:cstheme="minorHAnsi"/>
            <w:sz w:val="20"/>
            <w:szCs w:val="20"/>
          </w:rPr>
          <w:delText>s</w:delText>
        </w:r>
        <w:bookmarkEnd w:id="222"/>
        <w:r w:rsidRPr="00940333" w:rsidDel="00FB3782">
          <w:rPr>
            <w:rFonts w:asciiTheme="minorHAnsi" w:hAnsiTheme="minorHAnsi" w:cstheme="minorHAnsi"/>
            <w:sz w:val="20"/>
            <w:szCs w:val="20"/>
          </w:rPr>
          <w:delText xml:space="preserve"> </w:delText>
        </w:r>
      </w:del>
    </w:p>
    <w:p w14:paraId="77DB5B55" w14:textId="77777777" w:rsidR="002D7376" w:rsidRDefault="002D7376">
      <w:pPr>
        <w:pStyle w:val="List"/>
        <w:numPr>
          <w:ilvl w:val="0"/>
          <w:numId w:val="52"/>
        </w:numPr>
        <w:tabs>
          <w:tab w:val="left" w:pos="851"/>
        </w:tabs>
        <w:spacing w:before="120" w:after="240"/>
        <w:jc w:val="both"/>
        <w:rPr>
          <w:rFonts w:asciiTheme="minorHAnsi" w:hAnsiTheme="minorHAnsi" w:cstheme="minorHAnsi"/>
          <w:sz w:val="20"/>
          <w:szCs w:val="20"/>
        </w:rPr>
        <w:pPrChange w:id="225" w:author="Tim Pauley" w:date="2024-06-19T21:58:00Z" w16du:dateUtc="2024-06-20T01:58: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All the planned identified test cases executed.</w:t>
      </w:r>
    </w:p>
    <w:p w14:paraId="354BD1ED" w14:textId="77777777" w:rsidR="006E190C" w:rsidRDefault="002D7376">
      <w:pPr>
        <w:pStyle w:val="List"/>
        <w:numPr>
          <w:ilvl w:val="0"/>
          <w:numId w:val="52"/>
        </w:numPr>
        <w:tabs>
          <w:tab w:val="left" w:pos="851"/>
        </w:tabs>
        <w:spacing w:before="120" w:after="240"/>
        <w:jc w:val="both"/>
        <w:rPr>
          <w:rFonts w:asciiTheme="minorHAnsi" w:hAnsiTheme="minorHAnsi" w:cstheme="minorHAnsi"/>
          <w:sz w:val="20"/>
          <w:szCs w:val="20"/>
        </w:rPr>
        <w:pPrChange w:id="226" w:author="Tim Pauley" w:date="2024-06-19T21:58:00Z" w16du:dateUtc="2024-06-20T01:58: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All the planned designed automation test scripts executed.</w:t>
      </w:r>
    </w:p>
    <w:p w14:paraId="38C1494A" w14:textId="77777777" w:rsidR="006E190C" w:rsidRPr="00A31C26" w:rsidRDefault="006E190C">
      <w:pPr>
        <w:pStyle w:val="List"/>
        <w:numPr>
          <w:ilvl w:val="0"/>
          <w:numId w:val="52"/>
        </w:numPr>
        <w:spacing w:before="120" w:after="240"/>
        <w:jc w:val="both"/>
        <w:rPr>
          <w:rFonts w:asciiTheme="minorHAnsi" w:hAnsiTheme="minorHAnsi" w:cstheme="minorHAnsi"/>
          <w:sz w:val="20"/>
          <w:szCs w:val="20"/>
        </w:rPr>
        <w:pPrChange w:id="227" w:author="Tim Pauley" w:date="2024-06-19T21:58:00Z" w16du:dateUtc="2024-06-20T01:58:00Z">
          <w:pPr>
            <w:pStyle w:val="List"/>
            <w:numPr>
              <w:numId w:val="20"/>
            </w:numPr>
            <w:spacing w:before="120" w:after="240"/>
            <w:ind w:left="1778" w:hanging="360"/>
            <w:jc w:val="both"/>
          </w:pPr>
        </w:pPrChange>
      </w:pPr>
      <w:r w:rsidRPr="00A31C26">
        <w:rPr>
          <w:rFonts w:asciiTheme="minorHAnsi" w:hAnsiTheme="minorHAnsi" w:cstheme="minorHAnsi"/>
          <w:sz w:val="20"/>
          <w:szCs w:val="20"/>
        </w:rPr>
        <w:t xml:space="preserve">No </w:t>
      </w:r>
      <w:r>
        <w:rPr>
          <w:rFonts w:asciiTheme="minorHAnsi" w:hAnsiTheme="minorHAnsi" w:cstheme="minorHAnsi"/>
          <w:sz w:val="20"/>
          <w:szCs w:val="20"/>
        </w:rPr>
        <w:t xml:space="preserve">P1 and P2 </w:t>
      </w:r>
      <w:r w:rsidRPr="00A31C26">
        <w:rPr>
          <w:rFonts w:asciiTheme="minorHAnsi" w:hAnsiTheme="minorHAnsi" w:cstheme="minorHAnsi"/>
          <w:sz w:val="20"/>
          <w:szCs w:val="20"/>
        </w:rPr>
        <w:t>defects remains open.</w:t>
      </w:r>
    </w:p>
    <w:p w14:paraId="6A256DB4" w14:textId="77777777" w:rsidR="00940333" w:rsidRPr="00940333" w:rsidRDefault="00940333" w:rsidP="00EF0FDF">
      <w:pPr>
        <w:pStyle w:val="Heading2"/>
        <w:numPr>
          <w:ilvl w:val="3"/>
          <w:numId w:val="3"/>
        </w:numPr>
        <w:ind w:left="2502"/>
        <w:jc w:val="both"/>
        <w:rPr>
          <w:rFonts w:asciiTheme="minorHAnsi" w:hAnsiTheme="minorHAnsi" w:cstheme="minorHAnsi"/>
          <w:sz w:val="20"/>
          <w:szCs w:val="20"/>
        </w:rPr>
      </w:pPr>
      <w:bookmarkStart w:id="228" w:name="_Toc169687039"/>
      <w:r w:rsidRPr="00940333">
        <w:rPr>
          <w:rFonts w:asciiTheme="minorHAnsi" w:hAnsiTheme="minorHAnsi" w:cstheme="minorHAnsi"/>
          <w:sz w:val="20"/>
          <w:szCs w:val="20"/>
        </w:rPr>
        <w:lastRenderedPageBreak/>
        <w:t>Suspension Criteria</w:t>
      </w:r>
      <w:bookmarkEnd w:id="228"/>
      <w:r w:rsidRPr="00940333">
        <w:rPr>
          <w:rFonts w:asciiTheme="minorHAnsi" w:hAnsiTheme="minorHAnsi" w:cstheme="minorHAnsi"/>
          <w:sz w:val="20"/>
          <w:szCs w:val="20"/>
        </w:rPr>
        <w:t xml:space="preserve"> </w:t>
      </w:r>
    </w:p>
    <w:p w14:paraId="38EE79B8" w14:textId="77777777" w:rsidR="00940333" w:rsidRDefault="002D7376">
      <w:pPr>
        <w:pStyle w:val="List"/>
        <w:numPr>
          <w:ilvl w:val="0"/>
          <w:numId w:val="53"/>
        </w:numPr>
        <w:tabs>
          <w:tab w:val="left" w:pos="851"/>
        </w:tabs>
        <w:spacing w:before="120" w:after="240"/>
        <w:jc w:val="both"/>
        <w:rPr>
          <w:rFonts w:asciiTheme="minorHAnsi" w:hAnsiTheme="minorHAnsi" w:cstheme="minorHAnsi"/>
          <w:sz w:val="20"/>
          <w:szCs w:val="20"/>
        </w:rPr>
        <w:pPrChange w:id="229" w:author="Tim Pauley" w:date="2024-06-19T21:58:00Z" w16du:dateUtc="2024-06-20T01:58: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Identification of</w:t>
      </w:r>
      <w:r w:rsidR="00940333">
        <w:rPr>
          <w:rFonts w:asciiTheme="minorHAnsi" w:hAnsiTheme="minorHAnsi" w:cstheme="minorHAnsi"/>
          <w:sz w:val="20"/>
          <w:szCs w:val="20"/>
        </w:rPr>
        <w:t xml:space="preserve"> blocker d</w:t>
      </w:r>
      <w:r w:rsidR="00940333" w:rsidRPr="00940333">
        <w:rPr>
          <w:rFonts w:asciiTheme="minorHAnsi" w:hAnsiTheme="minorHAnsi" w:cstheme="minorHAnsi"/>
          <w:sz w:val="20"/>
          <w:szCs w:val="20"/>
        </w:rPr>
        <w:t>efects</w:t>
      </w:r>
      <w:r w:rsidR="00940333">
        <w:rPr>
          <w:rFonts w:asciiTheme="minorHAnsi" w:hAnsiTheme="minorHAnsi" w:cstheme="minorHAnsi"/>
          <w:sz w:val="20"/>
          <w:szCs w:val="20"/>
        </w:rPr>
        <w:t>.</w:t>
      </w:r>
    </w:p>
    <w:p w14:paraId="2FC04DD4" w14:textId="77777777" w:rsidR="00940333" w:rsidRPr="00A31C26" w:rsidRDefault="00940333">
      <w:pPr>
        <w:pStyle w:val="List"/>
        <w:numPr>
          <w:ilvl w:val="0"/>
          <w:numId w:val="54"/>
        </w:numPr>
        <w:tabs>
          <w:tab w:val="left" w:pos="851"/>
        </w:tabs>
        <w:spacing w:before="120" w:after="240"/>
        <w:jc w:val="both"/>
        <w:rPr>
          <w:rFonts w:asciiTheme="minorHAnsi" w:hAnsiTheme="minorHAnsi" w:cstheme="minorHAnsi"/>
          <w:sz w:val="20"/>
          <w:szCs w:val="20"/>
        </w:rPr>
        <w:pPrChange w:id="230" w:author="Tim Pauley" w:date="2024-06-19T21:58:00Z" w16du:dateUtc="2024-06-20T01:58: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 xml:space="preserve">Test resources (Tools and Environments) are not </w:t>
      </w:r>
      <w:r w:rsidR="003D4B34" w:rsidRPr="00A31C26">
        <w:rPr>
          <w:rFonts w:asciiTheme="minorHAnsi" w:hAnsiTheme="minorHAnsi" w:cstheme="minorHAnsi"/>
          <w:sz w:val="20"/>
          <w:szCs w:val="20"/>
        </w:rPr>
        <w:t>available.</w:t>
      </w:r>
    </w:p>
    <w:p w14:paraId="7F768A84" w14:textId="77777777" w:rsidR="00940333" w:rsidRPr="00A31C26" w:rsidRDefault="00940333" w:rsidP="00EF0FDF">
      <w:pPr>
        <w:pStyle w:val="Heading2"/>
        <w:numPr>
          <w:ilvl w:val="3"/>
          <w:numId w:val="3"/>
        </w:numPr>
        <w:ind w:left="2502"/>
        <w:jc w:val="both"/>
        <w:rPr>
          <w:rFonts w:asciiTheme="minorHAnsi" w:hAnsiTheme="minorHAnsi" w:cstheme="minorHAnsi"/>
          <w:sz w:val="20"/>
          <w:szCs w:val="20"/>
        </w:rPr>
      </w:pPr>
      <w:bookmarkStart w:id="231" w:name="_Toc169687040"/>
      <w:r w:rsidRPr="00A31C26">
        <w:rPr>
          <w:rFonts w:asciiTheme="minorHAnsi" w:hAnsiTheme="minorHAnsi" w:cstheme="minorHAnsi"/>
          <w:sz w:val="20"/>
          <w:szCs w:val="20"/>
        </w:rPr>
        <w:t>Resumption Criteria</w:t>
      </w:r>
      <w:bookmarkEnd w:id="231"/>
    </w:p>
    <w:p w14:paraId="01ACD541" w14:textId="77777777" w:rsidR="00940333" w:rsidRPr="00A31C26" w:rsidRDefault="002D7376">
      <w:pPr>
        <w:pStyle w:val="List"/>
        <w:numPr>
          <w:ilvl w:val="0"/>
          <w:numId w:val="55"/>
        </w:numPr>
        <w:spacing w:before="120" w:after="240"/>
        <w:jc w:val="both"/>
        <w:rPr>
          <w:rFonts w:asciiTheme="minorHAnsi" w:hAnsiTheme="minorHAnsi" w:cstheme="minorHAnsi"/>
          <w:sz w:val="20"/>
          <w:szCs w:val="20"/>
        </w:rPr>
        <w:pPrChange w:id="232" w:author="Tim Pauley" w:date="2024-06-19T21:59:00Z" w16du:dateUtc="2024-06-20T01:59:00Z">
          <w:pPr>
            <w:pStyle w:val="List"/>
            <w:numPr>
              <w:numId w:val="20"/>
            </w:numPr>
            <w:spacing w:before="120" w:after="240"/>
            <w:ind w:left="1778" w:hanging="360"/>
            <w:jc w:val="both"/>
          </w:pPr>
        </w:pPrChange>
      </w:pPr>
      <w:r w:rsidRPr="00EA21C2">
        <w:rPr>
          <w:rFonts w:asciiTheme="minorHAnsi" w:hAnsiTheme="minorHAnsi" w:cstheme="minorHAnsi"/>
          <w:sz w:val="20"/>
        </w:rPr>
        <w:t xml:space="preserve">Testing will resume once the problem </w:t>
      </w:r>
      <w:r>
        <w:rPr>
          <w:rFonts w:asciiTheme="minorHAnsi" w:hAnsiTheme="minorHAnsi" w:cstheme="minorHAnsi"/>
          <w:sz w:val="20"/>
        </w:rPr>
        <w:t xml:space="preserve">blocking the test execution is </w:t>
      </w:r>
      <w:r w:rsidRPr="00EA21C2">
        <w:rPr>
          <w:rFonts w:asciiTheme="minorHAnsi" w:hAnsiTheme="minorHAnsi" w:cstheme="minorHAnsi"/>
          <w:sz w:val="20"/>
        </w:rPr>
        <w:t xml:space="preserve">rectified. </w:t>
      </w:r>
      <w:r w:rsidR="00940333" w:rsidRPr="00A31C26">
        <w:rPr>
          <w:rFonts w:asciiTheme="minorHAnsi" w:hAnsiTheme="minorHAnsi" w:cstheme="minorHAnsi"/>
        </w:rPr>
        <w:t xml:space="preserve"> </w:t>
      </w:r>
    </w:p>
    <w:p w14:paraId="5E7DD649" w14:textId="77777777" w:rsidR="00940333" w:rsidRPr="00A31C26" w:rsidRDefault="00940333" w:rsidP="00EF0FDF">
      <w:pPr>
        <w:pStyle w:val="List"/>
        <w:spacing w:before="120" w:after="240"/>
        <w:jc w:val="both"/>
        <w:rPr>
          <w:rFonts w:asciiTheme="minorHAnsi" w:hAnsiTheme="minorHAnsi" w:cstheme="minorHAnsi"/>
          <w:sz w:val="20"/>
          <w:szCs w:val="20"/>
        </w:rPr>
      </w:pPr>
    </w:p>
    <w:p w14:paraId="1C9286CA" w14:textId="77777777" w:rsidR="004D322B" w:rsidRPr="00A31C26" w:rsidRDefault="00334312" w:rsidP="00EF0FDF">
      <w:pPr>
        <w:pStyle w:val="Heading2"/>
        <w:numPr>
          <w:ilvl w:val="2"/>
          <w:numId w:val="3"/>
        </w:numPr>
        <w:ind w:left="1944"/>
        <w:jc w:val="both"/>
        <w:rPr>
          <w:rFonts w:asciiTheme="minorHAnsi" w:hAnsiTheme="minorHAnsi" w:cstheme="minorHAnsi"/>
          <w:sz w:val="20"/>
          <w:szCs w:val="20"/>
        </w:rPr>
      </w:pPr>
      <w:r w:rsidRPr="00A31C26">
        <w:rPr>
          <w:rFonts w:asciiTheme="minorHAnsi" w:hAnsiTheme="minorHAnsi" w:cstheme="minorHAnsi"/>
          <w:sz w:val="20"/>
          <w:szCs w:val="20"/>
        </w:rPr>
        <w:t xml:space="preserve"> </w:t>
      </w:r>
      <w:bookmarkStart w:id="233" w:name="_Toc169687041"/>
      <w:r w:rsidR="009877E2" w:rsidRPr="00A31C26">
        <w:rPr>
          <w:rFonts w:asciiTheme="minorHAnsi" w:hAnsiTheme="minorHAnsi" w:cstheme="minorHAnsi"/>
          <w:sz w:val="22"/>
          <w:szCs w:val="22"/>
        </w:rPr>
        <w:t>Regression Testing</w:t>
      </w:r>
      <w:bookmarkEnd w:id="233"/>
      <w:r w:rsidR="000C7423" w:rsidRPr="00A31C26">
        <w:rPr>
          <w:rFonts w:asciiTheme="minorHAnsi" w:hAnsiTheme="minorHAnsi" w:cstheme="minorHAnsi"/>
          <w:sz w:val="22"/>
          <w:szCs w:val="22"/>
        </w:rPr>
        <w:t xml:space="preserve"> </w:t>
      </w:r>
    </w:p>
    <w:p w14:paraId="3C49BCD0" w14:textId="77777777" w:rsidR="00361D80" w:rsidRPr="00361D80" w:rsidRDefault="00361D80" w:rsidP="00361D80">
      <w:pPr>
        <w:spacing w:before="100" w:beforeAutospacing="1" w:after="100" w:afterAutospacing="1" w:line="240" w:lineRule="auto"/>
        <w:ind w:left="1440"/>
        <w:rPr>
          <w:rFonts w:asciiTheme="minorHAnsi" w:hAnsiTheme="minorHAnsi" w:cstheme="minorHAnsi"/>
          <w:sz w:val="20"/>
          <w:szCs w:val="20"/>
        </w:rPr>
      </w:pPr>
      <w:r>
        <w:rPr>
          <w:rFonts w:asciiTheme="minorHAnsi" w:hAnsiTheme="minorHAnsi" w:cstheme="minorHAnsi"/>
          <w:sz w:val="20"/>
          <w:szCs w:val="20"/>
        </w:rPr>
        <w:t xml:space="preserve">Continuous Regression testing in every sprint is done to ensure that </w:t>
      </w:r>
      <w:r w:rsidRPr="00361D80">
        <w:rPr>
          <w:rFonts w:asciiTheme="minorHAnsi" w:hAnsiTheme="minorHAnsi" w:cstheme="minorHAnsi"/>
          <w:sz w:val="20"/>
          <w:szCs w:val="20"/>
        </w:rPr>
        <w:t xml:space="preserve">the </w:t>
      </w:r>
      <w:r>
        <w:rPr>
          <w:rFonts w:asciiTheme="minorHAnsi" w:hAnsiTheme="minorHAnsi" w:cstheme="minorHAnsi"/>
          <w:sz w:val="20"/>
          <w:szCs w:val="20"/>
        </w:rPr>
        <w:t>functional development in subsequent sprints</w:t>
      </w:r>
      <w:r w:rsidRPr="00361D80">
        <w:rPr>
          <w:rFonts w:asciiTheme="minorHAnsi" w:hAnsiTheme="minorHAnsi" w:cstheme="minorHAnsi"/>
          <w:sz w:val="20"/>
          <w:szCs w:val="20"/>
        </w:rPr>
        <w:t xml:space="preserve"> have not introduced defects to areas </w:t>
      </w:r>
      <w:r>
        <w:rPr>
          <w:rFonts w:asciiTheme="minorHAnsi" w:hAnsiTheme="minorHAnsi" w:cstheme="minorHAnsi"/>
          <w:sz w:val="20"/>
          <w:szCs w:val="20"/>
        </w:rPr>
        <w:t xml:space="preserve">for which </w:t>
      </w:r>
      <w:r w:rsidRPr="00361D80">
        <w:rPr>
          <w:rFonts w:asciiTheme="minorHAnsi" w:hAnsiTheme="minorHAnsi" w:cstheme="minorHAnsi"/>
          <w:sz w:val="20"/>
          <w:szCs w:val="20"/>
        </w:rPr>
        <w:t>testing</w:t>
      </w:r>
      <w:r>
        <w:rPr>
          <w:rFonts w:asciiTheme="minorHAnsi" w:hAnsiTheme="minorHAnsi" w:cstheme="minorHAnsi"/>
          <w:sz w:val="20"/>
          <w:szCs w:val="20"/>
        </w:rPr>
        <w:t xml:space="preserve"> is completed</w:t>
      </w:r>
      <w:r w:rsidRPr="00361D80">
        <w:rPr>
          <w:rFonts w:asciiTheme="minorHAnsi" w:hAnsiTheme="minorHAnsi" w:cstheme="minorHAnsi"/>
          <w:sz w:val="20"/>
          <w:szCs w:val="20"/>
        </w:rPr>
        <w:t>.</w:t>
      </w:r>
    </w:p>
    <w:p w14:paraId="73DD51B3" w14:textId="77777777" w:rsidR="00CC7117" w:rsidRPr="00A31C26" w:rsidRDefault="00CC7117" w:rsidP="00EF0FDF">
      <w:pPr>
        <w:pStyle w:val="Heading2"/>
        <w:numPr>
          <w:ilvl w:val="3"/>
          <w:numId w:val="3"/>
        </w:numPr>
        <w:ind w:left="2502"/>
        <w:jc w:val="both"/>
        <w:rPr>
          <w:rFonts w:asciiTheme="minorHAnsi" w:hAnsiTheme="minorHAnsi" w:cstheme="minorHAnsi"/>
          <w:sz w:val="20"/>
          <w:szCs w:val="20"/>
        </w:rPr>
      </w:pPr>
      <w:bookmarkStart w:id="234" w:name="_Toc169687042"/>
      <w:r w:rsidRPr="00A31C26">
        <w:rPr>
          <w:rFonts w:asciiTheme="minorHAnsi" w:hAnsiTheme="minorHAnsi" w:cstheme="minorHAnsi"/>
          <w:sz w:val="20"/>
          <w:szCs w:val="20"/>
        </w:rPr>
        <w:t>Responsibility</w:t>
      </w:r>
      <w:bookmarkEnd w:id="234"/>
      <w:r w:rsidRPr="00A31C26">
        <w:rPr>
          <w:rFonts w:asciiTheme="minorHAnsi" w:hAnsiTheme="minorHAnsi" w:cstheme="minorHAnsi"/>
          <w:sz w:val="20"/>
          <w:szCs w:val="20"/>
        </w:rPr>
        <w:t xml:space="preserve"> </w:t>
      </w:r>
    </w:p>
    <w:p w14:paraId="0C942D93" w14:textId="77777777" w:rsidR="00361D80" w:rsidRPr="00361D80" w:rsidRDefault="00361D80" w:rsidP="00361D80">
      <w:pPr>
        <w:spacing w:before="100" w:beforeAutospacing="1" w:after="100" w:afterAutospacing="1" w:line="240" w:lineRule="auto"/>
        <w:ind w:left="1440"/>
        <w:rPr>
          <w:rFonts w:asciiTheme="minorHAnsi" w:hAnsiTheme="minorHAnsi" w:cstheme="minorHAnsi"/>
          <w:sz w:val="20"/>
          <w:szCs w:val="20"/>
        </w:rPr>
      </w:pPr>
      <w:commentRangeStart w:id="235"/>
      <w:commentRangeStart w:id="236"/>
      <w:r w:rsidRPr="00361D80">
        <w:rPr>
          <w:rFonts w:asciiTheme="minorHAnsi" w:hAnsiTheme="minorHAnsi" w:cstheme="minorHAnsi"/>
          <w:sz w:val="20"/>
          <w:szCs w:val="20"/>
        </w:rPr>
        <w:t>Coforge</w:t>
      </w:r>
      <w:commentRangeEnd w:id="235"/>
      <w:r w:rsidR="00FB3782">
        <w:rPr>
          <w:rStyle w:val="CommentReference"/>
        </w:rPr>
        <w:commentReference w:id="235"/>
      </w:r>
      <w:commentRangeEnd w:id="236"/>
      <w:r w:rsidR="00CF7543">
        <w:rPr>
          <w:rStyle w:val="CommentReference"/>
        </w:rPr>
        <w:commentReference w:id="236"/>
      </w:r>
      <w:r w:rsidRPr="00361D80">
        <w:rPr>
          <w:rFonts w:asciiTheme="minorHAnsi" w:hAnsiTheme="minorHAnsi" w:cstheme="minorHAnsi"/>
          <w:sz w:val="20"/>
          <w:szCs w:val="20"/>
        </w:rPr>
        <w:t xml:space="preserve"> QA team will be responsible for the Regression testing in each sprint and will cover the listed activities:</w:t>
      </w:r>
    </w:p>
    <w:p w14:paraId="2BA52976" w14:textId="77777777" w:rsidR="00361D80" w:rsidRPr="00361D80" w:rsidRDefault="00042096">
      <w:pPr>
        <w:pStyle w:val="List"/>
        <w:numPr>
          <w:ilvl w:val="0"/>
          <w:numId w:val="49"/>
        </w:numPr>
        <w:tabs>
          <w:tab w:val="left" w:pos="851"/>
        </w:tabs>
        <w:spacing w:before="120" w:after="240"/>
        <w:jc w:val="both"/>
        <w:rPr>
          <w:rFonts w:asciiTheme="minorHAnsi" w:hAnsiTheme="minorHAnsi" w:cstheme="minorHAnsi"/>
          <w:sz w:val="20"/>
          <w:szCs w:val="20"/>
        </w:rPr>
        <w:pPrChange w:id="237" w:author="Tim Pauley" w:date="2024-06-19T21:57:00Z" w16du:dateUtc="2024-06-20T01:5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Both Manual and Automation Regression testing will be performed for each sprint.</w:t>
      </w:r>
      <w:r w:rsidR="00361D80" w:rsidRPr="00361D80">
        <w:rPr>
          <w:rFonts w:asciiTheme="minorHAnsi" w:hAnsiTheme="minorHAnsi" w:cstheme="minorHAnsi"/>
          <w:sz w:val="20"/>
          <w:szCs w:val="20"/>
        </w:rPr>
        <w:t xml:space="preserve"> Team will adhere to Coforge regression testing </w:t>
      </w:r>
      <w:r w:rsidR="003D4B34" w:rsidRPr="00361D80">
        <w:rPr>
          <w:rFonts w:asciiTheme="minorHAnsi" w:hAnsiTheme="minorHAnsi" w:cstheme="minorHAnsi"/>
          <w:sz w:val="20"/>
          <w:szCs w:val="20"/>
        </w:rPr>
        <w:t>practices.</w:t>
      </w:r>
    </w:p>
    <w:p w14:paraId="7A344B29" w14:textId="228C1191" w:rsidR="00361D80" w:rsidRPr="00361D80" w:rsidRDefault="00361D80">
      <w:pPr>
        <w:pStyle w:val="List"/>
        <w:numPr>
          <w:ilvl w:val="0"/>
          <w:numId w:val="49"/>
        </w:numPr>
        <w:tabs>
          <w:tab w:val="left" w:pos="851"/>
        </w:tabs>
        <w:spacing w:before="120" w:after="240"/>
        <w:jc w:val="both"/>
        <w:rPr>
          <w:rFonts w:asciiTheme="minorHAnsi" w:hAnsiTheme="minorHAnsi" w:cstheme="minorHAnsi"/>
          <w:sz w:val="20"/>
          <w:szCs w:val="20"/>
        </w:rPr>
        <w:pPrChange w:id="238" w:author="Tim Pauley" w:date="2024-06-19T21:57:00Z" w16du:dateUtc="2024-06-20T01:57:00Z">
          <w:pPr>
            <w:pStyle w:val="List"/>
            <w:numPr>
              <w:numId w:val="20"/>
            </w:numPr>
            <w:tabs>
              <w:tab w:val="left" w:pos="851"/>
            </w:tabs>
            <w:spacing w:before="120" w:after="240"/>
            <w:ind w:left="1778" w:hanging="360"/>
            <w:jc w:val="both"/>
          </w:pPr>
        </w:pPrChange>
      </w:pPr>
      <w:r w:rsidRPr="00361D80">
        <w:rPr>
          <w:rFonts w:asciiTheme="minorHAnsi" w:hAnsiTheme="minorHAnsi" w:cstheme="minorHAnsi"/>
          <w:sz w:val="20"/>
          <w:szCs w:val="20"/>
        </w:rPr>
        <w:t xml:space="preserve">Team requires to build the automation framework using </w:t>
      </w:r>
      <w:ins w:id="239" w:author="Tim Pauley" w:date="2024-06-19T21:54:00Z" w16du:dateUtc="2024-06-20T01:54:00Z">
        <w:r w:rsidR="00A50921">
          <w:rPr>
            <w:rFonts w:asciiTheme="minorHAnsi" w:hAnsiTheme="minorHAnsi" w:cstheme="minorHAnsi"/>
            <w:sz w:val="20"/>
            <w:szCs w:val="20"/>
          </w:rPr>
          <w:t>S</w:t>
        </w:r>
      </w:ins>
      <w:del w:id="240" w:author="Tim Pauley" w:date="2024-06-19T21:53:00Z" w16du:dateUtc="2024-06-20T01:53:00Z">
        <w:r w:rsidRPr="00361D80" w:rsidDel="00A50921">
          <w:rPr>
            <w:rFonts w:asciiTheme="minorHAnsi" w:hAnsiTheme="minorHAnsi" w:cstheme="minorHAnsi"/>
            <w:sz w:val="20"/>
            <w:szCs w:val="20"/>
          </w:rPr>
          <w:delText>s</w:delText>
        </w:r>
      </w:del>
      <w:r w:rsidRPr="00361D80">
        <w:rPr>
          <w:rFonts w:asciiTheme="minorHAnsi" w:hAnsiTheme="minorHAnsi" w:cstheme="minorHAnsi"/>
          <w:sz w:val="20"/>
          <w:szCs w:val="20"/>
        </w:rPr>
        <w:t>elenium tool ensuring that framework support:</w:t>
      </w:r>
    </w:p>
    <w:p w14:paraId="4334660C" w14:textId="77777777" w:rsidR="00361D80" w:rsidRPr="00361D80" w:rsidRDefault="00361D80">
      <w:pPr>
        <w:pStyle w:val="List"/>
        <w:numPr>
          <w:ilvl w:val="1"/>
          <w:numId w:val="49"/>
        </w:numPr>
        <w:tabs>
          <w:tab w:val="left" w:pos="851"/>
        </w:tabs>
        <w:spacing w:before="120" w:after="240"/>
        <w:jc w:val="both"/>
        <w:rPr>
          <w:rFonts w:asciiTheme="minorHAnsi" w:hAnsiTheme="minorHAnsi" w:cstheme="minorHAnsi"/>
          <w:sz w:val="20"/>
          <w:szCs w:val="20"/>
        </w:rPr>
        <w:pPrChange w:id="241" w:author="Tim Pauley" w:date="2024-06-19T21:57:00Z" w16du:dateUtc="2024-06-20T01:57:00Z">
          <w:pPr>
            <w:pStyle w:val="List"/>
            <w:numPr>
              <w:ilvl w:val="1"/>
              <w:numId w:val="20"/>
            </w:numPr>
            <w:tabs>
              <w:tab w:val="left" w:pos="851"/>
            </w:tabs>
            <w:spacing w:before="120" w:after="240"/>
            <w:ind w:left="2498" w:hanging="360"/>
            <w:jc w:val="both"/>
          </w:pPr>
        </w:pPrChange>
      </w:pPr>
      <w:r w:rsidRPr="00361D80">
        <w:rPr>
          <w:rFonts w:asciiTheme="minorHAnsi" w:hAnsiTheme="minorHAnsi" w:cstheme="minorHAnsi"/>
          <w:sz w:val="20"/>
          <w:szCs w:val="20"/>
        </w:rPr>
        <w:t>C-PRISM application functional flows</w:t>
      </w:r>
    </w:p>
    <w:p w14:paraId="4C3BA177" w14:textId="77777777" w:rsidR="00361D80" w:rsidRPr="00361D80" w:rsidRDefault="00361D80">
      <w:pPr>
        <w:pStyle w:val="List"/>
        <w:numPr>
          <w:ilvl w:val="1"/>
          <w:numId w:val="49"/>
        </w:numPr>
        <w:tabs>
          <w:tab w:val="left" w:pos="851"/>
        </w:tabs>
        <w:spacing w:before="120" w:after="240"/>
        <w:jc w:val="both"/>
        <w:rPr>
          <w:rFonts w:asciiTheme="minorHAnsi" w:hAnsiTheme="minorHAnsi" w:cstheme="minorHAnsi"/>
          <w:sz w:val="20"/>
          <w:szCs w:val="20"/>
        </w:rPr>
        <w:pPrChange w:id="242" w:author="Tim Pauley" w:date="2024-06-19T21:57:00Z" w16du:dateUtc="2024-06-20T01:57:00Z">
          <w:pPr>
            <w:pStyle w:val="List"/>
            <w:numPr>
              <w:ilvl w:val="1"/>
              <w:numId w:val="20"/>
            </w:numPr>
            <w:tabs>
              <w:tab w:val="left" w:pos="851"/>
            </w:tabs>
            <w:spacing w:before="120" w:after="240"/>
            <w:ind w:left="2498" w:hanging="360"/>
            <w:jc w:val="both"/>
          </w:pPr>
        </w:pPrChange>
      </w:pPr>
      <w:r w:rsidRPr="00361D80">
        <w:rPr>
          <w:rFonts w:asciiTheme="minorHAnsi" w:hAnsiTheme="minorHAnsi" w:cstheme="minorHAnsi"/>
          <w:sz w:val="20"/>
          <w:szCs w:val="20"/>
        </w:rPr>
        <w:t>Regression testing, Build verification testing (BVT)</w:t>
      </w:r>
    </w:p>
    <w:p w14:paraId="26AE3A88" w14:textId="77777777" w:rsidR="00361D80" w:rsidRDefault="00361D80">
      <w:pPr>
        <w:pStyle w:val="List"/>
        <w:numPr>
          <w:ilvl w:val="1"/>
          <w:numId w:val="49"/>
        </w:numPr>
        <w:tabs>
          <w:tab w:val="left" w:pos="851"/>
        </w:tabs>
        <w:spacing w:before="120" w:after="240"/>
        <w:jc w:val="both"/>
        <w:rPr>
          <w:rFonts w:asciiTheme="minorHAnsi" w:hAnsiTheme="minorHAnsi" w:cstheme="minorHAnsi"/>
          <w:sz w:val="20"/>
          <w:szCs w:val="20"/>
        </w:rPr>
        <w:pPrChange w:id="243" w:author="Tim Pauley" w:date="2024-06-19T21:57:00Z" w16du:dateUtc="2024-06-20T01:57:00Z">
          <w:pPr>
            <w:pStyle w:val="List"/>
            <w:numPr>
              <w:ilvl w:val="1"/>
              <w:numId w:val="20"/>
            </w:numPr>
            <w:tabs>
              <w:tab w:val="left" w:pos="851"/>
            </w:tabs>
            <w:spacing w:before="120" w:after="240"/>
            <w:ind w:left="2498" w:hanging="360"/>
            <w:jc w:val="both"/>
          </w:pPr>
        </w:pPrChange>
      </w:pPr>
      <w:r w:rsidRPr="00361D80">
        <w:rPr>
          <w:rFonts w:asciiTheme="minorHAnsi" w:hAnsiTheme="minorHAnsi" w:cstheme="minorHAnsi"/>
          <w:sz w:val="20"/>
          <w:szCs w:val="20"/>
        </w:rPr>
        <w:t>Multiple test environments like Stage-1, Stage-2.</w:t>
      </w:r>
    </w:p>
    <w:p w14:paraId="05084741" w14:textId="70CABAFA" w:rsidR="00E81E31" w:rsidRDefault="00E81E31">
      <w:pPr>
        <w:pStyle w:val="List"/>
        <w:numPr>
          <w:ilvl w:val="0"/>
          <w:numId w:val="49"/>
        </w:numPr>
        <w:tabs>
          <w:tab w:val="left" w:pos="851"/>
        </w:tabs>
        <w:spacing w:before="120" w:after="240"/>
        <w:jc w:val="both"/>
        <w:rPr>
          <w:rFonts w:asciiTheme="minorHAnsi" w:hAnsiTheme="minorHAnsi" w:cstheme="minorHAnsi"/>
          <w:sz w:val="20"/>
          <w:szCs w:val="20"/>
        </w:rPr>
        <w:pPrChange w:id="244" w:author="Tim Pauley" w:date="2024-06-19T21:57:00Z" w16du:dateUtc="2024-06-20T01:5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Critical and common flows will be automated rather than 100% automation to ensure effective coverage</w:t>
      </w:r>
      <w:ins w:id="245" w:author="Tim Pauley" w:date="2024-06-19T21:56:00Z" w16du:dateUtc="2024-06-20T01:56:00Z">
        <w:r w:rsidR="00A50921">
          <w:rPr>
            <w:rFonts w:asciiTheme="minorHAnsi" w:hAnsiTheme="minorHAnsi" w:cstheme="minorHAnsi"/>
            <w:sz w:val="20"/>
            <w:szCs w:val="20"/>
          </w:rPr>
          <w:t>.  Those will include:</w:t>
        </w:r>
      </w:ins>
      <w:del w:id="246" w:author="Tim Pauley" w:date="2024-06-19T21:56:00Z" w16du:dateUtc="2024-06-20T01:56:00Z">
        <w:r w:rsidDel="00A50921">
          <w:rPr>
            <w:rFonts w:asciiTheme="minorHAnsi" w:hAnsiTheme="minorHAnsi" w:cstheme="minorHAnsi"/>
            <w:sz w:val="20"/>
            <w:szCs w:val="20"/>
          </w:rPr>
          <w:delText xml:space="preserve"> and </w:delText>
        </w:r>
        <w:commentRangeStart w:id="247"/>
        <w:commentRangeStart w:id="248"/>
        <w:r w:rsidDel="00A50921">
          <w:rPr>
            <w:rFonts w:asciiTheme="minorHAnsi" w:hAnsiTheme="minorHAnsi" w:cstheme="minorHAnsi"/>
            <w:sz w:val="20"/>
            <w:szCs w:val="20"/>
          </w:rPr>
          <w:delText>ROI</w:delText>
        </w:r>
        <w:r w:rsidR="00993988" w:rsidDel="00A50921">
          <w:rPr>
            <w:rFonts w:asciiTheme="minorHAnsi" w:hAnsiTheme="minorHAnsi" w:cstheme="minorHAnsi"/>
            <w:sz w:val="20"/>
            <w:szCs w:val="20"/>
          </w:rPr>
          <w:delText xml:space="preserve"> </w:delText>
        </w:r>
        <w:commentRangeEnd w:id="247"/>
        <w:r w:rsidR="00A50921" w:rsidDel="00A50921">
          <w:rPr>
            <w:rStyle w:val="CommentReference"/>
          </w:rPr>
          <w:commentReference w:id="247"/>
        </w:r>
      </w:del>
      <w:commentRangeEnd w:id="248"/>
      <w:r w:rsidR="00CF7543">
        <w:rPr>
          <w:rStyle w:val="CommentReference"/>
        </w:rPr>
        <w:commentReference w:id="248"/>
      </w:r>
      <w:del w:id="249" w:author="Tim Pauley" w:date="2024-06-19T21:56:00Z" w16du:dateUtc="2024-06-20T01:56:00Z">
        <w:r w:rsidR="00993988" w:rsidDel="00A50921">
          <w:rPr>
            <w:rFonts w:asciiTheme="minorHAnsi" w:hAnsiTheme="minorHAnsi" w:cstheme="minorHAnsi"/>
            <w:sz w:val="20"/>
            <w:szCs w:val="20"/>
          </w:rPr>
          <w:delText>and cover following:</w:delText>
        </w:r>
      </w:del>
    </w:p>
    <w:p w14:paraId="29A245E8" w14:textId="77777777" w:rsidR="00993988" w:rsidRPr="00361D80" w:rsidRDefault="00993988">
      <w:pPr>
        <w:pStyle w:val="List"/>
        <w:numPr>
          <w:ilvl w:val="1"/>
          <w:numId w:val="49"/>
        </w:numPr>
        <w:tabs>
          <w:tab w:val="left" w:pos="851"/>
        </w:tabs>
        <w:spacing w:before="120" w:after="240"/>
        <w:jc w:val="both"/>
        <w:rPr>
          <w:rFonts w:asciiTheme="minorHAnsi" w:hAnsiTheme="minorHAnsi" w:cstheme="minorHAnsi"/>
          <w:sz w:val="20"/>
          <w:szCs w:val="20"/>
        </w:rPr>
        <w:pPrChange w:id="250" w:author="Tim Pauley" w:date="2024-06-19T21:57:00Z" w16du:dateUtc="2024-06-20T01:57:00Z">
          <w:pPr>
            <w:pStyle w:val="List"/>
            <w:numPr>
              <w:ilvl w:val="1"/>
              <w:numId w:val="20"/>
            </w:numPr>
            <w:tabs>
              <w:tab w:val="left" w:pos="851"/>
            </w:tabs>
            <w:spacing w:before="120" w:after="240"/>
            <w:ind w:left="2498" w:hanging="360"/>
            <w:jc w:val="both"/>
          </w:pPr>
        </w:pPrChange>
      </w:pPr>
      <w:r w:rsidRPr="00361D80">
        <w:rPr>
          <w:rFonts w:asciiTheme="minorHAnsi" w:hAnsiTheme="minorHAnsi" w:cstheme="minorHAnsi"/>
          <w:sz w:val="20"/>
          <w:szCs w:val="20"/>
        </w:rPr>
        <w:t>Create Standard Pricing Program</w:t>
      </w:r>
    </w:p>
    <w:p w14:paraId="51609F16" w14:textId="77777777" w:rsidR="00993988" w:rsidRPr="00361D80" w:rsidRDefault="00993988">
      <w:pPr>
        <w:pStyle w:val="List"/>
        <w:numPr>
          <w:ilvl w:val="1"/>
          <w:numId w:val="49"/>
        </w:numPr>
        <w:tabs>
          <w:tab w:val="left" w:pos="851"/>
        </w:tabs>
        <w:spacing w:before="120" w:after="240"/>
        <w:jc w:val="both"/>
        <w:rPr>
          <w:rFonts w:asciiTheme="minorHAnsi" w:hAnsiTheme="minorHAnsi" w:cstheme="minorHAnsi"/>
          <w:sz w:val="20"/>
          <w:szCs w:val="20"/>
        </w:rPr>
        <w:pPrChange w:id="251" w:author="Tim Pauley" w:date="2024-06-19T21:57:00Z" w16du:dateUtc="2024-06-20T01:57:00Z">
          <w:pPr>
            <w:pStyle w:val="List"/>
            <w:numPr>
              <w:ilvl w:val="1"/>
              <w:numId w:val="20"/>
            </w:numPr>
            <w:tabs>
              <w:tab w:val="left" w:pos="851"/>
            </w:tabs>
            <w:spacing w:before="120" w:after="240"/>
            <w:ind w:left="2498" w:hanging="360"/>
            <w:jc w:val="both"/>
          </w:pPr>
        </w:pPrChange>
      </w:pPr>
      <w:r w:rsidRPr="00361D80">
        <w:rPr>
          <w:rFonts w:asciiTheme="minorHAnsi" w:hAnsiTheme="minorHAnsi" w:cstheme="minorHAnsi"/>
          <w:sz w:val="20"/>
          <w:szCs w:val="20"/>
        </w:rPr>
        <w:t>Account search and creation of Pricing Program Type</w:t>
      </w:r>
    </w:p>
    <w:p w14:paraId="02C3E59D" w14:textId="77777777" w:rsidR="00993988" w:rsidRPr="00361D80" w:rsidRDefault="00993988">
      <w:pPr>
        <w:pStyle w:val="List"/>
        <w:numPr>
          <w:ilvl w:val="1"/>
          <w:numId w:val="49"/>
        </w:numPr>
        <w:tabs>
          <w:tab w:val="left" w:pos="851"/>
        </w:tabs>
        <w:spacing w:before="120" w:after="240"/>
        <w:jc w:val="both"/>
        <w:rPr>
          <w:rFonts w:asciiTheme="minorHAnsi" w:hAnsiTheme="minorHAnsi" w:cstheme="minorHAnsi"/>
          <w:sz w:val="20"/>
          <w:szCs w:val="20"/>
        </w:rPr>
        <w:pPrChange w:id="252" w:author="Tim Pauley" w:date="2024-06-19T21:57:00Z" w16du:dateUtc="2024-06-20T01:57:00Z">
          <w:pPr>
            <w:pStyle w:val="List"/>
            <w:numPr>
              <w:ilvl w:val="1"/>
              <w:numId w:val="20"/>
            </w:numPr>
            <w:tabs>
              <w:tab w:val="left" w:pos="851"/>
            </w:tabs>
            <w:spacing w:before="120" w:after="240"/>
            <w:ind w:left="2498" w:hanging="360"/>
            <w:jc w:val="both"/>
          </w:pPr>
        </w:pPrChange>
      </w:pPr>
      <w:r w:rsidRPr="00361D80">
        <w:rPr>
          <w:rFonts w:asciiTheme="minorHAnsi" w:hAnsiTheme="minorHAnsi" w:cstheme="minorHAnsi"/>
          <w:sz w:val="20"/>
          <w:szCs w:val="20"/>
        </w:rPr>
        <w:t>Creation of Pricing program for all calculation methods</w:t>
      </w:r>
    </w:p>
    <w:p w14:paraId="304C6A9D" w14:textId="77777777" w:rsidR="00993988" w:rsidRPr="00361D80" w:rsidRDefault="00993988">
      <w:pPr>
        <w:pStyle w:val="List"/>
        <w:numPr>
          <w:ilvl w:val="1"/>
          <w:numId w:val="49"/>
        </w:numPr>
        <w:tabs>
          <w:tab w:val="left" w:pos="851"/>
        </w:tabs>
        <w:spacing w:before="120" w:after="240"/>
        <w:jc w:val="both"/>
        <w:rPr>
          <w:rFonts w:asciiTheme="minorHAnsi" w:hAnsiTheme="minorHAnsi" w:cstheme="minorHAnsi"/>
          <w:sz w:val="20"/>
          <w:szCs w:val="20"/>
        </w:rPr>
        <w:pPrChange w:id="253" w:author="Tim Pauley" w:date="2024-06-19T21:57:00Z" w16du:dateUtc="2024-06-20T01:57:00Z">
          <w:pPr>
            <w:pStyle w:val="List"/>
            <w:numPr>
              <w:ilvl w:val="1"/>
              <w:numId w:val="20"/>
            </w:numPr>
            <w:tabs>
              <w:tab w:val="left" w:pos="851"/>
            </w:tabs>
            <w:spacing w:before="120" w:after="240"/>
            <w:ind w:left="2498" w:hanging="360"/>
            <w:jc w:val="both"/>
          </w:pPr>
        </w:pPrChange>
      </w:pPr>
      <w:commentRangeStart w:id="254"/>
      <w:r w:rsidRPr="00361D80">
        <w:rPr>
          <w:rFonts w:asciiTheme="minorHAnsi" w:hAnsiTheme="minorHAnsi" w:cstheme="minorHAnsi"/>
          <w:sz w:val="20"/>
          <w:szCs w:val="20"/>
        </w:rPr>
        <w:t>Business critical scenarios.</w:t>
      </w:r>
      <w:commentRangeEnd w:id="254"/>
      <w:r w:rsidR="00A50921">
        <w:rPr>
          <w:rStyle w:val="CommentReference"/>
        </w:rPr>
        <w:commentReference w:id="254"/>
      </w:r>
    </w:p>
    <w:p w14:paraId="7EA2D3D0" w14:textId="77777777" w:rsidR="00993988" w:rsidRPr="00361D80" w:rsidRDefault="00993988">
      <w:pPr>
        <w:pStyle w:val="List"/>
        <w:numPr>
          <w:ilvl w:val="1"/>
          <w:numId w:val="49"/>
        </w:numPr>
        <w:tabs>
          <w:tab w:val="left" w:pos="851"/>
        </w:tabs>
        <w:spacing w:before="120" w:after="240"/>
        <w:jc w:val="both"/>
        <w:rPr>
          <w:rFonts w:asciiTheme="minorHAnsi" w:hAnsiTheme="minorHAnsi" w:cstheme="minorHAnsi"/>
          <w:sz w:val="20"/>
          <w:szCs w:val="20"/>
        </w:rPr>
        <w:pPrChange w:id="255" w:author="Tim Pauley" w:date="2024-06-19T21:57:00Z" w16du:dateUtc="2024-06-20T01:57:00Z">
          <w:pPr>
            <w:pStyle w:val="List"/>
            <w:numPr>
              <w:ilvl w:val="1"/>
              <w:numId w:val="20"/>
            </w:numPr>
            <w:tabs>
              <w:tab w:val="left" w:pos="851"/>
            </w:tabs>
            <w:spacing w:before="120" w:after="240"/>
            <w:ind w:left="2498" w:hanging="360"/>
            <w:jc w:val="both"/>
          </w:pPr>
        </w:pPrChange>
      </w:pPr>
      <w:r w:rsidRPr="00361D80">
        <w:rPr>
          <w:rFonts w:asciiTheme="minorHAnsi" w:hAnsiTheme="minorHAnsi" w:cstheme="minorHAnsi"/>
          <w:sz w:val="20"/>
          <w:szCs w:val="20"/>
        </w:rPr>
        <w:t>Integration functional flows</w:t>
      </w:r>
    </w:p>
    <w:p w14:paraId="47A4CE0B" w14:textId="77777777" w:rsidR="00E81E31" w:rsidRPr="00361D80" w:rsidRDefault="003A469C">
      <w:pPr>
        <w:pStyle w:val="List"/>
        <w:numPr>
          <w:ilvl w:val="0"/>
          <w:numId w:val="49"/>
        </w:numPr>
        <w:tabs>
          <w:tab w:val="left" w:pos="851"/>
        </w:tabs>
        <w:spacing w:before="120" w:after="240"/>
        <w:jc w:val="both"/>
        <w:rPr>
          <w:rFonts w:asciiTheme="minorHAnsi" w:hAnsiTheme="minorHAnsi" w:cstheme="minorHAnsi"/>
          <w:sz w:val="20"/>
          <w:szCs w:val="20"/>
        </w:rPr>
        <w:pPrChange w:id="256" w:author="Tim Pauley" w:date="2024-06-19T21:57:00Z" w16du:dateUtc="2024-06-20T01:5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 xml:space="preserve">Manual and Automated </w:t>
      </w:r>
      <w:r w:rsidR="00E81E31">
        <w:rPr>
          <w:rFonts w:asciiTheme="minorHAnsi" w:hAnsiTheme="minorHAnsi" w:cstheme="minorHAnsi"/>
          <w:sz w:val="20"/>
          <w:szCs w:val="20"/>
        </w:rPr>
        <w:t>Regression Test Cases</w:t>
      </w:r>
      <w:r>
        <w:rPr>
          <w:rFonts w:asciiTheme="minorHAnsi" w:hAnsiTheme="minorHAnsi" w:cstheme="minorHAnsi"/>
          <w:sz w:val="20"/>
          <w:szCs w:val="20"/>
        </w:rPr>
        <w:t xml:space="preserve"> / Scripts </w:t>
      </w:r>
      <w:r w:rsidR="00E81E31">
        <w:rPr>
          <w:rFonts w:asciiTheme="minorHAnsi" w:hAnsiTheme="minorHAnsi" w:cstheme="minorHAnsi"/>
          <w:sz w:val="20"/>
          <w:szCs w:val="20"/>
        </w:rPr>
        <w:t>for each sprint will be identified from the Test Case Repository maintained in ADO</w:t>
      </w:r>
      <w:r w:rsidR="00E81E31" w:rsidRPr="00361D80">
        <w:rPr>
          <w:rFonts w:asciiTheme="minorHAnsi" w:hAnsiTheme="minorHAnsi" w:cstheme="minorHAnsi"/>
          <w:sz w:val="20"/>
          <w:szCs w:val="20"/>
        </w:rPr>
        <w:t>.</w:t>
      </w:r>
    </w:p>
    <w:p w14:paraId="18816306" w14:textId="77777777" w:rsidR="00361D80" w:rsidRPr="00361D80" w:rsidRDefault="00361D80">
      <w:pPr>
        <w:pStyle w:val="List"/>
        <w:numPr>
          <w:ilvl w:val="0"/>
          <w:numId w:val="49"/>
        </w:numPr>
        <w:tabs>
          <w:tab w:val="left" w:pos="851"/>
        </w:tabs>
        <w:spacing w:before="120" w:after="240"/>
        <w:jc w:val="both"/>
        <w:rPr>
          <w:rFonts w:asciiTheme="minorHAnsi" w:hAnsiTheme="minorHAnsi" w:cstheme="minorHAnsi"/>
          <w:sz w:val="20"/>
          <w:szCs w:val="20"/>
        </w:rPr>
        <w:pPrChange w:id="257" w:author="Tim Pauley" w:date="2024-06-19T21:57:00Z" w16du:dateUtc="2024-06-20T01:57:00Z">
          <w:pPr>
            <w:pStyle w:val="List"/>
            <w:numPr>
              <w:numId w:val="20"/>
            </w:numPr>
            <w:tabs>
              <w:tab w:val="left" w:pos="851"/>
            </w:tabs>
            <w:spacing w:before="120" w:after="240"/>
            <w:ind w:left="1778" w:hanging="360"/>
            <w:jc w:val="both"/>
          </w:pPr>
        </w:pPrChange>
      </w:pPr>
      <w:r w:rsidRPr="00361D80">
        <w:rPr>
          <w:rFonts w:asciiTheme="minorHAnsi" w:hAnsiTheme="minorHAnsi" w:cstheme="minorHAnsi"/>
          <w:sz w:val="20"/>
          <w:szCs w:val="20"/>
        </w:rPr>
        <w:t xml:space="preserve">Identification </w:t>
      </w:r>
      <w:r w:rsidR="003A469C">
        <w:rPr>
          <w:rFonts w:asciiTheme="minorHAnsi" w:hAnsiTheme="minorHAnsi" w:cstheme="minorHAnsi"/>
          <w:sz w:val="20"/>
          <w:szCs w:val="20"/>
        </w:rPr>
        <w:t>/</w:t>
      </w:r>
      <w:r w:rsidRPr="00361D80">
        <w:rPr>
          <w:rFonts w:asciiTheme="minorHAnsi" w:hAnsiTheme="minorHAnsi" w:cstheme="minorHAnsi"/>
          <w:sz w:val="20"/>
          <w:szCs w:val="20"/>
        </w:rPr>
        <w:t xml:space="preserve"> creation of test data requirement for successful execution.</w:t>
      </w:r>
    </w:p>
    <w:p w14:paraId="36C0ADA7" w14:textId="77777777" w:rsidR="00361D80" w:rsidRDefault="003A469C">
      <w:pPr>
        <w:pStyle w:val="List"/>
        <w:numPr>
          <w:ilvl w:val="0"/>
          <w:numId w:val="49"/>
        </w:numPr>
        <w:tabs>
          <w:tab w:val="left" w:pos="851"/>
        </w:tabs>
        <w:spacing w:before="120" w:after="240"/>
        <w:jc w:val="both"/>
        <w:rPr>
          <w:rFonts w:asciiTheme="minorHAnsi" w:hAnsiTheme="minorHAnsi" w:cstheme="minorHAnsi"/>
          <w:sz w:val="20"/>
          <w:szCs w:val="20"/>
        </w:rPr>
        <w:pPrChange w:id="258" w:author="Tim Pauley" w:date="2024-06-19T21:57:00Z" w16du:dateUtc="2024-06-20T01:5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C</w:t>
      </w:r>
      <w:r w:rsidR="00361D80" w:rsidRPr="00361D80">
        <w:rPr>
          <w:rFonts w:asciiTheme="minorHAnsi" w:hAnsiTheme="minorHAnsi" w:cstheme="minorHAnsi"/>
          <w:sz w:val="20"/>
          <w:szCs w:val="20"/>
        </w:rPr>
        <w:t>ontinuous regression execution</w:t>
      </w:r>
      <w:r>
        <w:rPr>
          <w:rFonts w:asciiTheme="minorHAnsi" w:hAnsiTheme="minorHAnsi" w:cstheme="minorHAnsi"/>
          <w:sz w:val="20"/>
          <w:szCs w:val="20"/>
        </w:rPr>
        <w:t xml:space="preserve"> (Manual + Automation)</w:t>
      </w:r>
      <w:r w:rsidR="00361D80" w:rsidRPr="00361D80">
        <w:rPr>
          <w:rFonts w:asciiTheme="minorHAnsi" w:hAnsiTheme="minorHAnsi" w:cstheme="minorHAnsi"/>
          <w:sz w:val="20"/>
          <w:szCs w:val="20"/>
        </w:rPr>
        <w:t xml:space="preserve"> in QA environment (Stage-1)</w:t>
      </w:r>
      <w:r>
        <w:rPr>
          <w:rFonts w:asciiTheme="minorHAnsi" w:hAnsiTheme="minorHAnsi" w:cstheme="minorHAnsi"/>
          <w:sz w:val="20"/>
          <w:szCs w:val="20"/>
        </w:rPr>
        <w:t xml:space="preserve"> for each sprint</w:t>
      </w:r>
      <w:r w:rsidR="00361D80" w:rsidRPr="00361D80">
        <w:rPr>
          <w:rFonts w:asciiTheme="minorHAnsi" w:hAnsiTheme="minorHAnsi" w:cstheme="minorHAnsi"/>
          <w:sz w:val="20"/>
          <w:szCs w:val="20"/>
        </w:rPr>
        <w:t>.</w:t>
      </w:r>
    </w:p>
    <w:p w14:paraId="18D2BCA8" w14:textId="68E840B6" w:rsidR="003A469C" w:rsidRPr="003E69FF" w:rsidRDefault="003A469C">
      <w:pPr>
        <w:pStyle w:val="List"/>
        <w:numPr>
          <w:ilvl w:val="0"/>
          <w:numId w:val="49"/>
        </w:numPr>
        <w:spacing w:before="120" w:after="240"/>
        <w:jc w:val="both"/>
        <w:rPr>
          <w:rFonts w:asciiTheme="minorHAnsi" w:hAnsiTheme="minorHAnsi" w:cstheme="minorHAnsi"/>
          <w:sz w:val="20"/>
          <w:szCs w:val="20"/>
        </w:rPr>
        <w:pPrChange w:id="259" w:author="Tim Pauley" w:date="2024-06-19T21:57:00Z" w16du:dateUtc="2024-06-20T01:57:00Z">
          <w:pPr>
            <w:pStyle w:val="List"/>
            <w:numPr>
              <w:numId w:val="20"/>
            </w:numPr>
            <w:spacing w:before="120" w:after="240"/>
            <w:ind w:left="1778" w:hanging="360"/>
            <w:jc w:val="both"/>
          </w:pPr>
        </w:pPrChange>
      </w:pPr>
      <w:r>
        <w:rPr>
          <w:rFonts w:asciiTheme="minorHAnsi" w:hAnsiTheme="minorHAnsi" w:cstheme="minorHAnsi"/>
          <w:sz w:val="20"/>
          <w:szCs w:val="20"/>
        </w:rPr>
        <w:t xml:space="preserve">Participate in </w:t>
      </w:r>
      <w:ins w:id="260" w:author="Tim Pauley" w:date="2024-06-19T21:57:00Z" w16du:dateUtc="2024-06-20T01:57:00Z">
        <w:r w:rsidR="00A50921">
          <w:rPr>
            <w:rFonts w:asciiTheme="minorHAnsi" w:hAnsiTheme="minorHAnsi" w:cstheme="minorHAnsi"/>
            <w:sz w:val="20"/>
            <w:szCs w:val="20"/>
          </w:rPr>
          <w:t>d</w:t>
        </w:r>
      </w:ins>
      <w:del w:id="261" w:author="Tim Pauley" w:date="2024-06-19T21:57:00Z" w16du:dateUtc="2024-06-20T01:57:00Z">
        <w:r w:rsidDel="00A50921">
          <w:rPr>
            <w:rFonts w:asciiTheme="minorHAnsi" w:hAnsiTheme="minorHAnsi" w:cstheme="minorHAnsi"/>
            <w:sz w:val="20"/>
            <w:szCs w:val="20"/>
          </w:rPr>
          <w:delText>D</w:delText>
        </w:r>
      </w:del>
      <w:r>
        <w:rPr>
          <w:rFonts w:asciiTheme="minorHAnsi" w:hAnsiTheme="minorHAnsi" w:cstheme="minorHAnsi"/>
          <w:sz w:val="20"/>
          <w:szCs w:val="20"/>
        </w:rPr>
        <w:t xml:space="preserve">efect triage along with </w:t>
      </w:r>
      <w:r w:rsidR="005E5EA7">
        <w:rPr>
          <w:rFonts w:asciiTheme="minorHAnsi" w:hAnsiTheme="minorHAnsi" w:cstheme="minorHAnsi"/>
          <w:sz w:val="20"/>
          <w:szCs w:val="20"/>
        </w:rPr>
        <w:t>BA</w:t>
      </w:r>
      <w:r>
        <w:rPr>
          <w:rFonts w:asciiTheme="minorHAnsi" w:hAnsiTheme="minorHAnsi" w:cstheme="minorHAnsi"/>
          <w:sz w:val="20"/>
          <w:szCs w:val="20"/>
        </w:rPr>
        <w:t xml:space="preserve"> Team</w:t>
      </w:r>
      <w:r w:rsidRPr="003E69FF">
        <w:rPr>
          <w:rFonts w:asciiTheme="minorHAnsi" w:hAnsiTheme="minorHAnsi" w:cstheme="minorHAnsi"/>
          <w:sz w:val="20"/>
          <w:szCs w:val="20"/>
        </w:rPr>
        <w:t xml:space="preserve"> for appropriate priority and severity </w:t>
      </w:r>
      <w:r>
        <w:rPr>
          <w:rFonts w:asciiTheme="minorHAnsi" w:hAnsiTheme="minorHAnsi" w:cstheme="minorHAnsi"/>
          <w:sz w:val="20"/>
          <w:szCs w:val="20"/>
        </w:rPr>
        <w:t>and status of identified</w:t>
      </w:r>
      <w:r w:rsidRPr="003E69FF">
        <w:rPr>
          <w:rFonts w:asciiTheme="minorHAnsi" w:hAnsiTheme="minorHAnsi" w:cstheme="minorHAnsi"/>
          <w:sz w:val="20"/>
          <w:szCs w:val="20"/>
        </w:rPr>
        <w:t xml:space="preserve"> defect</w:t>
      </w:r>
      <w:r>
        <w:rPr>
          <w:rFonts w:asciiTheme="minorHAnsi" w:hAnsiTheme="minorHAnsi" w:cstheme="minorHAnsi"/>
          <w:sz w:val="20"/>
          <w:szCs w:val="20"/>
        </w:rPr>
        <w:t>s</w:t>
      </w:r>
      <w:r w:rsidRPr="003E69FF">
        <w:rPr>
          <w:rFonts w:asciiTheme="minorHAnsi" w:hAnsiTheme="minorHAnsi" w:cstheme="minorHAnsi"/>
          <w:sz w:val="20"/>
          <w:szCs w:val="20"/>
        </w:rPr>
        <w:t>.</w:t>
      </w:r>
    </w:p>
    <w:p w14:paraId="679C3C77" w14:textId="77777777" w:rsidR="003A469C" w:rsidRPr="00A31C26" w:rsidRDefault="003A469C">
      <w:pPr>
        <w:pStyle w:val="List"/>
        <w:numPr>
          <w:ilvl w:val="0"/>
          <w:numId w:val="49"/>
        </w:numPr>
        <w:spacing w:before="120" w:after="240"/>
        <w:jc w:val="both"/>
        <w:rPr>
          <w:rFonts w:asciiTheme="minorHAnsi" w:hAnsiTheme="minorHAnsi" w:cstheme="minorHAnsi"/>
          <w:sz w:val="20"/>
          <w:szCs w:val="20"/>
        </w:rPr>
        <w:pPrChange w:id="262" w:author="Tim Pauley" w:date="2024-06-19T21:57:00Z" w16du:dateUtc="2024-06-20T01:57:00Z">
          <w:pPr>
            <w:pStyle w:val="List"/>
            <w:numPr>
              <w:numId w:val="20"/>
            </w:numPr>
            <w:spacing w:before="120" w:after="240"/>
            <w:ind w:left="1778" w:hanging="360"/>
            <w:jc w:val="both"/>
          </w:pPr>
        </w:pPrChange>
      </w:pPr>
      <w:r>
        <w:rPr>
          <w:rFonts w:asciiTheme="minorHAnsi" w:hAnsiTheme="minorHAnsi" w:cstheme="minorHAnsi"/>
          <w:sz w:val="20"/>
          <w:szCs w:val="20"/>
        </w:rPr>
        <w:t>Re-testing of the fixed defects.</w:t>
      </w:r>
    </w:p>
    <w:p w14:paraId="6FC88D59" w14:textId="77777777" w:rsidR="003A469C" w:rsidRDefault="003A469C">
      <w:pPr>
        <w:pStyle w:val="List"/>
        <w:numPr>
          <w:ilvl w:val="0"/>
          <w:numId w:val="49"/>
        </w:numPr>
        <w:spacing w:before="120" w:after="240"/>
        <w:jc w:val="both"/>
        <w:rPr>
          <w:rFonts w:asciiTheme="minorHAnsi" w:hAnsiTheme="minorHAnsi" w:cstheme="minorHAnsi"/>
          <w:sz w:val="20"/>
          <w:szCs w:val="20"/>
        </w:rPr>
        <w:pPrChange w:id="263" w:author="Tim Pauley" w:date="2024-06-19T21:57:00Z" w16du:dateUtc="2024-06-20T01:57:00Z">
          <w:pPr>
            <w:pStyle w:val="List"/>
            <w:numPr>
              <w:numId w:val="20"/>
            </w:numPr>
            <w:spacing w:before="120" w:after="240"/>
            <w:ind w:left="1778" w:hanging="360"/>
            <w:jc w:val="both"/>
          </w:pPr>
        </w:pPrChange>
      </w:pPr>
      <w:r>
        <w:rPr>
          <w:rFonts w:asciiTheme="minorHAnsi" w:hAnsiTheme="minorHAnsi" w:cstheme="minorHAnsi"/>
          <w:sz w:val="20"/>
          <w:szCs w:val="20"/>
        </w:rPr>
        <w:t>Test Result and evidence update in ADO Task</w:t>
      </w:r>
    </w:p>
    <w:p w14:paraId="7BE393A7" w14:textId="77777777" w:rsidR="003A469C" w:rsidRPr="00A31C26" w:rsidRDefault="003A469C">
      <w:pPr>
        <w:pStyle w:val="List"/>
        <w:numPr>
          <w:ilvl w:val="0"/>
          <w:numId w:val="49"/>
        </w:numPr>
        <w:tabs>
          <w:tab w:val="left" w:pos="851"/>
        </w:tabs>
        <w:spacing w:before="120" w:after="240"/>
        <w:jc w:val="both"/>
        <w:rPr>
          <w:rFonts w:asciiTheme="minorHAnsi" w:hAnsiTheme="minorHAnsi" w:cstheme="minorHAnsi"/>
          <w:sz w:val="20"/>
          <w:szCs w:val="20"/>
        </w:rPr>
        <w:pPrChange w:id="264" w:author="Tim Pauley" w:date="2024-06-19T21:57:00Z" w16du:dateUtc="2024-06-20T01:57: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Defects logged in Azure DevOps</w:t>
      </w:r>
      <w:del w:id="265" w:author="Tim Pauley" w:date="2024-06-19T21:57:00Z" w16du:dateUtc="2024-06-20T01:57:00Z">
        <w:r w:rsidRPr="00A31C26" w:rsidDel="00A50921">
          <w:rPr>
            <w:rFonts w:asciiTheme="minorHAnsi" w:hAnsiTheme="minorHAnsi" w:cstheme="minorHAnsi"/>
            <w:sz w:val="20"/>
            <w:szCs w:val="20"/>
          </w:rPr>
          <w:delText xml:space="preserve"> </w:delText>
        </w:r>
        <w:r w:rsidR="003D4B34" w:rsidRPr="00A31C26" w:rsidDel="00A50921">
          <w:rPr>
            <w:rFonts w:asciiTheme="minorHAnsi" w:hAnsiTheme="minorHAnsi" w:cstheme="minorHAnsi"/>
            <w:sz w:val="20"/>
            <w:szCs w:val="20"/>
          </w:rPr>
          <w:delText>tool.</w:delText>
        </w:r>
      </w:del>
    </w:p>
    <w:p w14:paraId="64A4657A" w14:textId="77777777" w:rsidR="003A469C" w:rsidRPr="00AB773E" w:rsidRDefault="003A469C" w:rsidP="003A469C">
      <w:pPr>
        <w:pStyle w:val="List"/>
        <w:spacing w:before="120" w:after="240"/>
        <w:jc w:val="both"/>
        <w:rPr>
          <w:rFonts w:asciiTheme="minorHAnsi" w:hAnsiTheme="minorHAnsi" w:cstheme="minorHAnsi"/>
          <w:sz w:val="20"/>
          <w:szCs w:val="20"/>
        </w:rPr>
      </w:pPr>
    </w:p>
    <w:p w14:paraId="11D5E43F" w14:textId="33FDAB13" w:rsidR="00CC7117" w:rsidRPr="00A31C26" w:rsidRDefault="00CC7117" w:rsidP="00EF0FDF">
      <w:pPr>
        <w:pStyle w:val="Heading2"/>
        <w:numPr>
          <w:ilvl w:val="3"/>
          <w:numId w:val="3"/>
        </w:numPr>
        <w:ind w:left="2502"/>
        <w:jc w:val="both"/>
        <w:rPr>
          <w:rFonts w:asciiTheme="minorHAnsi" w:hAnsiTheme="minorHAnsi" w:cstheme="minorHAnsi"/>
          <w:sz w:val="20"/>
          <w:szCs w:val="20"/>
        </w:rPr>
      </w:pPr>
      <w:bookmarkStart w:id="266" w:name="_Toc169687043"/>
      <w:r w:rsidRPr="00A31C26">
        <w:rPr>
          <w:rFonts w:asciiTheme="minorHAnsi" w:hAnsiTheme="minorHAnsi" w:cstheme="minorHAnsi"/>
          <w:sz w:val="20"/>
          <w:szCs w:val="20"/>
        </w:rPr>
        <w:t>Entry</w:t>
      </w:r>
      <w:bookmarkEnd w:id="266"/>
      <w:r w:rsidRPr="00A31C26">
        <w:rPr>
          <w:rFonts w:asciiTheme="minorHAnsi" w:hAnsiTheme="minorHAnsi" w:cstheme="minorHAnsi"/>
          <w:sz w:val="20"/>
          <w:szCs w:val="20"/>
        </w:rPr>
        <w:t xml:space="preserve"> </w:t>
      </w:r>
      <w:ins w:id="267" w:author="Tim Pauley" w:date="2024-06-19T21:59:00Z" w16du:dateUtc="2024-06-20T01:59:00Z">
        <w:r w:rsidR="00FB3782">
          <w:rPr>
            <w:rFonts w:asciiTheme="minorHAnsi" w:hAnsiTheme="minorHAnsi" w:cstheme="minorHAnsi"/>
            <w:sz w:val="20"/>
            <w:szCs w:val="20"/>
          </w:rPr>
          <w:t>C</w:t>
        </w:r>
      </w:ins>
      <w:ins w:id="268" w:author="Tim Pauley" w:date="2024-06-19T22:00:00Z" w16du:dateUtc="2024-06-20T02:00:00Z">
        <w:r w:rsidR="00FB3782">
          <w:rPr>
            <w:rFonts w:asciiTheme="minorHAnsi" w:hAnsiTheme="minorHAnsi" w:cstheme="minorHAnsi"/>
            <w:sz w:val="20"/>
            <w:szCs w:val="20"/>
          </w:rPr>
          <w:t>riteria</w:t>
        </w:r>
      </w:ins>
    </w:p>
    <w:p w14:paraId="55A20014" w14:textId="77777777" w:rsidR="00CC7117" w:rsidRPr="00A31C26" w:rsidRDefault="00CC7117">
      <w:pPr>
        <w:pStyle w:val="List"/>
        <w:numPr>
          <w:ilvl w:val="0"/>
          <w:numId w:val="56"/>
        </w:numPr>
        <w:tabs>
          <w:tab w:val="left" w:pos="851"/>
        </w:tabs>
        <w:spacing w:before="120" w:after="240"/>
        <w:jc w:val="both"/>
        <w:rPr>
          <w:rFonts w:asciiTheme="minorHAnsi" w:hAnsiTheme="minorHAnsi" w:cstheme="minorHAnsi"/>
          <w:sz w:val="20"/>
          <w:szCs w:val="20"/>
        </w:rPr>
        <w:pPrChange w:id="269" w:author="Tim Pauley" w:date="2024-06-19T22:00:00Z" w16du:dateUtc="2024-06-20T02:00: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Functional testing completed with execution of all planned test cases.</w:t>
      </w:r>
    </w:p>
    <w:p w14:paraId="42E9EC23" w14:textId="77777777" w:rsidR="00CC7117" w:rsidRPr="00A31C26" w:rsidRDefault="00CC7117">
      <w:pPr>
        <w:pStyle w:val="List"/>
        <w:numPr>
          <w:ilvl w:val="0"/>
          <w:numId w:val="56"/>
        </w:numPr>
        <w:tabs>
          <w:tab w:val="left" w:pos="851"/>
        </w:tabs>
        <w:spacing w:before="120" w:after="240"/>
        <w:jc w:val="both"/>
        <w:rPr>
          <w:rFonts w:asciiTheme="minorHAnsi" w:hAnsiTheme="minorHAnsi" w:cstheme="minorHAnsi"/>
          <w:sz w:val="20"/>
          <w:szCs w:val="20"/>
        </w:rPr>
        <w:pPrChange w:id="270" w:author="Tim Pauley" w:date="2024-06-19T22:00:00Z" w16du:dateUtc="2024-06-20T02:00: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 xml:space="preserve">Regression </w:t>
      </w:r>
      <w:r w:rsidR="003A469C">
        <w:rPr>
          <w:rFonts w:asciiTheme="minorHAnsi" w:hAnsiTheme="minorHAnsi" w:cstheme="minorHAnsi"/>
          <w:sz w:val="20"/>
          <w:szCs w:val="20"/>
        </w:rPr>
        <w:t>Test Cases are</w:t>
      </w:r>
      <w:r w:rsidRPr="00A31C26">
        <w:rPr>
          <w:rFonts w:asciiTheme="minorHAnsi" w:hAnsiTheme="minorHAnsi" w:cstheme="minorHAnsi"/>
          <w:sz w:val="20"/>
          <w:szCs w:val="20"/>
        </w:rPr>
        <w:t xml:space="preserve"> </w:t>
      </w:r>
      <w:r w:rsidR="003A469C" w:rsidRPr="00A31C26">
        <w:rPr>
          <w:rFonts w:asciiTheme="minorHAnsi" w:hAnsiTheme="minorHAnsi" w:cstheme="minorHAnsi"/>
          <w:sz w:val="20"/>
          <w:szCs w:val="20"/>
        </w:rPr>
        <w:t>identified,</w:t>
      </w:r>
      <w:r w:rsidRPr="00A31C26">
        <w:rPr>
          <w:rFonts w:asciiTheme="minorHAnsi" w:hAnsiTheme="minorHAnsi" w:cstheme="minorHAnsi"/>
          <w:sz w:val="20"/>
          <w:szCs w:val="20"/>
        </w:rPr>
        <w:t xml:space="preserve"> and necessary scripts are in place.</w:t>
      </w:r>
    </w:p>
    <w:p w14:paraId="2314D1A2" w14:textId="77777777" w:rsidR="00CC7117" w:rsidRPr="00A31C26" w:rsidRDefault="00CC7117">
      <w:pPr>
        <w:pStyle w:val="List"/>
        <w:numPr>
          <w:ilvl w:val="0"/>
          <w:numId w:val="56"/>
        </w:numPr>
        <w:tabs>
          <w:tab w:val="left" w:pos="851"/>
        </w:tabs>
        <w:spacing w:before="120" w:after="240"/>
        <w:jc w:val="both"/>
        <w:rPr>
          <w:rFonts w:asciiTheme="minorHAnsi" w:hAnsiTheme="minorHAnsi" w:cstheme="minorHAnsi"/>
          <w:sz w:val="20"/>
          <w:szCs w:val="20"/>
        </w:rPr>
        <w:pPrChange w:id="271" w:author="Tim Pauley" w:date="2024-06-19T22:00:00Z" w16du:dateUtc="2024-06-20T02:00: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Automation framework is up &amp; running to cater newly deployed sprint.</w:t>
      </w:r>
    </w:p>
    <w:p w14:paraId="70BB024D" w14:textId="77777777" w:rsidR="00CC7117" w:rsidRPr="00A31C26" w:rsidRDefault="00CC7117">
      <w:pPr>
        <w:pStyle w:val="List"/>
        <w:numPr>
          <w:ilvl w:val="0"/>
          <w:numId w:val="56"/>
        </w:numPr>
        <w:tabs>
          <w:tab w:val="left" w:pos="851"/>
        </w:tabs>
        <w:spacing w:before="120" w:after="240"/>
        <w:jc w:val="both"/>
        <w:rPr>
          <w:rFonts w:asciiTheme="minorHAnsi" w:hAnsiTheme="minorHAnsi" w:cstheme="minorHAnsi"/>
          <w:sz w:val="20"/>
          <w:szCs w:val="20"/>
        </w:rPr>
        <w:pPrChange w:id="272" w:author="Tim Pauley" w:date="2024-06-19T22:00:00Z" w16du:dateUtc="2024-06-20T02:00: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Test data identification and data creation completed.</w:t>
      </w:r>
    </w:p>
    <w:p w14:paraId="515424A1" w14:textId="2AF29FE6" w:rsidR="00CC7117" w:rsidRPr="00A31C26" w:rsidRDefault="00CC7117" w:rsidP="00EF0FDF">
      <w:pPr>
        <w:pStyle w:val="Heading2"/>
        <w:numPr>
          <w:ilvl w:val="3"/>
          <w:numId w:val="3"/>
        </w:numPr>
        <w:ind w:left="2502"/>
        <w:jc w:val="both"/>
        <w:rPr>
          <w:rFonts w:asciiTheme="minorHAnsi" w:hAnsiTheme="minorHAnsi" w:cstheme="minorHAnsi"/>
          <w:sz w:val="20"/>
          <w:szCs w:val="20"/>
        </w:rPr>
      </w:pPr>
      <w:bookmarkStart w:id="273" w:name="_Toc169687044"/>
      <w:r w:rsidRPr="00A31C26">
        <w:rPr>
          <w:rFonts w:asciiTheme="minorHAnsi" w:hAnsiTheme="minorHAnsi" w:cstheme="minorHAnsi"/>
          <w:sz w:val="20"/>
          <w:szCs w:val="20"/>
        </w:rPr>
        <w:t>Exit</w:t>
      </w:r>
      <w:ins w:id="274" w:author="Tim Pauley" w:date="2024-06-19T22:00:00Z" w16du:dateUtc="2024-06-20T02:00:00Z">
        <w:r w:rsidR="00FB3782">
          <w:rPr>
            <w:rFonts w:asciiTheme="minorHAnsi" w:hAnsiTheme="minorHAnsi" w:cstheme="minorHAnsi"/>
            <w:sz w:val="20"/>
            <w:szCs w:val="20"/>
          </w:rPr>
          <w:t xml:space="preserve"> Criteria</w:t>
        </w:r>
      </w:ins>
      <w:del w:id="275" w:author="Tim Pauley" w:date="2024-06-19T22:00:00Z" w16du:dateUtc="2024-06-20T02:00:00Z">
        <w:r w:rsidRPr="00A31C26" w:rsidDel="00FB3782">
          <w:rPr>
            <w:rFonts w:asciiTheme="minorHAnsi" w:hAnsiTheme="minorHAnsi" w:cstheme="minorHAnsi"/>
            <w:sz w:val="20"/>
            <w:szCs w:val="20"/>
          </w:rPr>
          <w:delText>s</w:delText>
        </w:r>
        <w:bookmarkEnd w:id="273"/>
        <w:r w:rsidRPr="00A31C26" w:rsidDel="00FB3782">
          <w:rPr>
            <w:rFonts w:asciiTheme="minorHAnsi" w:hAnsiTheme="minorHAnsi" w:cstheme="minorHAnsi"/>
            <w:sz w:val="20"/>
            <w:szCs w:val="20"/>
          </w:rPr>
          <w:delText xml:space="preserve"> </w:delText>
        </w:r>
      </w:del>
    </w:p>
    <w:p w14:paraId="240E1A9E" w14:textId="77777777" w:rsidR="00541843" w:rsidRPr="00EA2D1B" w:rsidRDefault="00541843">
      <w:pPr>
        <w:pStyle w:val="List"/>
        <w:numPr>
          <w:ilvl w:val="0"/>
          <w:numId w:val="57"/>
        </w:numPr>
        <w:tabs>
          <w:tab w:val="left" w:pos="851"/>
        </w:tabs>
        <w:spacing w:before="120" w:after="240"/>
        <w:jc w:val="both"/>
        <w:rPr>
          <w:rFonts w:asciiTheme="minorHAnsi" w:hAnsiTheme="minorHAnsi" w:cstheme="minorHAnsi"/>
          <w:sz w:val="20"/>
          <w:szCs w:val="20"/>
        </w:rPr>
        <w:pPrChange w:id="276" w:author="Tim Pauley" w:date="2024-06-19T22:00:00Z" w16du:dateUtc="2024-06-20T02:00:00Z">
          <w:pPr>
            <w:pStyle w:val="List"/>
            <w:numPr>
              <w:numId w:val="20"/>
            </w:numPr>
            <w:tabs>
              <w:tab w:val="left" w:pos="851"/>
            </w:tabs>
            <w:spacing w:before="120" w:after="240"/>
            <w:ind w:left="1778" w:hanging="360"/>
            <w:jc w:val="both"/>
          </w:pPr>
        </w:pPrChange>
      </w:pPr>
      <w:r w:rsidRPr="00EA2D1B">
        <w:rPr>
          <w:rFonts w:asciiTheme="minorHAnsi" w:hAnsiTheme="minorHAnsi" w:cstheme="minorHAnsi"/>
          <w:sz w:val="20"/>
          <w:szCs w:val="20"/>
        </w:rPr>
        <w:t>All planned test cases (automation &amp; manual) executed.</w:t>
      </w:r>
    </w:p>
    <w:p w14:paraId="4C1FE8FA" w14:textId="77777777" w:rsidR="00541843" w:rsidRPr="00EA2D1B" w:rsidRDefault="00541843">
      <w:pPr>
        <w:pStyle w:val="List"/>
        <w:numPr>
          <w:ilvl w:val="0"/>
          <w:numId w:val="57"/>
        </w:numPr>
        <w:tabs>
          <w:tab w:val="left" w:pos="851"/>
        </w:tabs>
        <w:spacing w:before="120" w:after="240"/>
        <w:jc w:val="both"/>
        <w:rPr>
          <w:rFonts w:asciiTheme="minorHAnsi" w:hAnsiTheme="minorHAnsi" w:cstheme="minorHAnsi"/>
          <w:sz w:val="20"/>
          <w:szCs w:val="20"/>
        </w:rPr>
        <w:pPrChange w:id="277" w:author="Tim Pauley" w:date="2024-06-19T22:00:00Z" w16du:dateUtc="2024-06-20T02:00:00Z">
          <w:pPr>
            <w:pStyle w:val="List"/>
            <w:numPr>
              <w:numId w:val="20"/>
            </w:numPr>
            <w:tabs>
              <w:tab w:val="left" w:pos="851"/>
            </w:tabs>
            <w:spacing w:before="120" w:after="240"/>
            <w:ind w:left="1778" w:hanging="360"/>
            <w:jc w:val="both"/>
          </w:pPr>
        </w:pPrChange>
      </w:pPr>
      <w:r w:rsidRPr="00EA2D1B">
        <w:rPr>
          <w:rFonts w:asciiTheme="minorHAnsi" w:hAnsiTheme="minorHAnsi" w:cstheme="minorHAnsi"/>
          <w:sz w:val="20"/>
          <w:szCs w:val="20"/>
        </w:rPr>
        <w:lastRenderedPageBreak/>
        <w:t xml:space="preserve">Test Exit Report must be shared with all stake holders. </w:t>
      </w:r>
    </w:p>
    <w:p w14:paraId="7F39A6E4" w14:textId="77777777" w:rsidR="00541843" w:rsidRPr="00EA2D1B" w:rsidRDefault="00541843">
      <w:pPr>
        <w:pStyle w:val="List"/>
        <w:numPr>
          <w:ilvl w:val="0"/>
          <w:numId w:val="57"/>
        </w:numPr>
        <w:tabs>
          <w:tab w:val="left" w:pos="851"/>
        </w:tabs>
        <w:spacing w:before="120" w:after="240"/>
        <w:jc w:val="both"/>
        <w:rPr>
          <w:rFonts w:asciiTheme="minorHAnsi" w:hAnsiTheme="minorHAnsi" w:cstheme="minorHAnsi"/>
          <w:sz w:val="20"/>
          <w:szCs w:val="20"/>
        </w:rPr>
        <w:pPrChange w:id="278" w:author="Tim Pauley" w:date="2024-06-19T22:00:00Z" w16du:dateUtc="2024-06-20T02:00:00Z">
          <w:pPr>
            <w:pStyle w:val="List"/>
            <w:numPr>
              <w:numId w:val="20"/>
            </w:numPr>
            <w:tabs>
              <w:tab w:val="left" w:pos="851"/>
            </w:tabs>
            <w:spacing w:before="120" w:after="240"/>
            <w:ind w:left="1778" w:hanging="360"/>
            <w:jc w:val="both"/>
          </w:pPr>
        </w:pPrChange>
      </w:pPr>
      <w:r w:rsidRPr="00EA2D1B">
        <w:rPr>
          <w:rFonts w:asciiTheme="minorHAnsi" w:hAnsiTheme="minorHAnsi" w:cstheme="minorHAnsi"/>
          <w:sz w:val="20"/>
          <w:szCs w:val="20"/>
        </w:rPr>
        <w:t xml:space="preserve">All unresolved defects must be discussed with </w:t>
      </w:r>
      <w:r w:rsidR="005E5EA7">
        <w:rPr>
          <w:rFonts w:asciiTheme="minorHAnsi" w:hAnsiTheme="minorHAnsi" w:cstheme="minorHAnsi"/>
          <w:sz w:val="20"/>
          <w:szCs w:val="20"/>
        </w:rPr>
        <w:t>BA</w:t>
      </w:r>
      <w:r w:rsidRPr="00EA2D1B">
        <w:rPr>
          <w:rFonts w:asciiTheme="minorHAnsi" w:hAnsiTheme="minorHAnsi" w:cstheme="minorHAnsi"/>
          <w:sz w:val="20"/>
          <w:szCs w:val="20"/>
        </w:rPr>
        <w:t xml:space="preserve"> and </w:t>
      </w:r>
      <w:r w:rsidR="003D4B34" w:rsidRPr="00EA2D1B">
        <w:rPr>
          <w:rFonts w:asciiTheme="minorHAnsi" w:hAnsiTheme="minorHAnsi" w:cstheme="minorHAnsi"/>
          <w:sz w:val="20"/>
          <w:szCs w:val="20"/>
        </w:rPr>
        <w:t>prioritized.</w:t>
      </w:r>
      <w:r w:rsidRPr="00EA2D1B">
        <w:rPr>
          <w:rFonts w:asciiTheme="minorHAnsi" w:hAnsiTheme="minorHAnsi" w:cstheme="minorHAnsi"/>
          <w:sz w:val="20"/>
          <w:szCs w:val="20"/>
        </w:rPr>
        <w:t xml:space="preserve"> </w:t>
      </w:r>
    </w:p>
    <w:p w14:paraId="61C4847E" w14:textId="77777777" w:rsidR="00CC7117" w:rsidRPr="00A31C26" w:rsidRDefault="00CC7117" w:rsidP="00EF0FDF">
      <w:pPr>
        <w:pStyle w:val="Heading2"/>
        <w:numPr>
          <w:ilvl w:val="3"/>
          <w:numId w:val="3"/>
        </w:numPr>
        <w:ind w:left="2502"/>
        <w:jc w:val="both"/>
        <w:rPr>
          <w:rFonts w:asciiTheme="minorHAnsi" w:hAnsiTheme="minorHAnsi" w:cstheme="minorHAnsi"/>
          <w:sz w:val="20"/>
          <w:szCs w:val="20"/>
        </w:rPr>
      </w:pPr>
      <w:bookmarkStart w:id="279" w:name="_Toc169687045"/>
      <w:r w:rsidRPr="00A31C26">
        <w:rPr>
          <w:rFonts w:asciiTheme="minorHAnsi" w:hAnsiTheme="minorHAnsi" w:cstheme="minorHAnsi"/>
          <w:sz w:val="20"/>
          <w:szCs w:val="20"/>
        </w:rPr>
        <w:t>Suspension Criteria</w:t>
      </w:r>
      <w:bookmarkEnd w:id="279"/>
      <w:r w:rsidRPr="00A31C26">
        <w:rPr>
          <w:rFonts w:asciiTheme="minorHAnsi" w:hAnsiTheme="minorHAnsi" w:cstheme="minorHAnsi"/>
          <w:sz w:val="20"/>
          <w:szCs w:val="20"/>
        </w:rPr>
        <w:t xml:space="preserve"> </w:t>
      </w:r>
    </w:p>
    <w:p w14:paraId="4B1BC5CA" w14:textId="77777777" w:rsidR="00CC7117" w:rsidRPr="00A31C26" w:rsidRDefault="00CC7117">
      <w:pPr>
        <w:pStyle w:val="List"/>
        <w:numPr>
          <w:ilvl w:val="0"/>
          <w:numId w:val="58"/>
        </w:numPr>
        <w:tabs>
          <w:tab w:val="left" w:pos="851"/>
        </w:tabs>
        <w:spacing w:before="120" w:after="240"/>
        <w:jc w:val="both"/>
        <w:rPr>
          <w:rFonts w:asciiTheme="minorHAnsi" w:hAnsiTheme="minorHAnsi" w:cstheme="minorHAnsi"/>
          <w:sz w:val="20"/>
          <w:szCs w:val="20"/>
        </w:rPr>
        <w:pPrChange w:id="280" w:author="Tim Pauley" w:date="2024-06-19T22:01:00Z" w16du:dateUtc="2024-06-20T02:01: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 xml:space="preserve">Application/Subsystems are not available on specified </w:t>
      </w:r>
      <w:r w:rsidR="003D4B34" w:rsidRPr="00A31C26">
        <w:rPr>
          <w:rFonts w:asciiTheme="minorHAnsi" w:hAnsiTheme="minorHAnsi" w:cstheme="minorHAnsi"/>
          <w:sz w:val="20"/>
          <w:szCs w:val="20"/>
        </w:rPr>
        <w:t>schedule.</w:t>
      </w:r>
    </w:p>
    <w:p w14:paraId="037FC56E" w14:textId="77777777" w:rsidR="00CC7117" w:rsidRPr="00A31C26" w:rsidRDefault="00CC7117">
      <w:pPr>
        <w:pStyle w:val="List"/>
        <w:numPr>
          <w:ilvl w:val="0"/>
          <w:numId w:val="58"/>
        </w:numPr>
        <w:tabs>
          <w:tab w:val="left" w:pos="851"/>
        </w:tabs>
        <w:spacing w:before="120" w:after="240"/>
        <w:jc w:val="both"/>
        <w:rPr>
          <w:rFonts w:asciiTheme="minorHAnsi" w:hAnsiTheme="minorHAnsi" w:cstheme="minorHAnsi"/>
          <w:sz w:val="20"/>
          <w:szCs w:val="20"/>
        </w:rPr>
        <w:pPrChange w:id="281" w:author="Tim Pauley" w:date="2024-06-19T22:01:00Z" w16du:dateUtc="2024-06-20T02:01: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 xml:space="preserve">Application does not work or fails to launch, or any showstopper found that does not allow tester to further use the </w:t>
      </w:r>
      <w:r w:rsidR="003D4B34" w:rsidRPr="00A31C26">
        <w:rPr>
          <w:rFonts w:asciiTheme="minorHAnsi" w:hAnsiTheme="minorHAnsi" w:cstheme="minorHAnsi"/>
          <w:sz w:val="20"/>
          <w:szCs w:val="20"/>
        </w:rPr>
        <w:t>system.</w:t>
      </w:r>
    </w:p>
    <w:p w14:paraId="57C5C7C7" w14:textId="77777777" w:rsidR="00CC7117" w:rsidRPr="00A31C26" w:rsidRDefault="00CC7117">
      <w:pPr>
        <w:pStyle w:val="List"/>
        <w:numPr>
          <w:ilvl w:val="0"/>
          <w:numId w:val="58"/>
        </w:numPr>
        <w:tabs>
          <w:tab w:val="left" w:pos="851"/>
        </w:tabs>
        <w:spacing w:before="120" w:after="240"/>
        <w:jc w:val="both"/>
        <w:rPr>
          <w:rFonts w:asciiTheme="minorHAnsi" w:hAnsiTheme="minorHAnsi" w:cstheme="minorHAnsi"/>
          <w:sz w:val="20"/>
          <w:szCs w:val="20"/>
        </w:rPr>
        <w:pPrChange w:id="282" w:author="Tim Pauley" w:date="2024-06-19T22:01:00Z" w16du:dateUtc="2024-06-20T02:01: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 xml:space="preserve">Test resources (Tools and Environments) are not </w:t>
      </w:r>
      <w:r w:rsidR="003D4B34" w:rsidRPr="00A31C26">
        <w:rPr>
          <w:rFonts w:asciiTheme="minorHAnsi" w:hAnsiTheme="minorHAnsi" w:cstheme="minorHAnsi"/>
          <w:sz w:val="20"/>
          <w:szCs w:val="20"/>
        </w:rPr>
        <w:t>available.</w:t>
      </w:r>
    </w:p>
    <w:p w14:paraId="598E0DAF" w14:textId="77777777" w:rsidR="00154B1E" w:rsidRPr="00A31C26" w:rsidRDefault="00154B1E" w:rsidP="00EF0FDF">
      <w:pPr>
        <w:pStyle w:val="Heading2"/>
        <w:numPr>
          <w:ilvl w:val="3"/>
          <w:numId w:val="3"/>
        </w:numPr>
        <w:ind w:left="2502"/>
        <w:jc w:val="both"/>
        <w:rPr>
          <w:rFonts w:asciiTheme="minorHAnsi" w:hAnsiTheme="minorHAnsi" w:cstheme="minorHAnsi"/>
          <w:sz w:val="20"/>
          <w:szCs w:val="20"/>
        </w:rPr>
      </w:pPr>
      <w:bookmarkStart w:id="283" w:name="_Toc169687046"/>
      <w:r w:rsidRPr="00A31C26">
        <w:rPr>
          <w:rFonts w:asciiTheme="minorHAnsi" w:hAnsiTheme="minorHAnsi" w:cstheme="minorHAnsi"/>
          <w:sz w:val="20"/>
          <w:szCs w:val="20"/>
        </w:rPr>
        <w:t>Resumption Criteria</w:t>
      </w:r>
      <w:bookmarkEnd w:id="283"/>
    </w:p>
    <w:p w14:paraId="39AFDE19" w14:textId="77777777" w:rsidR="00154B1E" w:rsidRPr="0092112F" w:rsidRDefault="00154B1E">
      <w:pPr>
        <w:pStyle w:val="List"/>
        <w:numPr>
          <w:ilvl w:val="0"/>
          <w:numId w:val="59"/>
        </w:numPr>
        <w:spacing w:before="120" w:after="240"/>
        <w:jc w:val="both"/>
        <w:rPr>
          <w:rFonts w:asciiTheme="minorHAnsi" w:hAnsiTheme="minorHAnsi" w:cstheme="minorHAnsi"/>
          <w:sz w:val="18"/>
          <w:szCs w:val="20"/>
        </w:rPr>
        <w:pPrChange w:id="284" w:author="Tim Pauley" w:date="2024-06-19T22:01:00Z" w16du:dateUtc="2024-06-20T02:01:00Z">
          <w:pPr>
            <w:pStyle w:val="List"/>
            <w:numPr>
              <w:numId w:val="20"/>
            </w:numPr>
            <w:spacing w:before="120" w:after="240"/>
            <w:ind w:left="1778" w:hanging="360"/>
            <w:jc w:val="both"/>
          </w:pPr>
        </w:pPrChange>
      </w:pPr>
      <w:r w:rsidRPr="0092112F">
        <w:rPr>
          <w:rFonts w:asciiTheme="minorHAnsi" w:hAnsiTheme="minorHAnsi" w:cstheme="minorHAnsi"/>
          <w:sz w:val="20"/>
        </w:rPr>
        <w:t xml:space="preserve">Testing will resume once the problem that is stopping the testing to continue is rectified. </w:t>
      </w:r>
    </w:p>
    <w:p w14:paraId="2AE831A9" w14:textId="77777777" w:rsidR="00CE01D0" w:rsidRPr="00A31C26" w:rsidRDefault="00CE01D0" w:rsidP="00EF0FDF">
      <w:pPr>
        <w:pStyle w:val="Heading2"/>
        <w:numPr>
          <w:ilvl w:val="2"/>
          <w:numId w:val="3"/>
        </w:numPr>
        <w:ind w:left="1944"/>
        <w:jc w:val="both"/>
        <w:rPr>
          <w:rFonts w:asciiTheme="minorHAnsi" w:hAnsiTheme="minorHAnsi" w:cstheme="minorHAnsi"/>
          <w:sz w:val="20"/>
          <w:szCs w:val="20"/>
        </w:rPr>
      </w:pPr>
      <w:bookmarkStart w:id="285" w:name="_Toc169687047"/>
      <w:r w:rsidRPr="00A31C26">
        <w:rPr>
          <w:rFonts w:asciiTheme="minorHAnsi" w:hAnsiTheme="minorHAnsi" w:cstheme="minorHAnsi"/>
          <w:sz w:val="22"/>
          <w:szCs w:val="22"/>
        </w:rPr>
        <w:t>Performance Testing</w:t>
      </w:r>
      <w:bookmarkEnd w:id="285"/>
      <w:r w:rsidRPr="00A31C26">
        <w:rPr>
          <w:rFonts w:asciiTheme="minorHAnsi" w:hAnsiTheme="minorHAnsi" w:cstheme="minorHAnsi"/>
          <w:sz w:val="22"/>
          <w:szCs w:val="22"/>
        </w:rPr>
        <w:t xml:space="preserve"> </w:t>
      </w:r>
    </w:p>
    <w:p w14:paraId="28C5EC4C" w14:textId="77777777" w:rsidR="00CE01D0" w:rsidRPr="00A31C26" w:rsidRDefault="00CE01D0" w:rsidP="00EF0FDF">
      <w:pPr>
        <w:pStyle w:val="Header"/>
        <w:tabs>
          <w:tab w:val="clear" w:pos="4513"/>
          <w:tab w:val="clear" w:pos="9026"/>
        </w:tabs>
        <w:ind w:left="1418"/>
        <w:jc w:val="both"/>
        <w:rPr>
          <w:rFonts w:asciiTheme="minorHAnsi" w:hAnsiTheme="minorHAnsi" w:cstheme="minorHAnsi"/>
          <w:sz w:val="20"/>
          <w:szCs w:val="20"/>
        </w:rPr>
      </w:pPr>
      <w:commentRangeStart w:id="286"/>
      <w:commentRangeStart w:id="287"/>
      <w:r w:rsidRPr="00A31C26">
        <w:rPr>
          <w:rFonts w:asciiTheme="minorHAnsi" w:hAnsiTheme="minorHAnsi" w:cstheme="minorHAnsi"/>
          <w:sz w:val="20"/>
          <w:szCs w:val="20"/>
        </w:rPr>
        <w:t>The performance testing will be performed on final build</w:t>
      </w:r>
      <w:r w:rsidR="004C41F7">
        <w:rPr>
          <w:rFonts w:asciiTheme="minorHAnsi" w:hAnsiTheme="minorHAnsi" w:cstheme="minorHAnsi"/>
          <w:sz w:val="20"/>
          <w:szCs w:val="20"/>
        </w:rPr>
        <w:t xml:space="preserve"> after completion of all the sprints</w:t>
      </w:r>
      <w:commentRangeEnd w:id="286"/>
      <w:r w:rsidR="00FB3782">
        <w:rPr>
          <w:rStyle w:val="CommentReference"/>
        </w:rPr>
        <w:commentReference w:id="286"/>
      </w:r>
      <w:commentRangeEnd w:id="287"/>
      <w:r w:rsidR="00894577">
        <w:rPr>
          <w:rStyle w:val="CommentReference"/>
        </w:rPr>
        <w:commentReference w:id="287"/>
      </w:r>
      <w:r w:rsidR="004C41F7">
        <w:rPr>
          <w:rFonts w:asciiTheme="minorHAnsi" w:hAnsiTheme="minorHAnsi" w:cstheme="minorHAnsi"/>
          <w:sz w:val="20"/>
          <w:szCs w:val="20"/>
        </w:rPr>
        <w:t xml:space="preserve">. Objective is </w:t>
      </w:r>
      <w:r w:rsidR="00E75C25" w:rsidRPr="00A31C26">
        <w:rPr>
          <w:rFonts w:asciiTheme="minorHAnsi" w:eastAsia="SimSun" w:hAnsiTheme="minorHAnsi" w:cstheme="minorHAnsi"/>
          <w:color w:val="000000" w:themeColor="text1" w:themeShade="80"/>
          <w:sz w:val="20"/>
          <w:szCs w:val="20"/>
          <w:lang w:eastAsia="zh-CN"/>
        </w:rPr>
        <w:t>to determine the system parameters in terms of responsiveness and stability under varied workloads.</w:t>
      </w:r>
      <w:r w:rsidRPr="00EF0FDF">
        <w:rPr>
          <w:rFonts w:asciiTheme="minorHAnsi" w:eastAsia="SimSun" w:hAnsiTheme="minorHAnsi" w:cstheme="minorHAnsi"/>
          <w:color w:val="000000" w:themeColor="text1" w:themeShade="80"/>
          <w:sz w:val="20"/>
          <w:szCs w:val="20"/>
          <w:lang w:eastAsia="zh-CN"/>
        </w:rPr>
        <w:t xml:space="preserve"> </w:t>
      </w:r>
      <w:commentRangeStart w:id="288"/>
      <w:commentRangeStart w:id="289"/>
      <w:r w:rsidR="00E75C25" w:rsidRPr="00EF0FDF">
        <w:rPr>
          <w:rFonts w:asciiTheme="minorHAnsi" w:eastAsia="SimSun" w:hAnsiTheme="minorHAnsi" w:cstheme="minorHAnsi"/>
          <w:color w:val="000000" w:themeColor="text1" w:themeShade="80"/>
          <w:sz w:val="20"/>
          <w:szCs w:val="20"/>
          <w:lang w:eastAsia="zh-CN"/>
        </w:rPr>
        <w:t xml:space="preserve">Performance test environment would be production like in terms of hardware and software configurations and setup. </w:t>
      </w:r>
      <w:commentRangeEnd w:id="288"/>
      <w:r w:rsidR="00FB3782">
        <w:rPr>
          <w:rStyle w:val="CommentReference"/>
        </w:rPr>
        <w:commentReference w:id="288"/>
      </w:r>
      <w:commentRangeEnd w:id="289"/>
      <w:r w:rsidR="00894577">
        <w:rPr>
          <w:rStyle w:val="CommentReference"/>
        </w:rPr>
        <w:commentReference w:id="289"/>
      </w:r>
    </w:p>
    <w:p w14:paraId="4C06F986" w14:textId="77777777" w:rsidR="00E75C25" w:rsidRDefault="00E75C25" w:rsidP="00EF0FDF">
      <w:pPr>
        <w:pStyle w:val="Heading2"/>
        <w:numPr>
          <w:ilvl w:val="3"/>
          <w:numId w:val="3"/>
        </w:numPr>
        <w:ind w:left="2502"/>
        <w:jc w:val="both"/>
        <w:rPr>
          <w:rFonts w:asciiTheme="minorHAnsi" w:hAnsiTheme="minorHAnsi" w:cstheme="minorHAnsi"/>
          <w:sz w:val="20"/>
          <w:szCs w:val="20"/>
        </w:rPr>
      </w:pPr>
      <w:bookmarkStart w:id="290" w:name="_Toc169687048"/>
      <w:r w:rsidRPr="00A31C26">
        <w:rPr>
          <w:rFonts w:asciiTheme="minorHAnsi" w:hAnsiTheme="minorHAnsi" w:cstheme="minorHAnsi"/>
          <w:sz w:val="20"/>
          <w:szCs w:val="20"/>
        </w:rPr>
        <w:t>Responsibility</w:t>
      </w:r>
      <w:bookmarkEnd w:id="290"/>
      <w:r w:rsidRPr="00A31C26">
        <w:rPr>
          <w:rFonts w:asciiTheme="minorHAnsi" w:hAnsiTheme="minorHAnsi" w:cstheme="minorHAnsi"/>
          <w:sz w:val="20"/>
          <w:szCs w:val="20"/>
        </w:rPr>
        <w:t xml:space="preserve"> </w:t>
      </w:r>
    </w:p>
    <w:p w14:paraId="429F6252" w14:textId="77777777" w:rsidR="004C41F7" w:rsidRPr="004C41F7" w:rsidRDefault="004C41F7" w:rsidP="004C41F7">
      <w:pPr>
        <w:ind w:left="1418"/>
      </w:pPr>
      <w:commentRangeStart w:id="291"/>
      <w:commentRangeStart w:id="292"/>
      <w:r w:rsidRPr="00361D80">
        <w:rPr>
          <w:rFonts w:asciiTheme="minorHAnsi" w:hAnsiTheme="minorHAnsi" w:cstheme="minorHAnsi"/>
          <w:sz w:val="20"/>
          <w:szCs w:val="20"/>
        </w:rPr>
        <w:t xml:space="preserve">Coforge QA team will be responsible for the </w:t>
      </w:r>
      <w:r>
        <w:rPr>
          <w:rFonts w:asciiTheme="minorHAnsi" w:hAnsiTheme="minorHAnsi" w:cstheme="minorHAnsi"/>
          <w:sz w:val="20"/>
          <w:szCs w:val="20"/>
        </w:rPr>
        <w:t xml:space="preserve">Performance testing and </w:t>
      </w:r>
      <w:r>
        <w:rPr>
          <w:rFonts w:asciiTheme="minorHAnsi" w:eastAsia="SimSun" w:hAnsiTheme="minorHAnsi" w:cstheme="minorHAnsi"/>
          <w:color w:val="000000" w:themeColor="text1" w:themeShade="80"/>
          <w:sz w:val="20"/>
          <w:szCs w:val="20"/>
          <w:lang w:eastAsia="zh-CN"/>
        </w:rPr>
        <w:t>will</w:t>
      </w:r>
      <w:r w:rsidRPr="00EF0FDF">
        <w:rPr>
          <w:rFonts w:asciiTheme="minorHAnsi" w:eastAsia="SimSun" w:hAnsiTheme="minorHAnsi" w:cstheme="minorHAnsi"/>
          <w:color w:val="000000" w:themeColor="text1" w:themeShade="80"/>
          <w:sz w:val="20"/>
          <w:szCs w:val="20"/>
          <w:lang w:eastAsia="zh-CN"/>
        </w:rPr>
        <w:t xml:space="preserve"> follow different set of performance testing activities in respective phases</w:t>
      </w:r>
      <w:r>
        <w:rPr>
          <w:rFonts w:asciiTheme="minorHAnsi" w:eastAsia="SimSun" w:hAnsiTheme="minorHAnsi" w:cstheme="minorHAnsi"/>
          <w:color w:val="000000" w:themeColor="text1" w:themeShade="80"/>
          <w:sz w:val="20"/>
          <w:szCs w:val="20"/>
          <w:lang w:eastAsia="zh-CN"/>
        </w:rPr>
        <w:t>:</w:t>
      </w:r>
      <w:commentRangeEnd w:id="291"/>
      <w:r w:rsidR="00FB3782">
        <w:rPr>
          <w:rStyle w:val="CommentReference"/>
        </w:rPr>
        <w:commentReference w:id="291"/>
      </w:r>
      <w:commentRangeEnd w:id="292"/>
      <w:r w:rsidR="00A46BEF">
        <w:rPr>
          <w:rStyle w:val="CommentReference"/>
        </w:rPr>
        <w:commentReference w:id="292"/>
      </w:r>
    </w:p>
    <w:p w14:paraId="778BB90E" w14:textId="71C7E7CE" w:rsidR="004C41F7" w:rsidRPr="00A31C26" w:rsidRDefault="00FB3782">
      <w:pPr>
        <w:pStyle w:val="List"/>
        <w:numPr>
          <w:ilvl w:val="0"/>
          <w:numId w:val="60"/>
        </w:numPr>
        <w:tabs>
          <w:tab w:val="left" w:pos="851"/>
        </w:tabs>
        <w:spacing w:before="120" w:after="240"/>
        <w:jc w:val="both"/>
        <w:rPr>
          <w:rFonts w:asciiTheme="minorHAnsi" w:hAnsiTheme="minorHAnsi" w:cstheme="minorHAnsi"/>
          <w:sz w:val="20"/>
          <w:szCs w:val="20"/>
        </w:rPr>
        <w:pPrChange w:id="293" w:author="Tim Pauley" w:date="2024-06-19T22:02:00Z" w16du:dateUtc="2024-06-20T02:02:00Z">
          <w:pPr>
            <w:pStyle w:val="List"/>
            <w:numPr>
              <w:numId w:val="20"/>
            </w:numPr>
            <w:tabs>
              <w:tab w:val="left" w:pos="851"/>
            </w:tabs>
            <w:spacing w:before="120" w:after="240"/>
            <w:ind w:left="1778" w:hanging="360"/>
            <w:jc w:val="both"/>
          </w:pPr>
        </w:pPrChange>
      </w:pPr>
      <w:proofErr w:type="spellStart"/>
      <w:ins w:id="294" w:author="Tim Pauley" w:date="2024-06-19T22:05:00Z" w16du:dateUtc="2024-06-20T02:05:00Z">
        <w:r>
          <w:rPr>
            <w:rFonts w:asciiTheme="minorHAnsi" w:hAnsiTheme="minorHAnsi" w:cstheme="minorHAnsi"/>
            <w:sz w:val="20"/>
            <w:szCs w:val="20"/>
          </w:rPr>
          <w:t>d</w:t>
        </w:r>
      </w:ins>
      <w:r w:rsidR="004C41F7" w:rsidRPr="00A31C26">
        <w:rPr>
          <w:rFonts w:asciiTheme="minorHAnsi" w:hAnsiTheme="minorHAnsi" w:cstheme="minorHAnsi"/>
          <w:sz w:val="20"/>
          <w:szCs w:val="20"/>
        </w:rPr>
        <w:t>Scope</w:t>
      </w:r>
      <w:proofErr w:type="spellEnd"/>
      <w:r w:rsidR="004C41F7" w:rsidRPr="00A31C26">
        <w:rPr>
          <w:rFonts w:asciiTheme="minorHAnsi" w:hAnsiTheme="minorHAnsi" w:cstheme="minorHAnsi"/>
          <w:sz w:val="20"/>
          <w:szCs w:val="20"/>
        </w:rPr>
        <w:t xml:space="preserve"> of Performance Automation</w:t>
      </w:r>
      <w:r w:rsidR="00347235">
        <w:rPr>
          <w:rFonts w:asciiTheme="minorHAnsi" w:hAnsiTheme="minorHAnsi" w:cstheme="minorHAnsi"/>
          <w:sz w:val="20"/>
          <w:szCs w:val="20"/>
        </w:rPr>
        <w:t xml:space="preserve"> includes:</w:t>
      </w:r>
    </w:p>
    <w:p w14:paraId="4647430D" w14:textId="77777777" w:rsidR="004C41F7" w:rsidRPr="00A31C26" w:rsidRDefault="004C41F7">
      <w:pPr>
        <w:pStyle w:val="List"/>
        <w:numPr>
          <w:ilvl w:val="1"/>
          <w:numId w:val="60"/>
        </w:numPr>
        <w:tabs>
          <w:tab w:val="left" w:pos="851"/>
        </w:tabs>
        <w:spacing w:before="120" w:after="240"/>
        <w:jc w:val="both"/>
        <w:rPr>
          <w:rFonts w:asciiTheme="minorHAnsi" w:hAnsiTheme="minorHAnsi" w:cstheme="minorHAnsi"/>
          <w:sz w:val="20"/>
          <w:szCs w:val="20"/>
        </w:rPr>
        <w:pPrChange w:id="295" w:author="Tim Pauley" w:date="2024-06-19T22:02:00Z" w16du:dateUtc="2024-06-20T02:02:00Z">
          <w:pPr>
            <w:pStyle w:val="List"/>
            <w:numPr>
              <w:ilvl w:val="1"/>
              <w:numId w:val="20"/>
            </w:numPr>
            <w:tabs>
              <w:tab w:val="left" w:pos="851"/>
            </w:tabs>
            <w:spacing w:before="120" w:after="240"/>
            <w:ind w:left="2498" w:hanging="360"/>
            <w:jc w:val="both"/>
          </w:pPr>
        </w:pPrChange>
      </w:pPr>
      <w:r w:rsidRPr="00A31C26">
        <w:rPr>
          <w:rFonts w:asciiTheme="minorHAnsi" w:hAnsiTheme="minorHAnsi" w:cstheme="minorHAnsi"/>
          <w:sz w:val="20"/>
          <w:szCs w:val="20"/>
        </w:rPr>
        <w:t>Rating API functionality is in-scope of the C-PRISM performance testing</w:t>
      </w:r>
      <w:bookmarkStart w:id="296" w:name="_Toc13736730"/>
      <w:r w:rsidRPr="00A31C26">
        <w:rPr>
          <w:rFonts w:asciiTheme="minorHAnsi" w:hAnsiTheme="minorHAnsi" w:cstheme="minorHAnsi"/>
          <w:sz w:val="20"/>
          <w:szCs w:val="20"/>
        </w:rPr>
        <w:t>.</w:t>
      </w:r>
      <w:bookmarkEnd w:id="296"/>
      <w:r w:rsidRPr="00A31C26">
        <w:rPr>
          <w:rFonts w:asciiTheme="minorHAnsi" w:hAnsiTheme="minorHAnsi" w:cstheme="minorHAnsi"/>
          <w:sz w:val="20"/>
          <w:szCs w:val="20"/>
        </w:rPr>
        <w:t xml:space="preserve"> </w:t>
      </w:r>
    </w:p>
    <w:p w14:paraId="36E41208" w14:textId="77777777" w:rsidR="004C41F7" w:rsidRPr="00347235" w:rsidRDefault="004C41F7">
      <w:pPr>
        <w:pStyle w:val="List"/>
        <w:numPr>
          <w:ilvl w:val="1"/>
          <w:numId w:val="60"/>
        </w:numPr>
        <w:tabs>
          <w:tab w:val="left" w:pos="851"/>
        </w:tabs>
        <w:spacing w:before="120" w:after="240"/>
        <w:jc w:val="both"/>
        <w:rPr>
          <w:rFonts w:asciiTheme="minorHAnsi" w:hAnsiTheme="minorHAnsi" w:cstheme="minorHAnsi"/>
          <w:sz w:val="20"/>
          <w:szCs w:val="20"/>
        </w:rPr>
        <w:pPrChange w:id="297" w:author="Tim Pauley" w:date="2024-06-19T22:02:00Z" w16du:dateUtc="2024-06-20T02:02:00Z">
          <w:pPr>
            <w:pStyle w:val="List"/>
            <w:numPr>
              <w:ilvl w:val="1"/>
              <w:numId w:val="20"/>
            </w:numPr>
            <w:tabs>
              <w:tab w:val="left" w:pos="851"/>
            </w:tabs>
            <w:spacing w:before="120" w:after="240"/>
            <w:ind w:left="2498" w:hanging="360"/>
            <w:jc w:val="both"/>
          </w:pPr>
        </w:pPrChange>
      </w:pPr>
      <w:r w:rsidRPr="00A31C26">
        <w:rPr>
          <w:rFonts w:asciiTheme="minorHAnsi" w:hAnsiTheme="minorHAnsi" w:cstheme="minorHAnsi"/>
          <w:sz w:val="20"/>
          <w:szCs w:val="20"/>
        </w:rPr>
        <w:t xml:space="preserve">Different type of performance tests executed under combination of input attributes. </w:t>
      </w:r>
    </w:p>
    <w:p w14:paraId="66947B3F" w14:textId="77777777" w:rsidR="00E073AC" w:rsidRPr="00A31C26" w:rsidRDefault="00347235">
      <w:pPr>
        <w:pStyle w:val="List"/>
        <w:numPr>
          <w:ilvl w:val="0"/>
          <w:numId w:val="60"/>
        </w:numPr>
        <w:tabs>
          <w:tab w:val="left" w:pos="851"/>
        </w:tabs>
        <w:spacing w:before="120" w:after="240"/>
        <w:jc w:val="both"/>
        <w:rPr>
          <w:rFonts w:asciiTheme="minorHAnsi" w:hAnsiTheme="minorHAnsi" w:cstheme="minorHAnsi"/>
          <w:sz w:val="20"/>
          <w:szCs w:val="20"/>
        </w:rPr>
        <w:pPrChange w:id="298" w:author="Tim Pauley" w:date="2024-06-19T22:02:00Z" w16du:dateUtc="2024-06-20T02:02: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 xml:space="preserve">Performance </w:t>
      </w:r>
      <w:r w:rsidR="00E073AC" w:rsidRPr="00A31C26">
        <w:rPr>
          <w:rFonts w:asciiTheme="minorHAnsi" w:hAnsiTheme="minorHAnsi" w:cstheme="minorHAnsi"/>
          <w:sz w:val="20"/>
          <w:szCs w:val="20"/>
        </w:rPr>
        <w:t>Test Design (Scripting Phase)</w:t>
      </w:r>
    </w:p>
    <w:p w14:paraId="6948FE85" w14:textId="77777777" w:rsidR="00E073AC" w:rsidRPr="00A31C26" w:rsidRDefault="00E073AC">
      <w:pPr>
        <w:pStyle w:val="List"/>
        <w:numPr>
          <w:ilvl w:val="1"/>
          <w:numId w:val="60"/>
        </w:numPr>
        <w:tabs>
          <w:tab w:val="left" w:pos="851"/>
        </w:tabs>
        <w:spacing w:before="120" w:after="240"/>
        <w:jc w:val="both"/>
        <w:rPr>
          <w:rFonts w:asciiTheme="minorHAnsi" w:hAnsiTheme="minorHAnsi" w:cstheme="minorHAnsi"/>
          <w:sz w:val="20"/>
          <w:szCs w:val="20"/>
        </w:rPr>
        <w:pPrChange w:id="299" w:author="Tim Pauley" w:date="2024-06-19T22:02:00Z" w16du:dateUtc="2024-06-20T02:02:00Z">
          <w:pPr>
            <w:pStyle w:val="List"/>
            <w:numPr>
              <w:ilvl w:val="1"/>
              <w:numId w:val="20"/>
            </w:numPr>
            <w:tabs>
              <w:tab w:val="left" w:pos="851"/>
            </w:tabs>
            <w:spacing w:before="120" w:after="240"/>
            <w:ind w:left="2498" w:hanging="360"/>
            <w:jc w:val="both"/>
          </w:pPr>
        </w:pPrChange>
      </w:pPr>
      <w:r w:rsidRPr="00A31C26">
        <w:rPr>
          <w:rFonts w:asciiTheme="minorHAnsi" w:hAnsiTheme="minorHAnsi" w:cstheme="minorHAnsi"/>
          <w:sz w:val="20"/>
          <w:szCs w:val="20"/>
        </w:rPr>
        <w:t>Identify Performance scenarios, Script creation, review, and verification.</w:t>
      </w:r>
    </w:p>
    <w:p w14:paraId="30591DF7" w14:textId="77777777" w:rsidR="00E073AC" w:rsidRPr="00A31C26" w:rsidRDefault="00E073AC">
      <w:pPr>
        <w:pStyle w:val="List"/>
        <w:numPr>
          <w:ilvl w:val="1"/>
          <w:numId w:val="60"/>
        </w:numPr>
        <w:tabs>
          <w:tab w:val="left" w:pos="851"/>
        </w:tabs>
        <w:spacing w:before="120" w:after="240"/>
        <w:jc w:val="both"/>
        <w:rPr>
          <w:rFonts w:asciiTheme="minorHAnsi" w:hAnsiTheme="minorHAnsi" w:cstheme="minorHAnsi"/>
          <w:sz w:val="20"/>
          <w:szCs w:val="20"/>
        </w:rPr>
        <w:pPrChange w:id="300" w:author="Tim Pauley" w:date="2024-06-19T22:02:00Z" w16du:dateUtc="2024-06-20T02:02:00Z">
          <w:pPr>
            <w:pStyle w:val="List"/>
            <w:numPr>
              <w:ilvl w:val="1"/>
              <w:numId w:val="20"/>
            </w:numPr>
            <w:tabs>
              <w:tab w:val="left" w:pos="851"/>
            </w:tabs>
            <w:spacing w:before="120" w:after="240"/>
            <w:ind w:left="2498" w:hanging="360"/>
            <w:jc w:val="both"/>
          </w:pPr>
        </w:pPrChange>
      </w:pPr>
      <w:r w:rsidRPr="00A31C26">
        <w:rPr>
          <w:rFonts w:asciiTheme="minorHAnsi" w:hAnsiTheme="minorHAnsi" w:cstheme="minorHAnsi"/>
          <w:sz w:val="20"/>
          <w:szCs w:val="20"/>
        </w:rPr>
        <w:t>Test data readiness and verification.</w:t>
      </w:r>
    </w:p>
    <w:p w14:paraId="65DF6AEA" w14:textId="77777777" w:rsidR="00E073AC" w:rsidRPr="00A31C26" w:rsidRDefault="00347235">
      <w:pPr>
        <w:pStyle w:val="List"/>
        <w:numPr>
          <w:ilvl w:val="0"/>
          <w:numId w:val="60"/>
        </w:numPr>
        <w:tabs>
          <w:tab w:val="left" w:pos="851"/>
        </w:tabs>
        <w:spacing w:before="120" w:after="240"/>
        <w:jc w:val="both"/>
        <w:rPr>
          <w:rFonts w:asciiTheme="minorHAnsi" w:hAnsiTheme="minorHAnsi" w:cstheme="minorHAnsi"/>
          <w:sz w:val="20"/>
          <w:szCs w:val="20"/>
        </w:rPr>
        <w:pPrChange w:id="301" w:author="Tim Pauley" w:date="2024-06-19T22:02:00Z" w16du:dateUtc="2024-06-20T02:02: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 xml:space="preserve">Performance Test </w:t>
      </w:r>
      <w:r w:rsidR="00E073AC" w:rsidRPr="00A31C26">
        <w:rPr>
          <w:rFonts w:asciiTheme="minorHAnsi" w:hAnsiTheme="minorHAnsi" w:cstheme="minorHAnsi"/>
          <w:sz w:val="20"/>
          <w:szCs w:val="20"/>
        </w:rPr>
        <w:t>Execution Phase</w:t>
      </w:r>
    </w:p>
    <w:p w14:paraId="47157936" w14:textId="77777777" w:rsidR="00E073AC" w:rsidRPr="00A31C26" w:rsidRDefault="005F4FD0">
      <w:pPr>
        <w:pStyle w:val="List"/>
        <w:numPr>
          <w:ilvl w:val="1"/>
          <w:numId w:val="60"/>
        </w:numPr>
        <w:tabs>
          <w:tab w:val="left" w:pos="851"/>
        </w:tabs>
        <w:spacing w:before="120" w:after="240"/>
        <w:jc w:val="both"/>
        <w:rPr>
          <w:rFonts w:asciiTheme="minorHAnsi" w:hAnsiTheme="minorHAnsi" w:cstheme="minorHAnsi"/>
          <w:sz w:val="20"/>
          <w:szCs w:val="20"/>
        </w:rPr>
        <w:pPrChange w:id="302" w:author="Tim Pauley" w:date="2024-06-19T22:02:00Z" w16du:dateUtc="2024-06-20T02:02:00Z">
          <w:pPr>
            <w:pStyle w:val="List"/>
            <w:numPr>
              <w:ilvl w:val="1"/>
              <w:numId w:val="20"/>
            </w:numPr>
            <w:tabs>
              <w:tab w:val="left" w:pos="851"/>
            </w:tabs>
            <w:spacing w:before="120" w:after="240"/>
            <w:ind w:left="2498" w:hanging="360"/>
            <w:jc w:val="both"/>
          </w:pPr>
        </w:pPrChange>
      </w:pPr>
      <w:r>
        <w:rPr>
          <w:rFonts w:asciiTheme="minorHAnsi" w:hAnsiTheme="minorHAnsi" w:cstheme="minorHAnsi"/>
          <w:sz w:val="20"/>
          <w:szCs w:val="20"/>
        </w:rPr>
        <w:t>B</w:t>
      </w:r>
      <w:r w:rsidRPr="005F4FD0">
        <w:rPr>
          <w:rFonts w:asciiTheme="minorHAnsi" w:hAnsiTheme="minorHAnsi" w:cstheme="minorHAnsi"/>
          <w:sz w:val="20"/>
          <w:szCs w:val="20"/>
        </w:rPr>
        <w:t>aseline the application response times, throughput rates, resource utilizations (CPU/Memory) under 50%-70% of normal load conditions.</w:t>
      </w:r>
      <w:r>
        <w:rPr>
          <w:rFonts w:asciiTheme="minorHAnsi" w:hAnsiTheme="minorHAnsi" w:cstheme="minorHAnsi"/>
          <w:sz w:val="20"/>
          <w:szCs w:val="20"/>
        </w:rPr>
        <w:tab/>
      </w:r>
    </w:p>
    <w:p w14:paraId="1DD7DD2B" w14:textId="77777777" w:rsidR="005F4FD0" w:rsidRPr="00A31C26" w:rsidRDefault="005F4FD0">
      <w:pPr>
        <w:pStyle w:val="List"/>
        <w:numPr>
          <w:ilvl w:val="1"/>
          <w:numId w:val="60"/>
        </w:numPr>
        <w:tabs>
          <w:tab w:val="left" w:pos="851"/>
        </w:tabs>
        <w:spacing w:before="120" w:after="240"/>
        <w:jc w:val="both"/>
        <w:rPr>
          <w:rFonts w:asciiTheme="minorHAnsi" w:hAnsiTheme="minorHAnsi" w:cstheme="minorHAnsi"/>
          <w:sz w:val="20"/>
          <w:szCs w:val="20"/>
        </w:rPr>
        <w:pPrChange w:id="303" w:author="Tim Pauley" w:date="2024-06-19T22:02:00Z" w16du:dateUtc="2024-06-20T02:02:00Z">
          <w:pPr>
            <w:pStyle w:val="List"/>
            <w:numPr>
              <w:ilvl w:val="1"/>
              <w:numId w:val="20"/>
            </w:numPr>
            <w:tabs>
              <w:tab w:val="left" w:pos="851"/>
            </w:tabs>
            <w:spacing w:before="120" w:after="240"/>
            <w:ind w:left="2498" w:hanging="360"/>
            <w:jc w:val="both"/>
          </w:pPr>
        </w:pPrChange>
      </w:pPr>
      <w:r w:rsidRPr="00A31C26">
        <w:rPr>
          <w:rFonts w:asciiTheme="minorHAnsi" w:hAnsiTheme="minorHAnsi" w:cstheme="minorHAnsi"/>
          <w:sz w:val="20"/>
          <w:szCs w:val="20"/>
        </w:rPr>
        <w:t>Load testing with gradual ramp-up, with a target load of 850K</w:t>
      </w:r>
      <w:r>
        <w:rPr>
          <w:rFonts w:asciiTheme="minorHAnsi" w:hAnsiTheme="minorHAnsi" w:cstheme="minorHAnsi"/>
          <w:sz w:val="20"/>
          <w:szCs w:val="20"/>
        </w:rPr>
        <w:t xml:space="preserve"> calls </w:t>
      </w:r>
      <w:r w:rsidRPr="00A31C26">
        <w:rPr>
          <w:rFonts w:asciiTheme="minorHAnsi" w:hAnsiTheme="minorHAnsi" w:cstheme="minorHAnsi"/>
          <w:sz w:val="20"/>
          <w:szCs w:val="20"/>
        </w:rPr>
        <w:t>per day.</w:t>
      </w:r>
    </w:p>
    <w:p w14:paraId="7D4C7835" w14:textId="77777777" w:rsidR="005F4FD0" w:rsidRPr="00A31C26" w:rsidRDefault="005F4FD0">
      <w:pPr>
        <w:pStyle w:val="List"/>
        <w:numPr>
          <w:ilvl w:val="1"/>
          <w:numId w:val="60"/>
        </w:numPr>
        <w:tabs>
          <w:tab w:val="left" w:pos="851"/>
        </w:tabs>
        <w:spacing w:before="120" w:after="240"/>
        <w:jc w:val="both"/>
        <w:rPr>
          <w:rFonts w:asciiTheme="minorHAnsi" w:hAnsiTheme="minorHAnsi" w:cstheme="minorHAnsi"/>
          <w:sz w:val="20"/>
          <w:szCs w:val="20"/>
        </w:rPr>
        <w:pPrChange w:id="304" w:author="Tim Pauley" w:date="2024-06-19T22:02:00Z" w16du:dateUtc="2024-06-20T02:02:00Z">
          <w:pPr>
            <w:pStyle w:val="List"/>
            <w:numPr>
              <w:ilvl w:val="1"/>
              <w:numId w:val="20"/>
            </w:numPr>
            <w:tabs>
              <w:tab w:val="left" w:pos="851"/>
            </w:tabs>
            <w:spacing w:before="120" w:after="240"/>
            <w:ind w:left="2498" w:hanging="360"/>
            <w:jc w:val="both"/>
          </w:pPr>
        </w:pPrChange>
      </w:pPr>
      <w:r>
        <w:rPr>
          <w:rFonts w:asciiTheme="minorHAnsi" w:hAnsiTheme="minorHAnsi" w:cstheme="minorHAnsi"/>
          <w:sz w:val="20"/>
          <w:szCs w:val="20"/>
        </w:rPr>
        <w:t>Stress Testing</w:t>
      </w:r>
      <w:r w:rsidRPr="00A31C26">
        <w:rPr>
          <w:rFonts w:asciiTheme="minorHAnsi" w:hAnsiTheme="minorHAnsi" w:cstheme="minorHAnsi"/>
          <w:sz w:val="20"/>
          <w:szCs w:val="20"/>
        </w:rPr>
        <w:t xml:space="preserve"> with constant number of calls (around 1500 to 2000 calls per minute) for around 1hrs time limit.</w:t>
      </w:r>
    </w:p>
    <w:p w14:paraId="79AC954B" w14:textId="77777777" w:rsidR="00E073AC" w:rsidRPr="005F4FD0" w:rsidRDefault="005F4FD0">
      <w:pPr>
        <w:pStyle w:val="List"/>
        <w:numPr>
          <w:ilvl w:val="1"/>
          <w:numId w:val="60"/>
        </w:numPr>
        <w:tabs>
          <w:tab w:val="left" w:pos="851"/>
        </w:tabs>
        <w:spacing w:before="120" w:after="240"/>
        <w:jc w:val="both"/>
        <w:rPr>
          <w:rFonts w:asciiTheme="minorHAnsi" w:hAnsiTheme="minorHAnsi" w:cstheme="minorHAnsi"/>
          <w:sz w:val="20"/>
          <w:szCs w:val="20"/>
        </w:rPr>
        <w:pPrChange w:id="305" w:author="Tim Pauley" w:date="2024-06-19T22:02:00Z" w16du:dateUtc="2024-06-20T02:02:00Z">
          <w:pPr>
            <w:pStyle w:val="List"/>
            <w:numPr>
              <w:ilvl w:val="1"/>
              <w:numId w:val="20"/>
            </w:numPr>
            <w:tabs>
              <w:tab w:val="left" w:pos="851"/>
            </w:tabs>
            <w:spacing w:before="120" w:after="240"/>
            <w:ind w:left="2498" w:hanging="360"/>
            <w:jc w:val="both"/>
          </w:pPr>
        </w:pPrChange>
      </w:pPr>
      <w:r w:rsidRPr="00A31C26">
        <w:rPr>
          <w:rFonts w:asciiTheme="minorHAnsi" w:hAnsiTheme="minorHAnsi" w:cstheme="minorHAnsi"/>
          <w:sz w:val="20"/>
          <w:szCs w:val="20"/>
        </w:rPr>
        <w:t>Execution with increased volume of 10-15% with system Monitoring.</w:t>
      </w:r>
    </w:p>
    <w:p w14:paraId="6CE84AD1" w14:textId="77777777" w:rsidR="00E073AC" w:rsidRPr="00A31C26" w:rsidRDefault="00E073AC">
      <w:pPr>
        <w:pStyle w:val="List"/>
        <w:numPr>
          <w:ilvl w:val="0"/>
          <w:numId w:val="60"/>
        </w:numPr>
        <w:tabs>
          <w:tab w:val="left" w:pos="851"/>
        </w:tabs>
        <w:spacing w:before="120" w:after="240"/>
        <w:jc w:val="both"/>
        <w:rPr>
          <w:rFonts w:asciiTheme="minorHAnsi" w:hAnsiTheme="minorHAnsi" w:cstheme="minorHAnsi"/>
          <w:sz w:val="20"/>
          <w:szCs w:val="20"/>
        </w:rPr>
        <w:pPrChange w:id="306" w:author="Tim Pauley" w:date="2024-06-19T22:02:00Z" w16du:dateUtc="2024-06-20T02:02: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Completion Phase</w:t>
      </w:r>
    </w:p>
    <w:p w14:paraId="268B1569" w14:textId="77777777" w:rsidR="00E073AC" w:rsidRPr="00A31C26" w:rsidRDefault="00E073AC">
      <w:pPr>
        <w:pStyle w:val="List"/>
        <w:numPr>
          <w:ilvl w:val="1"/>
          <w:numId w:val="60"/>
        </w:numPr>
        <w:tabs>
          <w:tab w:val="left" w:pos="851"/>
        </w:tabs>
        <w:spacing w:before="120" w:after="240"/>
        <w:jc w:val="both"/>
        <w:rPr>
          <w:rFonts w:asciiTheme="minorHAnsi" w:hAnsiTheme="minorHAnsi" w:cstheme="minorHAnsi"/>
          <w:sz w:val="20"/>
          <w:szCs w:val="20"/>
        </w:rPr>
        <w:pPrChange w:id="307" w:author="Tim Pauley" w:date="2024-06-19T22:02:00Z" w16du:dateUtc="2024-06-20T02:02:00Z">
          <w:pPr>
            <w:pStyle w:val="List"/>
            <w:numPr>
              <w:ilvl w:val="1"/>
              <w:numId w:val="20"/>
            </w:numPr>
            <w:tabs>
              <w:tab w:val="left" w:pos="851"/>
            </w:tabs>
            <w:spacing w:before="120" w:after="240"/>
            <w:ind w:left="2498" w:hanging="360"/>
            <w:jc w:val="both"/>
          </w:pPr>
        </w:pPrChange>
      </w:pPr>
      <w:r w:rsidRPr="00A31C26">
        <w:rPr>
          <w:rFonts w:asciiTheme="minorHAnsi" w:hAnsiTheme="minorHAnsi" w:cstheme="minorHAnsi"/>
          <w:sz w:val="20"/>
          <w:szCs w:val="20"/>
        </w:rPr>
        <w:t xml:space="preserve">Address identified performance </w:t>
      </w:r>
      <w:r w:rsidR="005F4FD0">
        <w:rPr>
          <w:rFonts w:asciiTheme="minorHAnsi" w:hAnsiTheme="minorHAnsi" w:cstheme="minorHAnsi"/>
          <w:sz w:val="20"/>
          <w:szCs w:val="20"/>
        </w:rPr>
        <w:t>bottlenecks</w:t>
      </w:r>
      <w:r w:rsidRPr="00A31C26">
        <w:rPr>
          <w:rFonts w:asciiTheme="minorHAnsi" w:hAnsiTheme="minorHAnsi" w:cstheme="minorHAnsi"/>
          <w:sz w:val="20"/>
          <w:szCs w:val="20"/>
        </w:rPr>
        <w:t>.</w:t>
      </w:r>
    </w:p>
    <w:p w14:paraId="40C11CC2" w14:textId="77777777" w:rsidR="00E073AC" w:rsidRPr="00A31C26" w:rsidRDefault="00E073AC">
      <w:pPr>
        <w:pStyle w:val="List"/>
        <w:numPr>
          <w:ilvl w:val="1"/>
          <w:numId w:val="60"/>
        </w:numPr>
        <w:tabs>
          <w:tab w:val="left" w:pos="851"/>
        </w:tabs>
        <w:spacing w:before="120" w:after="240"/>
        <w:jc w:val="both"/>
        <w:rPr>
          <w:rFonts w:asciiTheme="minorHAnsi" w:hAnsiTheme="minorHAnsi" w:cstheme="minorHAnsi"/>
          <w:sz w:val="20"/>
          <w:szCs w:val="20"/>
        </w:rPr>
        <w:pPrChange w:id="308" w:author="Tim Pauley" w:date="2024-06-19T22:02:00Z" w16du:dateUtc="2024-06-20T02:02:00Z">
          <w:pPr>
            <w:pStyle w:val="List"/>
            <w:numPr>
              <w:ilvl w:val="1"/>
              <w:numId w:val="20"/>
            </w:numPr>
            <w:tabs>
              <w:tab w:val="left" w:pos="851"/>
            </w:tabs>
            <w:spacing w:before="120" w:after="240"/>
            <w:ind w:left="2498" w:hanging="360"/>
            <w:jc w:val="both"/>
          </w:pPr>
        </w:pPrChange>
      </w:pPr>
      <w:r w:rsidRPr="00A31C26">
        <w:rPr>
          <w:rFonts w:asciiTheme="minorHAnsi" w:hAnsiTheme="minorHAnsi" w:cstheme="minorHAnsi"/>
          <w:sz w:val="20"/>
          <w:szCs w:val="20"/>
        </w:rPr>
        <w:t xml:space="preserve">Creating the </w:t>
      </w:r>
      <w:r w:rsidR="005F4FD0">
        <w:rPr>
          <w:rFonts w:asciiTheme="minorHAnsi" w:hAnsiTheme="minorHAnsi" w:cstheme="minorHAnsi"/>
          <w:sz w:val="20"/>
          <w:szCs w:val="20"/>
        </w:rPr>
        <w:t xml:space="preserve">Performance </w:t>
      </w:r>
      <w:r w:rsidRPr="00A31C26">
        <w:rPr>
          <w:rFonts w:asciiTheme="minorHAnsi" w:hAnsiTheme="minorHAnsi" w:cstheme="minorHAnsi"/>
          <w:sz w:val="20"/>
          <w:szCs w:val="20"/>
        </w:rPr>
        <w:t>test completion reports.</w:t>
      </w:r>
    </w:p>
    <w:p w14:paraId="4B79207B" w14:textId="77777777" w:rsidR="006E1881" w:rsidRPr="00A31C26" w:rsidRDefault="006E1881" w:rsidP="00EF0FDF">
      <w:pPr>
        <w:pStyle w:val="Heading2"/>
        <w:numPr>
          <w:ilvl w:val="3"/>
          <w:numId w:val="3"/>
        </w:numPr>
        <w:ind w:left="2502"/>
        <w:jc w:val="both"/>
        <w:rPr>
          <w:rFonts w:asciiTheme="minorHAnsi" w:hAnsiTheme="minorHAnsi" w:cstheme="minorHAnsi"/>
          <w:sz w:val="20"/>
          <w:szCs w:val="20"/>
        </w:rPr>
      </w:pPr>
      <w:bookmarkStart w:id="309" w:name="_Toc166628505"/>
      <w:bookmarkStart w:id="310" w:name="_Toc166695503"/>
      <w:bookmarkStart w:id="311" w:name="_Toc166876496"/>
      <w:bookmarkStart w:id="312" w:name="_Toc169687049"/>
      <w:del w:id="313" w:author="Tim Pauley" w:date="2024-06-19T22:04:00Z" w16du:dateUtc="2024-06-20T02:04:00Z">
        <w:r w:rsidRPr="00A31C26" w:rsidDel="00FB3782">
          <w:rPr>
            <w:rFonts w:asciiTheme="minorHAnsi" w:hAnsiTheme="minorHAnsi" w:cstheme="minorHAnsi"/>
            <w:sz w:val="20"/>
            <w:szCs w:val="20"/>
          </w:rPr>
          <w:delText xml:space="preserve">Test </w:delText>
        </w:r>
      </w:del>
      <w:r w:rsidRPr="00A31C26">
        <w:rPr>
          <w:rFonts w:asciiTheme="minorHAnsi" w:hAnsiTheme="minorHAnsi" w:cstheme="minorHAnsi"/>
          <w:sz w:val="20"/>
          <w:szCs w:val="20"/>
        </w:rPr>
        <w:t>Entry Criteria</w:t>
      </w:r>
      <w:bookmarkEnd w:id="309"/>
      <w:bookmarkEnd w:id="310"/>
      <w:bookmarkEnd w:id="311"/>
      <w:bookmarkEnd w:id="312"/>
      <w:r w:rsidRPr="00A31C26">
        <w:rPr>
          <w:rFonts w:asciiTheme="minorHAnsi" w:hAnsiTheme="minorHAnsi" w:cstheme="minorHAnsi"/>
          <w:sz w:val="20"/>
          <w:szCs w:val="20"/>
        </w:rPr>
        <w:t xml:space="preserve"> </w:t>
      </w:r>
    </w:p>
    <w:p w14:paraId="00DFFF01" w14:textId="77777777" w:rsidR="006E1881" w:rsidRPr="00A31C26" w:rsidRDefault="006E1881">
      <w:pPr>
        <w:pStyle w:val="List"/>
        <w:numPr>
          <w:ilvl w:val="0"/>
          <w:numId w:val="61"/>
        </w:numPr>
        <w:tabs>
          <w:tab w:val="left" w:pos="851"/>
        </w:tabs>
        <w:spacing w:before="120" w:after="240"/>
        <w:jc w:val="both"/>
        <w:rPr>
          <w:rFonts w:asciiTheme="minorHAnsi" w:hAnsiTheme="minorHAnsi" w:cstheme="minorHAnsi"/>
          <w:sz w:val="20"/>
          <w:szCs w:val="20"/>
        </w:rPr>
        <w:pPrChange w:id="314" w:author="Tim Pauley" w:date="2024-06-19T22:03:00Z" w16du:dateUtc="2024-06-20T02:03: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Identified Requirements</w:t>
      </w:r>
    </w:p>
    <w:p w14:paraId="2C46878E" w14:textId="77777777" w:rsidR="006E1881" w:rsidRPr="00A31C26" w:rsidRDefault="006E1881">
      <w:pPr>
        <w:pStyle w:val="List"/>
        <w:numPr>
          <w:ilvl w:val="0"/>
          <w:numId w:val="61"/>
        </w:numPr>
        <w:tabs>
          <w:tab w:val="left" w:pos="851"/>
        </w:tabs>
        <w:spacing w:before="120" w:after="240"/>
        <w:jc w:val="both"/>
        <w:rPr>
          <w:rFonts w:asciiTheme="minorHAnsi" w:hAnsiTheme="minorHAnsi" w:cstheme="minorHAnsi"/>
          <w:sz w:val="20"/>
          <w:szCs w:val="20"/>
        </w:rPr>
        <w:pPrChange w:id="315" w:author="Tim Pauley" w:date="2024-06-19T22:03:00Z" w16du:dateUtc="2024-06-20T02:03: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 xml:space="preserve">A production like dedicated environment </w:t>
      </w:r>
    </w:p>
    <w:p w14:paraId="28CB2349" w14:textId="77777777" w:rsidR="006E1881" w:rsidRPr="00A31C26" w:rsidRDefault="006E1881">
      <w:pPr>
        <w:pStyle w:val="List"/>
        <w:numPr>
          <w:ilvl w:val="0"/>
          <w:numId w:val="61"/>
        </w:numPr>
        <w:tabs>
          <w:tab w:val="left" w:pos="851"/>
        </w:tabs>
        <w:spacing w:before="120" w:after="240"/>
        <w:jc w:val="both"/>
        <w:rPr>
          <w:rFonts w:asciiTheme="minorHAnsi" w:hAnsiTheme="minorHAnsi" w:cstheme="minorHAnsi"/>
          <w:sz w:val="20"/>
          <w:szCs w:val="20"/>
        </w:rPr>
        <w:pPrChange w:id="316" w:author="Tim Pauley" w:date="2024-06-19T22:03:00Z" w16du:dateUtc="2024-06-20T02:03: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Stability of C-PRISM tool.</w:t>
      </w:r>
    </w:p>
    <w:p w14:paraId="14157E8D" w14:textId="77777777" w:rsidR="006E1881" w:rsidRPr="00A31C26" w:rsidRDefault="006E1881">
      <w:pPr>
        <w:pStyle w:val="List"/>
        <w:numPr>
          <w:ilvl w:val="0"/>
          <w:numId w:val="61"/>
        </w:numPr>
        <w:tabs>
          <w:tab w:val="left" w:pos="851"/>
        </w:tabs>
        <w:spacing w:before="120" w:after="240"/>
        <w:jc w:val="both"/>
        <w:rPr>
          <w:rFonts w:asciiTheme="minorHAnsi" w:hAnsiTheme="minorHAnsi" w:cstheme="minorHAnsi"/>
          <w:sz w:val="20"/>
          <w:szCs w:val="20"/>
        </w:rPr>
        <w:pPrChange w:id="317" w:author="Tim Pauley" w:date="2024-06-19T22:03:00Z" w16du:dateUtc="2024-06-20T02:03: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Availability of tools</w:t>
      </w:r>
      <w:bookmarkStart w:id="318" w:name="_Toc166628506"/>
      <w:bookmarkStart w:id="319" w:name="_Toc166695504"/>
      <w:bookmarkStart w:id="320" w:name="_Toc166876497"/>
    </w:p>
    <w:p w14:paraId="17A4ACF2" w14:textId="02230965" w:rsidR="006E1881" w:rsidRPr="00A31C26" w:rsidRDefault="00FB3782" w:rsidP="00EF0FDF">
      <w:pPr>
        <w:pStyle w:val="Heading2"/>
        <w:numPr>
          <w:ilvl w:val="3"/>
          <w:numId w:val="3"/>
        </w:numPr>
        <w:ind w:left="2502"/>
        <w:jc w:val="both"/>
        <w:rPr>
          <w:rFonts w:asciiTheme="minorHAnsi" w:hAnsiTheme="minorHAnsi" w:cstheme="minorHAnsi"/>
          <w:sz w:val="20"/>
          <w:szCs w:val="20"/>
        </w:rPr>
      </w:pPr>
      <w:bookmarkStart w:id="321" w:name="_Toc169687050"/>
      <w:ins w:id="322" w:author="Tim Pauley" w:date="2024-06-19T22:04:00Z" w16du:dateUtc="2024-06-20T02:04:00Z">
        <w:r>
          <w:rPr>
            <w:rFonts w:asciiTheme="minorHAnsi" w:hAnsiTheme="minorHAnsi" w:cstheme="minorHAnsi"/>
            <w:sz w:val="20"/>
            <w:szCs w:val="20"/>
          </w:rPr>
          <w:t>Exit</w:t>
        </w:r>
      </w:ins>
      <w:commentRangeStart w:id="323"/>
      <w:commentRangeStart w:id="324"/>
      <w:del w:id="325" w:author="Tim Pauley" w:date="2024-06-19T22:04:00Z" w16du:dateUtc="2024-06-20T02:04:00Z">
        <w:r w:rsidR="006E1881" w:rsidRPr="00A31C26" w:rsidDel="00FB3782">
          <w:rPr>
            <w:rFonts w:asciiTheme="minorHAnsi" w:hAnsiTheme="minorHAnsi" w:cstheme="minorHAnsi"/>
            <w:sz w:val="20"/>
            <w:szCs w:val="20"/>
          </w:rPr>
          <w:delText>Success</w:delText>
        </w:r>
      </w:del>
      <w:r w:rsidR="006E1881" w:rsidRPr="00A31C26">
        <w:rPr>
          <w:rFonts w:asciiTheme="minorHAnsi" w:hAnsiTheme="minorHAnsi" w:cstheme="minorHAnsi"/>
          <w:sz w:val="20"/>
          <w:szCs w:val="20"/>
        </w:rPr>
        <w:t xml:space="preserve"> Criteria</w:t>
      </w:r>
      <w:bookmarkEnd w:id="318"/>
      <w:bookmarkEnd w:id="319"/>
      <w:bookmarkEnd w:id="320"/>
      <w:bookmarkEnd w:id="321"/>
      <w:commentRangeEnd w:id="323"/>
      <w:r>
        <w:rPr>
          <w:rStyle w:val="CommentReference"/>
          <w:rFonts w:eastAsiaTheme="minorHAnsi" w:cstheme="minorBidi"/>
          <w:b w:val="0"/>
          <w:bCs w:val="0"/>
          <w:color w:val="auto"/>
        </w:rPr>
        <w:commentReference w:id="323"/>
      </w:r>
      <w:commentRangeEnd w:id="324"/>
      <w:r w:rsidR="00A46BEF">
        <w:rPr>
          <w:rStyle w:val="CommentReference"/>
          <w:rFonts w:eastAsiaTheme="minorHAnsi" w:cstheme="minorBidi"/>
          <w:b w:val="0"/>
          <w:bCs w:val="0"/>
          <w:color w:val="auto"/>
        </w:rPr>
        <w:commentReference w:id="324"/>
      </w:r>
    </w:p>
    <w:p w14:paraId="238B8736" w14:textId="77777777" w:rsidR="006E1881" w:rsidRPr="00A31C26" w:rsidRDefault="006E1881">
      <w:pPr>
        <w:pStyle w:val="List"/>
        <w:numPr>
          <w:ilvl w:val="0"/>
          <w:numId w:val="62"/>
        </w:numPr>
        <w:tabs>
          <w:tab w:val="left" w:pos="851"/>
        </w:tabs>
        <w:spacing w:before="120" w:after="240"/>
        <w:jc w:val="both"/>
        <w:rPr>
          <w:rFonts w:asciiTheme="minorHAnsi" w:hAnsiTheme="minorHAnsi" w:cstheme="minorHAnsi"/>
          <w:sz w:val="20"/>
          <w:szCs w:val="20"/>
        </w:rPr>
        <w:pPrChange w:id="326" w:author="Tim Pauley" w:date="2024-06-19T22:04:00Z" w16du:dateUtc="2024-06-20T02:04: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 xml:space="preserve">C-PRISM application has a performance rating of less than 1 second (without the inclusion of the response times of any other internal or external integrations) to return rate </w:t>
      </w:r>
      <w:r w:rsidR="003D4B34" w:rsidRPr="00A31C26">
        <w:rPr>
          <w:rFonts w:asciiTheme="minorHAnsi" w:hAnsiTheme="minorHAnsi" w:cstheme="minorHAnsi"/>
          <w:sz w:val="20"/>
          <w:szCs w:val="20"/>
        </w:rPr>
        <w:t>requests.</w:t>
      </w:r>
    </w:p>
    <w:p w14:paraId="3ACEE2CB" w14:textId="56080B19" w:rsidR="006E1881" w:rsidRPr="00A31C26" w:rsidRDefault="006E1881">
      <w:pPr>
        <w:pStyle w:val="List"/>
        <w:numPr>
          <w:ilvl w:val="0"/>
          <w:numId w:val="62"/>
        </w:numPr>
        <w:tabs>
          <w:tab w:val="left" w:pos="851"/>
        </w:tabs>
        <w:spacing w:before="120" w:after="240"/>
        <w:jc w:val="both"/>
        <w:rPr>
          <w:rFonts w:asciiTheme="minorHAnsi" w:hAnsiTheme="minorHAnsi" w:cstheme="minorHAnsi"/>
          <w:sz w:val="20"/>
          <w:szCs w:val="20"/>
        </w:rPr>
        <w:pPrChange w:id="327" w:author="Tim Pauley" w:date="2024-06-19T22:04:00Z" w16du:dateUtc="2024-06-20T02:04: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 xml:space="preserve">850k rating request API calls per </w:t>
      </w:r>
      <w:proofErr w:type="gramStart"/>
      <w:ins w:id="328" w:author="Tim Pauley" w:date="2024-06-19T22:04:00Z" w16du:dateUtc="2024-06-20T02:04:00Z">
        <w:r w:rsidR="00FB3782">
          <w:rPr>
            <w:rFonts w:asciiTheme="minorHAnsi" w:hAnsiTheme="minorHAnsi" w:cstheme="minorHAnsi"/>
            <w:sz w:val="20"/>
            <w:szCs w:val="20"/>
          </w:rPr>
          <w:t>24 hour</w:t>
        </w:r>
        <w:proofErr w:type="gramEnd"/>
        <w:r w:rsidR="00FB3782">
          <w:rPr>
            <w:rFonts w:asciiTheme="minorHAnsi" w:hAnsiTheme="minorHAnsi" w:cstheme="minorHAnsi"/>
            <w:sz w:val="20"/>
            <w:szCs w:val="20"/>
          </w:rPr>
          <w:t xml:space="preserve"> period</w:t>
        </w:r>
      </w:ins>
      <w:del w:id="329" w:author="Tim Pauley" w:date="2024-06-19T22:04:00Z" w16du:dateUtc="2024-06-20T02:04:00Z">
        <w:r w:rsidRPr="00A31C26" w:rsidDel="00FB3782">
          <w:rPr>
            <w:rFonts w:asciiTheme="minorHAnsi" w:hAnsiTheme="minorHAnsi" w:cstheme="minorHAnsi"/>
            <w:sz w:val="20"/>
            <w:szCs w:val="20"/>
          </w:rPr>
          <w:delText>day</w:delText>
        </w:r>
      </w:del>
    </w:p>
    <w:p w14:paraId="2DDF6279" w14:textId="0707AFC5" w:rsidR="006E1881" w:rsidRPr="00A31C26" w:rsidRDefault="006E1881">
      <w:pPr>
        <w:pStyle w:val="List"/>
        <w:numPr>
          <w:ilvl w:val="0"/>
          <w:numId w:val="62"/>
        </w:numPr>
        <w:tabs>
          <w:tab w:val="left" w:pos="851"/>
        </w:tabs>
        <w:spacing w:before="120" w:after="240"/>
        <w:jc w:val="both"/>
        <w:rPr>
          <w:rFonts w:asciiTheme="minorHAnsi" w:hAnsiTheme="minorHAnsi" w:cstheme="minorHAnsi"/>
          <w:sz w:val="20"/>
          <w:szCs w:val="20"/>
        </w:rPr>
        <w:pPrChange w:id="330" w:author="Tim Pauley" w:date="2024-06-19T22:04:00Z" w16du:dateUtc="2024-06-20T02:04: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 xml:space="preserve">35 to 50 simultaneously user using </w:t>
      </w:r>
      <w:ins w:id="331" w:author="Tim Pauley" w:date="2024-06-19T21:50:00Z" w16du:dateUtc="2024-06-20T01:50:00Z">
        <w:r w:rsidR="00A50921">
          <w:rPr>
            <w:rFonts w:asciiTheme="minorHAnsi" w:hAnsiTheme="minorHAnsi" w:cstheme="minorHAnsi"/>
            <w:sz w:val="20"/>
            <w:szCs w:val="20"/>
          </w:rPr>
          <w:t>C-</w:t>
        </w:r>
      </w:ins>
      <w:r w:rsidRPr="00A31C26">
        <w:rPr>
          <w:rFonts w:asciiTheme="minorHAnsi" w:hAnsiTheme="minorHAnsi" w:cstheme="minorHAnsi"/>
          <w:sz w:val="20"/>
          <w:szCs w:val="20"/>
        </w:rPr>
        <w:t xml:space="preserve">PRISM </w:t>
      </w:r>
      <w:r w:rsidR="003D4B34" w:rsidRPr="00A31C26">
        <w:rPr>
          <w:rFonts w:asciiTheme="minorHAnsi" w:hAnsiTheme="minorHAnsi" w:cstheme="minorHAnsi"/>
          <w:sz w:val="20"/>
          <w:szCs w:val="20"/>
        </w:rPr>
        <w:t>application.</w:t>
      </w:r>
    </w:p>
    <w:p w14:paraId="6DD17A25" w14:textId="77777777" w:rsidR="006E1881" w:rsidRPr="00A31C26" w:rsidRDefault="006E1881" w:rsidP="00EF0FDF">
      <w:pPr>
        <w:pStyle w:val="Heading2"/>
        <w:numPr>
          <w:ilvl w:val="3"/>
          <w:numId w:val="3"/>
        </w:numPr>
        <w:ind w:left="2502"/>
        <w:jc w:val="both"/>
        <w:rPr>
          <w:rFonts w:asciiTheme="minorHAnsi" w:hAnsiTheme="minorHAnsi" w:cstheme="minorHAnsi"/>
          <w:sz w:val="20"/>
          <w:szCs w:val="20"/>
        </w:rPr>
      </w:pPr>
      <w:bookmarkStart w:id="332" w:name="_Toc169687051"/>
      <w:r w:rsidRPr="00A31C26">
        <w:rPr>
          <w:rFonts w:asciiTheme="minorHAnsi" w:hAnsiTheme="minorHAnsi" w:cstheme="minorHAnsi"/>
          <w:sz w:val="20"/>
          <w:szCs w:val="20"/>
        </w:rPr>
        <w:t>Suspension Criteria</w:t>
      </w:r>
      <w:bookmarkEnd w:id="332"/>
    </w:p>
    <w:p w14:paraId="1847D481" w14:textId="77777777" w:rsidR="006E1881" w:rsidRPr="00A31C26" w:rsidRDefault="006E1881">
      <w:pPr>
        <w:pStyle w:val="List"/>
        <w:numPr>
          <w:ilvl w:val="0"/>
          <w:numId w:val="62"/>
        </w:numPr>
        <w:tabs>
          <w:tab w:val="left" w:pos="851"/>
        </w:tabs>
        <w:spacing w:before="120" w:after="240"/>
        <w:jc w:val="both"/>
        <w:rPr>
          <w:rFonts w:asciiTheme="minorHAnsi" w:hAnsiTheme="minorHAnsi" w:cstheme="minorHAnsi"/>
          <w:sz w:val="20"/>
          <w:szCs w:val="20"/>
        </w:rPr>
        <w:pPrChange w:id="333" w:author="Tim Pauley" w:date="2024-06-19T22:04:00Z" w16du:dateUtc="2024-06-20T02:04: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t>Identification of critical defect while Performance testing</w:t>
      </w:r>
    </w:p>
    <w:p w14:paraId="16B02478" w14:textId="77777777" w:rsidR="006E1881" w:rsidRPr="00A31C26" w:rsidRDefault="006E1881">
      <w:pPr>
        <w:pStyle w:val="List"/>
        <w:numPr>
          <w:ilvl w:val="0"/>
          <w:numId w:val="62"/>
        </w:numPr>
        <w:tabs>
          <w:tab w:val="left" w:pos="851"/>
        </w:tabs>
        <w:spacing w:before="120" w:after="240"/>
        <w:jc w:val="both"/>
        <w:rPr>
          <w:rFonts w:asciiTheme="minorHAnsi" w:hAnsiTheme="minorHAnsi" w:cstheme="minorHAnsi"/>
          <w:sz w:val="20"/>
          <w:szCs w:val="20"/>
        </w:rPr>
        <w:pPrChange w:id="334" w:author="Tim Pauley" w:date="2024-06-19T22:04:00Z" w16du:dateUtc="2024-06-20T02:04:00Z">
          <w:pPr>
            <w:pStyle w:val="List"/>
            <w:numPr>
              <w:numId w:val="20"/>
            </w:numPr>
            <w:tabs>
              <w:tab w:val="left" w:pos="851"/>
            </w:tabs>
            <w:spacing w:before="120" w:after="240"/>
            <w:ind w:left="1778" w:hanging="360"/>
            <w:jc w:val="both"/>
          </w:pPr>
        </w:pPrChange>
      </w:pPr>
      <w:r w:rsidRPr="00A31C26">
        <w:rPr>
          <w:rFonts w:asciiTheme="minorHAnsi" w:hAnsiTheme="minorHAnsi" w:cstheme="minorHAnsi"/>
          <w:sz w:val="20"/>
          <w:szCs w:val="20"/>
        </w:rPr>
        <w:lastRenderedPageBreak/>
        <w:t xml:space="preserve">Test environment </w:t>
      </w:r>
      <w:r w:rsidR="003D4B34" w:rsidRPr="00A31C26">
        <w:rPr>
          <w:rFonts w:asciiTheme="minorHAnsi" w:hAnsiTheme="minorHAnsi" w:cstheme="minorHAnsi"/>
          <w:sz w:val="20"/>
          <w:szCs w:val="20"/>
        </w:rPr>
        <w:t>failures.</w:t>
      </w:r>
    </w:p>
    <w:p w14:paraId="7E73CDA2" w14:textId="77777777" w:rsidR="00FC2F49" w:rsidRPr="00A31C26" w:rsidRDefault="00FC2F49" w:rsidP="00EF0FDF">
      <w:pPr>
        <w:pStyle w:val="Heading2"/>
        <w:numPr>
          <w:ilvl w:val="3"/>
          <w:numId w:val="3"/>
        </w:numPr>
        <w:ind w:left="2502"/>
        <w:jc w:val="both"/>
        <w:rPr>
          <w:rFonts w:asciiTheme="minorHAnsi" w:hAnsiTheme="minorHAnsi" w:cstheme="minorHAnsi"/>
          <w:sz w:val="20"/>
          <w:szCs w:val="20"/>
        </w:rPr>
      </w:pPr>
      <w:bookmarkStart w:id="335" w:name="_Toc169687052"/>
      <w:r w:rsidRPr="00A31C26">
        <w:rPr>
          <w:rFonts w:asciiTheme="minorHAnsi" w:hAnsiTheme="minorHAnsi" w:cstheme="minorHAnsi"/>
          <w:sz w:val="20"/>
          <w:szCs w:val="20"/>
        </w:rPr>
        <w:t>Resumption Criteria</w:t>
      </w:r>
      <w:bookmarkEnd w:id="335"/>
    </w:p>
    <w:p w14:paraId="3BA4A8FA" w14:textId="77777777" w:rsidR="00FC2F49" w:rsidRPr="00386C63" w:rsidRDefault="00FC2F49">
      <w:pPr>
        <w:pStyle w:val="List"/>
        <w:numPr>
          <w:ilvl w:val="0"/>
          <w:numId w:val="62"/>
        </w:numPr>
        <w:spacing w:before="120" w:after="240"/>
        <w:jc w:val="both"/>
        <w:rPr>
          <w:rFonts w:asciiTheme="minorHAnsi" w:hAnsiTheme="minorHAnsi" w:cstheme="minorHAnsi"/>
          <w:sz w:val="18"/>
          <w:szCs w:val="20"/>
        </w:rPr>
        <w:pPrChange w:id="336" w:author="Tim Pauley" w:date="2024-06-19T22:04:00Z" w16du:dateUtc="2024-06-20T02:04:00Z">
          <w:pPr>
            <w:pStyle w:val="List"/>
            <w:numPr>
              <w:numId w:val="20"/>
            </w:numPr>
            <w:spacing w:before="120" w:after="240"/>
            <w:ind w:left="1778" w:hanging="360"/>
            <w:jc w:val="both"/>
          </w:pPr>
        </w:pPrChange>
      </w:pPr>
      <w:r w:rsidRPr="00386C63">
        <w:rPr>
          <w:rFonts w:asciiTheme="minorHAnsi" w:hAnsiTheme="minorHAnsi" w:cstheme="minorHAnsi"/>
          <w:sz w:val="20"/>
        </w:rPr>
        <w:t xml:space="preserve">Testing will resume once the problem is rectified. </w:t>
      </w:r>
    </w:p>
    <w:p w14:paraId="36F352AA" w14:textId="77777777" w:rsidR="00FC2F49" w:rsidRPr="00386C63" w:rsidRDefault="00FC2F49">
      <w:pPr>
        <w:pStyle w:val="List"/>
        <w:numPr>
          <w:ilvl w:val="0"/>
          <w:numId w:val="62"/>
        </w:numPr>
        <w:spacing w:before="120" w:after="240"/>
        <w:jc w:val="both"/>
        <w:rPr>
          <w:rFonts w:asciiTheme="minorHAnsi" w:hAnsiTheme="minorHAnsi" w:cstheme="minorHAnsi"/>
          <w:sz w:val="18"/>
          <w:szCs w:val="20"/>
        </w:rPr>
        <w:pPrChange w:id="337" w:author="Tim Pauley" w:date="2024-06-19T22:04:00Z" w16du:dateUtc="2024-06-20T02:04:00Z">
          <w:pPr>
            <w:pStyle w:val="List"/>
            <w:numPr>
              <w:numId w:val="20"/>
            </w:numPr>
            <w:spacing w:before="120" w:after="240"/>
            <w:ind w:left="1778" w:hanging="360"/>
            <w:jc w:val="both"/>
          </w:pPr>
        </w:pPrChange>
      </w:pPr>
      <w:r w:rsidRPr="00386C63">
        <w:rPr>
          <w:rFonts w:asciiTheme="minorHAnsi" w:hAnsiTheme="minorHAnsi" w:cstheme="minorHAnsi"/>
          <w:sz w:val="20"/>
        </w:rPr>
        <w:t>Coforge QA will re-execute the performance script as per the need.</w:t>
      </w:r>
    </w:p>
    <w:p w14:paraId="2FB7276A" w14:textId="77777777" w:rsidR="00F01630" w:rsidRPr="00A31C26" w:rsidRDefault="00F01630" w:rsidP="00EF0FDF">
      <w:pPr>
        <w:pStyle w:val="Heading2"/>
        <w:numPr>
          <w:ilvl w:val="2"/>
          <w:numId w:val="3"/>
        </w:numPr>
        <w:ind w:left="1944"/>
        <w:jc w:val="both"/>
        <w:rPr>
          <w:rFonts w:asciiTheme="minorHAnsi" w:hAnsiTheme="minorHAnsi" w:cstheme="minorHAnsi"/>
          <w:sz w:val="22"/>
          <w:szCs w:val="22"/>
        </w:rPr>
      </w:pPr>
      <w:bookmarkStart w:id="338" w:name="_Toc166782418"/>
      <w:bookmarkStart w:id="339" w:name="_Toc167392175"/>
      <w:bookmarkStart w:id="340" w:name="_Toc169687053"/>
      <w:r w:rsidRPr="00A31C26">
        <w:rPr>
          <w:rFonts w:asciiTheme="minorHAnsi" w:hAnsiTheme="minorHAnsi" w:cstheme="minorHAnsi"/>
          <w:sz w:val="22"/>
          <w:szCs w:val="22"/>
        </w:rPr>
        <w:t>UAT Support</w:t>
      </w:r>
      <w:bookmarkEnd w:id="338"/>
      <w:bookmarkEnd w:id="339"/>
      <w:bookmarkEnd w:id="340"/>
    </w:p>
    <w:p w14:paraId="206FD750" w14:textId="77777777" w:rsidR="00F01630" w:rsidRPr="00A31C26" w:rsidRDefault="00F01630" w:rsidP="00EF0FDF">
      <w:pPr>
        <w:pStyle w:val="ListParagraph"/>
        <w:ind w:left="1418"/>
        <w:jc w:val="both"/>
        <w:rPr>
          <w:rFonts w:asciiTheme="minorHAnsi" w:hAnsiTheme="minorHAnsi" w:cstheme="minorHAnsi"/>
          <w:sz w:val="20"/>
          <w:szCs w:val="20"/>
        </w:rPr>
      </w:pPr>
      <w:commentRangeStart w:id="341"/>
      <w:commentRangeStart w:id="342"/>
      <w:r w:rsidRPr="00A31C26">
        <w:rPr>
          <w:rFonts w:asciiTheme="minorHAnsi" w:hAnsiTheme="minorHAnsi" w:cstheme="minorHAnsi"/>
          <w:sz w:val="20"/>
          <w:szCs w:val="20"/>
        </w:rPr>
        <w:t xml:space="preserve">UAT testing is out of scope of Coforge QA team. However, </w:t>
      </w:r>
      <w:r w:rsidR="005F4FD0">
        <w:rPr>
          <w:rFonts w:asciiTheme="minorHAnsi" w:hAnsiTheme="minorHAnsi" w:cstheme="minorHAnsi"/>
          <w:sz w:val="20"/>
          <w:szCs w:val="20"/>
        </w:rPr>
        <w:t>t</w:t>
      </w:r>
      <w:r w:rsidRPr="00A31C26">
        <w:rPr>
          <w:rFonts w:asciiTheme="minorHAnsi" w:hAnsiTheme="minorHAnsi" w:cstheme="minorHAnsi"/>
          <w:sz w:val="20"/>
          <w:szCs w:val="20"/>
        </w:rPr>
        <w:t xml:space="preserve">eam </w:t>
      </w:r>
      <w:r w:rsidR="005F4FD0">
        <w:rPr>
          <w:rFonts w:asciiTheme="minorHAnsi" w:hAnsiTheme="minorHAnsi" w:cstheme="minorHAnsi"/>
          <w:sz w:val="20"/>
          <w:szCs w:val="20"/>
        </w:rPr>
        <w:t xml:space="preserve">will </w:t>
      </w:r>
      <w:r w:rsidRPr="00A31C26">
        <w:rPr>
          <w:rFonts w:asciiTheme="minorHAnsi" w:hAnsiTheme="minorHAnsi" w:cstheme="minorHAnsi"/>
          <w:sz w:val="20"/>
          <w:szCs w:val="20"/>
        </w:rPr>
        <w:t>provide</w:t>
      </w:r>
      <w:r w:rsidR="005F4FD0">
        <w:rPr>
          <w:rFonts w:asciiTheme="minorHAnsi" w:hAnsiTheme="minorHAnsi" w:cstheme="minorHAnsi"/>
          <w:sz w:val="20"/>
          <w:szCs w:val="20"/>
        </w:rPr>
        <w:t xml:space="preserve"> require</w:t>
      </w:r>
      <w:r w:rsidRPr="00A31C26">
        <w:rPr>
          <w:rFonts w:asciiTheme="minorHAnsi" w:hAnsiTheme="minorHAnsi" w:cstheme="minorHAnsi"/>
          <w:sz w:val="20"/>
          <w:szCs w:val="20"/>
        </w:rPr>
        <w:t xml:space="preserve"> support </w:t>
      </w:r>
      <w:r w:rsidR="005F4FD0">
        <w:rPr>
          <w:rFonts w:asciiTheme="minorHAnsi" w:hAnsiTheme="minorHAnsi" w:cstheme="minorHAnsi"/>
          <w:sz w:val="20"/>
          <w:szCs w:val="20"/>
        </w:rPr>
        <w:t xml:space="preserve">in terms of </w:t>
      </w:r>
      <w:r w:rsidR="00A8458F">
        <w:rPr>
          <w:rFonts w:asciiTheme="minorHAnsi" w:hAnsiTheme="minorHAnsi" w:cstheme="minorHAnsi"/>
          <w:sz w:val="20"/>
          <w:szCs w:val="20"/>
        </w:rPr>
        <w:t xml:space="preserve">identification of </w:t>
      </w:r>
      <w:r w:rsidR="005F4FD0">
        <w:rPr>
          <w:rFonts w:asciiTheme="minorHAnsi" w:hAnsiTheme="minorHAnsi" w:cstheme="minorHAnsi"/>
          <w:sz w:val="20"/>
          <w:szCs w:val="20"/>
        </w:rPr>
        <w:t xml:space="preserve">Test </w:t>
      </w:r>
      <w:r w:rsidR="00A8458F">
        <w:rPr>
          <w:rFonts w:asciiTheme="minorHAnsi" w:hAnsiTheme="minorHAnsi" w:cstheme="minorHAnsi"/>
          <w:sz w:val="20"/>
          <w:szCs w:val="20"/>
        </w:rPr>
        <w:t>Scenarios for UAT along with Business Team</w:t>
      </w:r>
      <w:r w:rsidRPr="00A31C26">
        <w:rPr>
          <w:rFonts w:asciiTheme="minorHAnsi" w:hAnsiTheme="minorHAnsi" w:cstheme="minorHAnsi"/>
          <w:sz w:val="20"/>
          <w:szCs w:val="20"/>
        </w:rPr>
        <w:t xml:space="preserve">. </w:t>
      </w:r>
    </w:p>
    <w:p w14:paraId="7DA3EEAD" w14:textId="77777777" w:rsidR="00F01630" w:rsidRPr="00A31C26" w:rsidRDefault="00F01630" w:rsidP="00EF0FDF">
      <w:pPr>
        <w:pStyle w:val="ListParagraph"/>
        <w:ind w:left="1418"/>
        <w:jc w:val="both"/>
        <w:rPr>
          <w:rFonts w:asciiTheme="minorHAnsi" w:hAnsiTheme="minorHAnsi" w:cstheme="minorHAnsi"/>
          <w:sz w:val="20"/>
          <w:szCs w:val="20"/>
        </w:rPr>
      </w:pPr>
      <w:r w:rsidRPr="00A31C26">
        <w:rPr>
          <w:rFonts w:asciiTheme="minorHAnsi" w:hAnsiTheme="minorHAnsi" w:cstheme="minorHAnsi"/>
          <w:sz w:val="20"/>
          <w:szCs w:val="20"/>
        </w:rPr>
        <w:t xml:space="preserve">Coforge team will continue with testing efforts towards Defect triage, Defect retesting, Defect verification and Impact area regression. </w:t>
      </w:r>
      <w:commentRangeEnd w:id="341"/>
      <w:r w:rsidR="00FB3782">
        <w:rPr>
          <w:rStyle w:val="CommentReference"/>
        </w:rPr>
        <w:commentReference w:id="341"/>
      </w:r>
      <w:commentRangeEnd w:id="342"/>
      <w:r w:rsidR="00A46BEF">
        <w:rPr>
          <w:rStyle w:val="CommentReference"/>
        </w:rPr>
        <w:commentReference w:id="342"/>
      </w:r>
    </w:p>
    <w:p w14:paraId="15086227" w14:textId="77777777" w:rsidR="00F01630" w:rsidRPr="00A31C26" w:rsidRDefault="00F01630" w:rsidP="00EF0FDF">
      <w:pPr>
        <w:pStyle w:val="Heading2"/>
        <w:numPr>
          <w:ilvl w:val="2"/>
          <w:numId w:val="3"/>
        </w:numPr>
        <w:ind w:left="1944"/>
        <w:jc w:val="both"/>
        <w:rPr>
          <w:rFonts w:asciiTheme="minorHAnsi" w:hAnsiTheme="minorHAnsi" w:cstheme="minorHAnsi"/>
          <w:sz w:val="22"/>
          <w:szCs w:val="22"/>
        </w:rPr>
      </w:pPr>
      <w:bookmarkStart w:id="343" w:name="_Toc167392176"/>
      <w:bookmarkStart w:id="344" w:name="_Toc169687054"/>
      <w:r w:rsidRPr="00A31C26">
        <w:rPr>
          <w:rFonts w:asciiTheme="minorHAnsi" w:hAnsiTheme="minorHAnsi" w:cstheme="minorHAnsi"/>
          <w:sz w:val="22"/>
          <w:szCs w:val="22"/>
        </w:rPr>
        <w:t>Parallel Testing</w:t>
      </w:r>
      <w:bookmarkEnd w:id="343"/>
      <w:bookmarkEnd w:id="344"/>
      <w:r w:rsidRPr="00A31C26">
        <w:rPr>
          <w:rFonts w:asciiTheme="minorHAnsi" w:hAnsiTheme="minorHAnsi" w:cstheme="minorHAnsi"/>
          <w:sz w:val="22"/>
          <w:szCs w:val="22"/>
        </w:rPr>
        <w:t xml:space="preserve"> </w:t>
      </w:r>
    </w:p>
    <w:p w14:paraId="7DAA3D05" w14:textId="52D701CD" w:rsidR="00A8458F" w:rsidRDefault="00A8458F" w:rsidP="00EF0FDF">
      <w:pPr>
        <w:pStyle w:val="ListParagraph"/>
        <w:ind w:left="1418"/>
        <w:jc w:val="both"/>
        <w:rPr>
          <w:rFonts w:asciiTheme="minorHAnsi" w:hAnsiTheme="minorHAnsi" w:cstheme="minorHAnsi"/>
          <w:sz w:val="20"/>
          <w:szCs w:val="20"/>
        </w:rPr>
      </w:pPr>
      <w:r>
        <w:rPr>
          <w:rFonts w:asciiTheme="minorHAnsi" w:hAnsiTheme="minorHAnsi" w:cstheme="minorHAnsi"/>
          <w:sz w:val="20"/>
          <w:szCs w:val="20"/>
        </w:rPr>
        <w:t>Parallel Testing objective is to do comparative testing between the Legacy system and C-P</w:t>
      </w:r>
      <w:ins w:id="345" w:author="Tim Pauley" w:date="2024-06-19T21:50:00Z" w16du:dateUtc="2024-06-20T01:50:00Z">
        <w:r w:rsidR="00A50921">
          <w:rPr>
            <w:rFonts w:asciiTheme="minorHAnsi" w:hAnsiTheme="minorHAnsi" w:cstheme="minorHAnsi"/>
            <w:sz w:val="20"/>
            <w:szCs w:val="20"/>
          </w:rPr>
          <w:t>RISM</w:t>
        </w:r>
      </w:ins>
      <w:del w:id="346" w:author="Tim Pauley" w:date="2024-06-19T21:50:00Z" w16du:dateUtc="2024-06-20T01:50:00Z">
        <w:r w:rsidDel="00A50921">
          <w:rPr>
            <w:rFonts w:asciiTheme="minorHAnsi" w:hAnsiTheme="minorHAnsi" w:cstheme="minorHAnsi"/>
            <w:sz w:val="20"/>
            <w:szCs w:val="20"/>
          </w:rPr>
          <w:delText>rism</w:delText>
        </w:r>
      </w:del>
      <w:r>
        <w:rPr>
          <w:rFonts w:asciiTheme="minorHAnsi" w:hAnsiTheme="minorHAnsi" w:cstheme="minorHAnsi"/>
          <w:sz w:val="20"/>
          <w:szCs w:val="20"/>
        </w:rPr>
        <w:t xml:space="preserve"> system ensuring the business rules for Pricing program and </w:t>
      </w:r>
      <w:r w:rsidRPr="00354DD0">
        <w:rPr>
          <w:rFonts w:cs="Arial"/>
          <w:sz w:val="20"/>
          <w:szCs w:val="20"/>
        </w:rPr>
        <w:t>implemented prices with Rating API</w:t>
      </w:r>
      <w:r>
        <w:rPr>
          <w:rFonts w:cs="Arial"/>
          <w:sz w:val="20"/>
          <w:szCs w:val="20"/>
        </w:rPr>
        <w:t xml:space="preserve"> are same.</w:t>
      </w:r>
    </w:p>
    <w:p w14:paraId="06F3D444" w14:textId="77777777" w:rsidR="00F01630" w:rsidRDefault="00F01630" w:rsidP="00EF0FDF">
      <w:pPr>
        <w:pStyle w:val="Heading2"/>
        <w:numPr>
          <w:ilvl w:val="3"/>
          <w:numId w:val="3"/>
        </w:numPr>
        <w:ind w:left="2502"/>
        <w:jc w:val="both"/>
        <w:rPr>
          <w:rFonts w:asciiTheme="minorHAnsi" w:hAnsiTheme="minorHAnsi" w:cstheme="minorHAnsi"/>
          <w:sz w:val="20"/>
          <w:szCs w:val="20"/>
        </w:rPr>
      </w:pPr>
      <w:bookmarkStart w:id="347" w:name="_Toc169687055"/>
      <w:r w:rsidRPr="00A31C26">
        <w:rPr>
          <w:rFonts w:asciiTheme="minorHAnsi" w:hAnsiTheme="minorHAnsi" w:cstheme="minorHAnsi"/>
          <w:sz w:val="20"/>
          <w:szCs w:val="20"/>
        </w:rPr>
        <w:t>Responsibility</w:t>
      </w:r>
      <w:bookmarkEnd w:id="347"/>
    </w:p>
    <w:p w14:paraId="5322FA76" w14:textId="2D96707A" w:rsidR="00A8458F" w:rsidRPr="00A8458F" w:rsidRDefault="00A8458F" w:rsidP="00A8458F">
      <w:pPr>
        <w:ind w:left="1778"/>
        <w:rPr>
          <w:rFonts w:asciiTheme="minorHAnsi" w:hAnsiTheme="minorHAnsi" w:cstheme="minorHAnsi"/>
          <w:sz w:val="20"/>
          <w:szCs w:val="20"/>
        </w:rPr>
      </w:pPr>
      <w:r w:rsidRPr="00A8458F">
        <w:rPr>
          <w:rFonts w:asciiTheme="minorHAnsi" w:hAnsiTheme="minorHAnsi" w:cstheme="minorHAnsi"/>
          <w:sz w:val="20"/>
          <w:szCs w:val="20"/>
        </w:rPr>
        <w:t>TFF team will be responsible for testing the identified set of test cases in legacy environment whereas Coforge team will be responsible for testing the same set of test cases in C-P</w:t>
      </w:r>
      <w:ins w:id="348" w:author="Tim Pauley" w:date="2024-06-19T21:50:00Z" w16du:dateUtc="2024-06-20T01:50:00Z">
        <w:r w:rsidR="00A50921">
          <w:rPr>
            <w:rFonts w:asciiTheme="minorHAnsi" w:hAnsiTheme="minorHAnsi" w:cstheme="minorHAnsi"/>
            <w:sz w:val="20"/>
            <w:szCs w:val="20"/>
          </w:rPr>
          <w:t>RISM</w:t>
        </w:r>
      </w:ins>
      <w:del w:id="349" w:author="Tim Pauley" w:date="2024-06-19T21:50:00Z" w16du:dateUtc="2024-06-20T01:50:00Z">
        <w:r w:rsidRPr="00A8458F" w:rsidDel="00A50921">
          <w:rPr>
            <w:rFonts w:asciiTheme="minorHAnsi" w:hAnsiTheme="minorHAnsi" w:cstheme="minorHAnsi"/>
            <w:sz w:val="20"/>
            <w:szCs w:val="20"/>
          </w:rPr>
          <w:delText>rism</w:delText>
        </w:r>
      </w:del>
      <w:del w:id="350" w:author="Tim Pauley" w:date="2024-06-19T21:51:00Z" w16du:dateUtc="2024-06-20T01:51:00Z">
        <w:r w:rsidRPr="00A8458F" w:rsidDel="00A50921">
          <w:rPr>
            <w:rFonts w:asciiTheme="minorHAnsi" w:hAnsiTheme="minorHAnsi" w:cstheme="minorHAnsi"/>
            <w:sz w:val="20"/>
            <w:szCs w:val="20"/>
          </w:rPr>
          <w:delText xml:space="preserve"> environment</w:delText>
        </w:r>
      </w:del>
      <w:r w:rsidRPr="00A8458F">
        <w:rPr>
          <w:rFonts w:asciiTheme="minorHAnsi" w:hAnsiTheme="minorHAnsi" w:cstheme="minorHAnsi"/>
          <w:sz w:val="20"/>
          <w:szCs w:val="20"/>
        </w:rPr>
        <w:t>.</w:t>
      </w:r>
    </w:p>
    <w:p w14:paraId="7FEF5ED3" w14:textId="77777777" w:rsidR="00F01630" w:rsidRPr="00A31C26" w:rsidRDefault="00A8458F" w:rsidP="00A8458F">
      <w:pPr>
        <w:ind w:left="1778"/>
        <w:rPr>
          <w:rFonts w:asciiTheme="minorHAnsi" w:hAnsiTheme="minorHAnsi" w:cstheme="minorHAnsi"/>
          <w:sz w:val="20"/>
          <w:szCs w:val="20"/>
        </w:rPr>
      </w:pPr>
      <w:r>
        <w:rPr>
          <w:rFonts w:asciiTheme="minorHAnsi" w:hAnsiTheme="minorHAnsi" w:cstheme="minorHAnsi"/>
          <w:sz w:val="20"/>
          <w:szCs w:val="20"/>
        </w:rPr>
        <w:t>Following activities will be performed</w:t>
      </w:r>
      <w:r w:rsidR="00E52F95">
        <w:rPr>
          <w:rFonts w:asciiTheme="minorHAnsi" w:hAnsiTheme="minorHAnsi" w:cstheme="minorHAnsi"/>
          <w:sz w:val="20"/>
          <w:szCs w:val="20"/>
        </w:rPr>
        <w:t xml:space="preserve"> by both teams</w:t>
      </w:r>
      <w:r>
        <w:rPr>
          <w:rFonts w:asciiTheme="minorHAnsi" w:hAnsiTheme="minorHAnsi" w:cstheme="minorHAnsi"/>
          <w:sz w:val="20"/>
          <w:szCs w:val="20"/>
        </w:rPr>
        <w:t>:</w:t>
      </w:r>
    </w:p>
    <w:p w14:paraId="1D15BC51" w14:textId="77777777" w:rsidR="00A8458F" w:rsidRDefault="00E52F95">
      <w:pPr>
        <w:pStyle w:val="List"/>
        <w:numPr>
          <w:ilvl w:val="0"/>
          <w:numId w:val="63"/>
        </w:numPr>
        <w:tabs>
          <w:tab w:val="left" w:pos="851"/>
        </w:tabs>
        <w:spacing w:before="120" w:after="240"/>
        <w:jc w:val="both"/>
        <w:rPr>
          <w:rFonts w:asciiTheme="minorHAnsi" w:hAnsiTheme="minorHAnsi" w:cstheme="minorHAnsi"/>
          <w:sz w:val="20"/>
          <w:szCs w:val="20"/>
        </w:rPr>
        <w:pPrChange w:id="351" w:author="Tim Pauley" w:date="2024-06-19T22:06:00Z" w16du:dateUtc="2024-06-20T02:06: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Coforge team to identify tests, to be approved by the TFF Test Team.</w:t>
      </w:r>
    </w:p>
    <w:p w14:paraId="65E6260C" w14:textId="77777777" w:rsidR="00E52F95" w:rsidRDefault="00E52F95">
      <w:pPr>
        <w:pStyle w:val="List"/>
        <w:numPr>
          <w:ilvl w:val="0"/>
          <w:numId w:val="63"/>
        </w:numPr>
        <w:tabs>
          <w:tab w:val="left" w:pos="851"/>
        </w:tabs>
        <w:spacing w:before="120" w:after="240"/>
        <w:jc w:val="both"/>
        <w:rPr>
          <w:rFonts w:asciiTheme="minorHAnsi" w:hAnsiTheme="minorHAnsi" w:cstheme="minorHAnsi"/>
          <w:sz w:val="20"/>
          <w:szCs w:val="20"/>
        </w:rPr>
        <w:pPrChange w:id="352" w:author="Tim Pauley" w:date="2024-06-19T22:06:00Z" w16du:dateUtc="2024-06-20T02:06: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Identified Tests cases to be uploaded in the ADO QA Task.</w:t>
      </w:r>
    </w:p>
    <w:p w14:paraId="494E8428" w14:textId="68126F5F" w:rsidR="00F01630" w:rsidRDefault="00E52F95">
      <w:pPr>
        <w:pStyle w:val="List"/>
        <w:numPr>
          <w:ilvl w:val="0"/>
          <w:numId w:val="63"/>
        </w:numPr>
        <w:tabs>
          <w:tab w:val="left" w:pos="851"/>
        </w:tabs>
        <w:spacing w:before="120" w:after="240"/>
        <w:jc w:val="both"/>
        <w:rPr>
          <w:rFonts w:asciiTheme="minorHAnsi" w:hAnsiTheme="minorHAnsi" w:cstheme="minorHAnsi"/>
          <w:sz w:val="20"/>
          <w:szCs w:val="20"/>
        </w:rPr>
        <w:pPrChange w:id="353" w:author="Tim Pauley" w:date="2024-06-19T22:06:00Z" w16du:dateUtc="2024-06-20T02:06: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Execution of test cases in legacy environment (by TFF Team) and C-</w:t>
      </w:r>
      <w:r w:rsidR="00711225">
        <w:rPr>
          <w:rFonts w:asciiTheme="minorHAnsi" w:hAnsiTheme="minorHAnsi" w:cstheme="minorHAnsi"/>
          <w:sz w:val="20"/>
          <w:szCs w:val="20"/>
        </w:rPr>
        <w:t>P</w:t>
      </w:r>
      <w:ins w:id="354" w:author="Tim Pauley" w:date="2024-06-19T21:51:00Z" w16du:dateUtc="2024-06-20T01:51:00Z">
        <w:r w:rsidR="00A50921">
          <w:rPr>
            <w:rFonts w:asciiTheme="minorHAnsi" w:hAnsiTheme="minorHAnsi" w:cstheme="minorHAnsi"/>
            <w:sz w:val="20"/>
            <w:szCs w:val="20"/>
          </w:rPr>
          <w:t>RISM</w:t>
        </w:r>
      </w:ins>
      <w:del w:id="355" w:author="Tim Pauley" w:date="2024-06-19T21:51:00Z" w16du:dateUtc="2024-06-20T01:51:00Z">
        <w:r w:rsidR="00711225" w:rsidDel="00A50921">
          <w:rPr>
            <w:rFonts w:asciiTheme="minorHAnsi" w:hAnsiTheme="minorHAnsi" w:cstheme="minorHAnsi"/>
            <w:sz w:val="20"/>
            <w:szCs w:val="20"/>
          </w:rPr>
          <w:delText>rism</w:delText>
        </w:r>
      </w:del>
      <w:r w:rsidR="00711225">
        <w:rPr>
          <w:rFonts w:asciiTheme="minorHAnsi" w:hAnsiTheme="minorHAnsi" w:cstheme="minorHAnsi"/>
          <w:sz w:val="20"/>
          <w:szCs w:val="20"/>
        </w:rPr>
        <w:t xml:space="preserve"> (</w:t>
      </w:r>
      <w:r>
        <w:rPr>
          <w:rFonts w:asciiTheme="minorHAnsi" w:hAnsiTheme="minorHAnsi" w:cstheme="minorHAnsi"/>
          <w:sz w:val="20"/>
          <w:szCs w:val="20"/>
        </w:rPr>
        <w:t>Coforge) to v</w:t>
      </w:r>
      <w:r w:rsidR="00F01630" w:rsidRPr="00A31C26">
        <w:rPr>
          <w:rFonts w:asciiTheme="minorHAnsi" w:hAnsiTheme="minorHAnsi" w:cstheme="minorHAnsi"/>
          <w:sz w:val="20"/>
          <w:szCs w:val="20"/>
        </w:rPr>
        <w:t>erif</w:t>
      </w:r>
      <w:r>
        <w:rPr>
          <w:rFonts w:asciiTheme="minorHAnsi" w:hAnsiTheme="minorHAnsi" w:cstheme="minorHAnsi"/>
          <w:sz w:val="20"/>
          <w:szCs w:val="20"/>
        </w:rPr>
        <w:t>y</w:t>
      </w:r>
      <w:r w:rsidR="00F01630" w:rsidRPr="00A31C26">
        <w:rPr>
          <w:rFonts w:asciiTheme="minorHAnsi" w:hAnsiTheme="minorHAnsi" w:cstheme="minorHAnsi"/>
          <w:sz w:val="20"/>
          <w:szCs w:val="20"/>
        </w:rPr>
        <w:t xml:space="preserve"> pricing data with data sampling. </w:t>
      </w:r>
    </w:p>
    <w:p w14:paraId="6430DEA7" w14:textId="7992AD4B" w:rsidR="00E52F95" w:rsidRDefault="00E52F95">
      <w:pPr>
        <w:pStyle w:val="List"/>
        <w:numPr>
          <w:ilvl w:val="0"/>
          <w:numId w:val="63"/>
        </w:numPr>
        <w:tabs>
          <w:tab w:val="left" w:pos="851"/>
        </w:tabs>
        <w:spacing w:before="120" w:after="240"/>
        <w:jc w:val="both"/>
        <w:rPr>
          <w:rFonts w:asciiTheme="minorHAnsi" w:hAnsiTheme="minorHAnsi" w:cstheme="minorHAnsi"/>
          <w:sz w:val="20"/>
          <w:szCs w:val="20"/>
        </w:rPr>
        <w:pPrChange w:id="356" w:author="Tim Pauley" w:date="2024-06-19T22:06:00Z" w16du:dateUtc="2024-06-20T02:06: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Result comparison to be done by both TF</w:t>
      </w:r>
      <w:ins w:id="357" w:author="Tim Pauley" w:date="2024-06-19T21:51:00Z" w16du:dateUtc="2024-06-20T01:51:00Z">
        <w:r w:rsidR="00A50921">
          <w:rPr>
            <w:rFonts w:asciiTheme="minorHAnsi" w:hAnsiTheme="minorHAnsi" w:cstheme="minorHAnsi"/>
            <w:sz w:val="20"/>
            <w:szCs w:val="20"/>
          </w:rPr>
          <w:t>F</w:t>
        </w:r>
      </w:ins>
      <w:del w:id="358" w:author="Tim Pauley" w:date="2024-06-19T21:51:00Z" w16du:dateUtc="2024-06-20T01:51:00Z">
        <w:r w:rsidDel="00A50921">
          <w:rPr>
            <w:rFonts w:asciiTheme="minorHAnsi" w:hAnsiTheme="minorHAnsi" w:cstheme="minorHAnsi"/>
            <w:sz w:val="20"/>
            <w:szCs w:val="20"/>
          </w:rPr>
          <w:delText>E</w:delText>
        </w:r>
      </w:del>
      <w:r>
        <w:rPr>
          <w:rFonts w:asciiTheme="minorHAnsi" w:hAnsiTheme="minorHAnsi" w:cstheme="minorHAnsi"/>
          <w:sz w:val="20"/>
          <w:szCs w:val="20"/>
        </w:rPr>
        <w:t xml:space="preserve"> and Coforge </w:t>
      </w:r>
      <w:r w:rsidR="003D4B34">
        <w:rPr>
          <w:rFonts w:asciiTheme="minorHAnsi" w:hAnsiTheme="minorHAnsi" w:cstheme="minorHAnsi"/>
          <w:sz w:val="20"/>
          <w:szCs w:val="20"/>
        </w:rPr>
        <w:t>team.</w:t>
      </w:r>
      <w:r>
        <w:rPr>
          <w:rFonts w:asciiTheme="minorHAnsi" w:hAnsiTheme="minorHAnsi" w:cstheme="minorHAnsi"/>
          <w:sz w:val="20"/>
          <w:szCs w:val="20"/>
        </w:rPr>
        <w:t xml:space="preserve"> </w:t>
      </w:r>
    </w:p>
    <w:p w14:paraId="41DA8AA1" w14:textId="77777777" w:rsidR="00E52F95" w:rsidRPr="00A31C26" w:rsidRDefault="00E52F95">
      <w:pPr>
        <w:pStyle w:val="List"/>
        <w:numPr>
          <w:ilvl w:val="0"/>
          <w:numId w:val="63"/>
        </w:numPr>
        <w:spacing w:before="120" w:after="240"/>
        <w:jc w:val="both"/>
        <w:rPr>
          <w:rFonts w:asciiTheme="minorHAnsi" w:hAnsiTheme="minorHAnsi" w:cstheme="minorHAnsi"/>
          <w:sz w:val="20"/>
          <w:szCs w:val="20"/>
        </w:rPr>
        <w:pPrChange w:id="359" w:author="Tim Pauley" w:date="2024-06-19T22:06:00Z" w16du:dateUtc="2024-06-20T02:06:00Z">
          <w:pPr>
            <w:pStyle w:val="List"/>
            <w:numPr>
              <w:numId w:val="20"/>
            </w:numPr>
            <w:spacing w:before="120" w:after="240"/>
            <w:ind w:left="1778" w:hanging="360"/>
            <w:jc w:val="both"/>
          </w:pPr>
        </w:pPrChange>
      </w:pPr>
      <w:r>
        <w:rPr>
          <w:rFonts w:asciiTheme="minorHAnsi" w:hAnsiTheme="minorHAnsi" w:cstheme="minorHAnsi"/>
          <w:sz w:val="20"/>
          <w:szCs w:val="20"/>
        </w:rPr>
        <w:t>Re-testing of the fixed defects.</w:t>
      </w:r>
    </w:p>
    <w:p w14:paraId="780513C8" w14:textId="77777777" w:rsidR="00E52F95" w:rsidRPr="00AB773E" w:rsidRDefault="00E52F95">
      <w:pPr>
        <w:pStyle w:val="List"/>
        <w:numPr>
          <w:ilvl w:val="0"/>
          <w:numId w:val="63"/>
        </w:numPr>
        <w:spacing w:before="120" w:after="240"/>
        <w:jc w:val="both"/>
        <w:rPr>
          <w:rFonts w:asciiTheme="minorHAnsi" w:hAnsiTheme="minorHAnsi" w:cstheme="minorHAnsi"/>
          <w:sz w:val="20"/>
          <w:szCs w:val="20"/>
        </w:rPr>
        <w:pPrChange w:id="360" w:author="Tim Pauley" w:date="2024-06-19T22:06:00Z" w16du:dateUtc="2024-06-20T02:06:00Z">
          <w:pPr>
            <w:pStyle w:val="List"/>
            <w:numPr>
              <w:numId w:val="20"/>
            </w:numPr>
            <w:spacing w:before="120" w:after="240"/>
            <w:ind w:left="1778" w:hanging="360"/>
            <w:jc w:val="both"/>
          </w:pPr>
        </w:pPrChange>
      </w:pPr>
      <w:r>
        <w:rPr>
          <w:rFonts w:asciiTheme="minorHAnsi" w:hAnsiTheme="minorHAnsi" w:cstheme="minorHAnsi"/>
          <w:sz w:val="20"/>
          <w:szCs w:val="20"/>
        </w:rPr>
        <w:t>Test Result and evidence update in ADO Task</w:t>
      </w:r>
    </w:p>
    <w:p w14:paraId="75D4E2ED" w14:textId="77777777" w:rsidR="00C95105" w:rsidRPr="00E52F95" w:rsidRDefault="00C95105" w:rsidP="00E52F95">
      <w:pPr>
        <w:pStyle w:val="Heading2"/>
        <w:numPr>
          <w:ilvl w:val="1"/>
          <w:numId w:val="3"/>
        </w:numPr>
        <w:ind w:left="1512"/>
        <w:jc w:val="both"/>
        <w:rPr>
          <w:rFonts w:asciiTheme="minorHAnsi" w:hAnsiTheme="minorHAnsi" w:cstheme="minorHAnsi"/>
          <w:sz w:val="24"/>
          <w:szCs w:val="24"/>
        </w:rPr>
      </w:pPr>
      <w:bookmarkStart w:id="361" w:name="_Toc169687056"/>
      <w:r w:rsidRPr="00E52F95">
        <w:rPr>
          <w:rFonts w:asciiTheme="minorHAnsi" w:hAnsiTheme="minorHAnsi" w:cstheme="minorHAnsi"/>
          <w:sz w:val="24"/>
          <w:szCs w:val="24"/>
        </w:rPr>
        <w:t>Test Data</w:t>
      </w:r>
      <w:bookmarkEnd w:id="361"/>
    </w:p>
    <w:p w14:paraId="0312A74C" w14:textId="77777777" w:rsidR="00C95105" w:rsidRPr="00C95105" w:rsidRDefault="00E52F95" w:rsidP="00EF0FDF">
      <w:pPr>
        <w:pStyle w:val="ListParagraph"/>
        <w:ind w:left="1418"/>
        <w:jc w:val="both"/>
        <w:rPr>
          <w:rFonts w:asciiTheme="minorHAnsi" w:hAnsiTheme="minorHAnsi" w:cstheme="minorHAnsi"/>
          <w:sz w:val="20"/>
          <w:szCs w:val="20"/>
        </w:rPr>
      </w:pPr>
      <w:commentRangeStart w:id="362"/>
      <w:commentRangeStart w:id="363"/>
      <w:r>
        <w:rPr>
          <w:rFonts w:asciiTheme="minorHAnsi" w:hAnsiTheme="minorHAnsi" w:cstheme="minorHAnsi"/>
          <w:sz w:val="20"/>
          <w:szCs w:val="20"/>
        </w:rPr>
        <w:t xml:space="preserve">Testing </w:t>
      </w:r>
      <w:r w:rsidRPr="00C95105">
        <w:rPr>
          <w:rFonts w:asciiTheme="minorHAnsi" w:hAnsiTheme="minorHAnsi" w:cstheme="minorHAnsi"/>
          <w:sz w:val="20"/>
          <w:szCs w:val="20"/>
        </w:rPr>
        <w:t>team</w:t>
      </w:r>
      <w:r w:rsidR="00C95105" w:rsidRPr="00C95105">
        <w:rPr>
          <w:rFonts w:asciiTheme="minorHAnsi" w:hAnsiTheme="minorHAnsi" w:cstheme="minorHAnsi"/>
          <w:sz w:val="20"/>
          <w:szCs w:val="20"/>
        </w:rPr>
        <w:t xml:space="preserve"> will </w:t>
      </w:r>
      <w:r>
        <w:rPr>
          <w:rFonts w:asciiTheme="minorHAnsi" w:hAnsiTheme="minorHAnsi" w:cstheme="minorHAnsi"/>
          <w:sz w:val="20"/>
          <w:szCs w:val="20"/>
        </w:rPr>
        <w:t>create / identify</w:t>
      </w:r>
      <w:r w:rsidR="00C95105" w:rsidRPr="00C95105">
        <w:rPr>
          <w:rFonts w:asciiTheme="minorHAnsi" w:hAnsiTheme="minorHAnsi" w:cstheme="minorHAnsi"/>
          <w:sz w:val="20"/>
          <w:szCs w:val="20"/>
        </w:rPr>
        <w:t xml:space="preserve"> test data as per user story and test case requirements in discussion with SMEs. </w:t>
      </w:r>
    </w:p>
    <w:p w14:paraId="7DA8B232" w14:textId="77777777" w:rsidR="00C46A43" w:rsidRDefault="00E52F95">
      <w:pPr>
        <w:pStyle w:val="List"/>
        <w:numPr>
          <w:ilvl w:val="0"/>
          <w:numId w:val="64"/>
        </w:numPr>
        <w:tabs>
          <w:tab w:val="left" w:pos="851"/>
        </w:tabs>
        <w:spacing w:before="120" w:after="240"/>
        <w:jc w:val="both"/>
        <w:rPr>
          <w:rFonts w:asciiTheme="minorHAnsi" w:hAnsiTheme="minorHAnsi" w:cstheme="minorHAnsi"/>
          <w:sz w:val="20"/>
          <w:szCs w:val="20"/>
        </w:rPr>
        <w:pPrChange w:id="364" w:author="Tim Pauley" w:date="2024-06-19T22:07:00Z" w16du:dateUtc="2024-06-20T02:0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 xml:space="preserve">Regular connect </w:t>
      </w:r>
      <w:r w:rsidR="005E5EA7">
        <w:rPr>
          <w:rFonts w:asciiTheme="minorHAnsi" w:hAnsiTheme="minorHAnsi" w:cstheme="minorHAnsi"/>
          <w:sz w:val="20"/>
          <w:szCs w:val="20"/>
        </w:rPr>
        <w:t xml:space="preserve">with </w:t>
      </w:r>
      <w:r w:rsidR="005E5EA7" w:rsidRPr="00C46A43">
        <w:rPr>
          <w:rFonts w:asciiTheme="minorHAnsi" w:hAnsiTheme="minorHAnsi" w:cstheme="minorHAnsi"/>
          <w:sz w:val="20"/>
          <w:szCs w:val="20"/>
        </w:rPr>
        <w:t>BA</w:t>
      </w:r>
      <w:r>
        <w:rPr>
          <w:rFonts w:asciiTheme="minorHAnsi" w:hAnsiTheme="minorHAnsi" w:cstheme="minorHAnsi"/>
          <w:sz w:val="20"/>
          <w:szCs w:val="20"/>
        </w:rPr>
        <w:t xml:space="preserve"> Team</w:t>
      </w:r>
      <w:r w:rsidR="00C46A43" w:rsidRPr="00C46A43">
        <w:rPr>
          <w:rFonts w:asciiTheme="minorHAnsi" w:hAnsiTheme="minorHAnsi" w:cstheme="minorHAnsi"/>
          <w:sz w:val="20"/>
          <w:szCs w:val="20"/>
        </w:rPr>
        <w:t xml:space="preserve"> </w:t>
      </w:r>
      <w:r>
        <w:rPr>
          <w:rFonts w:asciiTheme="minorHAnsi" w:hAnsiTheme="minorHAnsi" w:cstheme="minorHAnsi"/>
          <w:sz w:val="20"/>
          <w:szCs w:val="20"/>
        </w:rPr>
        <w:t>and development</w:t>
      </w:r>
      <w:r w:rsidR="00C46A43" w:rsidRPr="00C46A43">
        <w:rPr>
          <w:rFonts w:asciiTheme="minorHAnsi" w:hAnsiTheme="minorHAnsi" w:cstheme="minorHAnsi"/>
          <w:sz w:val="20"/>
          <w:szCs w:val="20"/>
        </w:rPr>
        <w:t xml:space="preserve"> team to </w:t>
      </w:r>
      <w:r w:rsidR="005E5EA7">
        <w:rPr>
          <w:rFonts w:asciiTheme="minorHAnsi" w:hAnsiTheme="minorHAnsi" w:cstheme="minorHAnsi"/>
          <w:sz w:val="20"/>
          <w:szCs w:val="20"/>
        </w:rPr>
        <w:t>understand the data dependency</w:t>
      </w:r>
      <w:r w:rsidR="00C46A43" w:rsidRPr="00C46A43">
        <w:rPr>
          <w:rFonts w:asciiTheme="minorHAnsi" w:hAnsiTheme="minorHAnsi" w:cstheme="minorHAnsi"/>
          <w:sz w:val="20"/>
          <w:szCs w:val="20"/>
        </w:rPr>
        <w:t xml:space="preserve"> </w:t>
      </w:r>
      <w:r w:rsidR="005E5EA7">
        <w:rPr>
          <w:rFonts w:asciiTheme="minorHAnsi" w:hAnsiTheme="minorHAnsi" w:cstheme="minorHAnsi"/>
          <w:sz w:val="20"/>
          <w:szCs w:val="20"/>
        </w:rPr>
        <w:t>for the</w:t>
      </w:r>
      <w:r w:rsidR="00C46A43" w:rsidRPr="00C46A43">
        <w:rPr>
          <w:rFonts w:asciiTheme="minorHAnsi" w:hAnsiTheme="minorHAnsi" w:cstheme="minorHAnsi"/>
          <w:sz w:val="20"/>
          <w:szCs w:val="20"/>
        </w:rPr>
        <w:t xml:space="preserve"> test </w:t>
      </w:r>
      <w:r w:rsidR="005E5EA7">
        <w:rPr>
          <w:rFonts w:asciiTheme="minorHAnsi" w:hAnsiTheme="minorHAnsi" w:cstheme="minorHAnsi"/>
          <w:sz w:val="20"/>
          <w:szCs w:val="20"/>
        </w:rPr>
        <w:t>cases / scripts</w:t>
      </w:r>
      <w:r w:rsidR="00C46A43" w:rsidRPr="00C46A43">
        <w:rPr>
          <w:rFonts w:asciiTheme="minorHAnsi" w:hAnsiTheme="minorHAnsi" w:cstheme="minorHAnsi"/>
          <w:sz w:val="20"/>
          <w:szCs w:val="20"/>
        </w:rPr>
        <w:t>.</w:t>
      </w:r>
    </w:p>
    <w:p w14:paraId="4BC93315" w14:textId="77777777" w:rsidR="00C95105" w:rsidRDefault="00C95105">
      <w:pPr>
        <w:pStyle w:val="List"/>
        <w:numPr>
          <w:ilvl w:val="0"/>
          <w:numId w:val="64"/>
        </w:numPr>
        <w:tabs>
          <w:tab w:val="left" w:pos="851"/>
        </w:tabs>
        <w:spacing w:before="120" w:after="240"/>
        <w:jc w:val="both"/>
        <w:rPr>
          <w:rFonts w:asciiTheme="minorHAnsi" w:hAnsiTheme="minorHAnsi" w:cstheme="minorHAnsi"/>
          <w:sz w:val="20"/>
          <w:szCs w:val="20"/>
        </w:rPr>
        <w:pPrChange w:id="365" w:author="Tim Pauley" w:date="2024-06-19T22:07:00Z" w16du:dateUtc="2024-06-20T02:0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Team</w:t>
      </w:r>
      <w:r w:rsidRPr="00C95105">
        <w:rPr>
          <w:rFonts w:asciiTheme="minorHAnsi" w:hAnsiTheme="minorHAnsi" w:cstheme="minorHAnsi"/>
          <w:sz w:val="20"/>
          <w:szCs w:val="20"/>
        </w:rPr>
        <w:t xml:space="preserve"> will leverage automation</w:t>
      </w:r>
      <w:r w:rsidR="005634B4">
        <w:rPr>
          <w:rFonts w:asciiTheme="minorHAnsi" w:hAnsiTheme="minorHAnsi" w:cstheme="minorHAnsi"/>
          <w:sz w:val="20"/>
          <w:szCs w:val="20"/>
        </w:rPr>
        <w:t xml:space="preserve"> tool</w:t>
      </w:r>
      <w:r w:rsidRPr="00C95105">
        <w:rPr>
          <w:rFonts w:asciiTheme="minorHAnsi" w:hAnsiTheme="minorHAnsi" w:cstheme="minorHAnsi"/>
          <w:sz w:val="20"/>
          <w:szCs w:val="20"/>
        </w:rPr>
        <w:t xml:space="preserve"> for test data generation.</w:t>
      </w:r>
    </w:p>
    <w:p w14:paraId="00B99469" w14:textId="77777777" w:rsidR="00C46A43" w:rsidRDefault="00C46A43">
      <w:pPr>
        <w:pStyle w:val="List"/>
        <w:numPr>
          <w:ilvl w:val="0"/>
          <w:numId w:val="64"/>
        </w:numPr>
        <w:tabs>
          <w:tab w:val="left" w:pos="851"/>
        </w:tabs>
        <w:spacing w:before="120" w:after="240"/>
        <w:jc w:val="both"/>
        <w:rPr>
          <w:rFonts w:asciiTheme="minorHAnsi" w:hAnsiTheme="minorHAnsi" w:cstheme="minorHAnsi"/>
          <w:sz w:val="20"/>
          <w:szCs w:val="20"/>
        </w:rPr>
        <w:pPrChange w:id="366" w:author="Tim Pauley" w:date="2024-06-19T22:07:00Z" w16du:dateUtc="2024-06-20T02:0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 xml:space="preserve">Automation team </w:t>
      </w:r>
      <w:r w:rsidR="005E5EA7">
        <w:rPr>
          <w:rFonts w:asciiTheme="minorHAnsi" w:hAnsiTheme="minorHAnsi" w:cstheme="minorHAnsi"/>
          <w:sz w:val="20"/>
          <w:szCs w:val="20"/>
        </w:rPr>
        <w:t xml:space="preserve">will </w:t>
      </w:r>
      <w:r>
        <w:rPr>
          <w:rFonts w:asciiTheme="minorHAnsi" w:hAnsiTheme="minorHAnsi" w:cstheme="minorHAnsi"/>
          <w:sz w:val="20"/>
          <w:szCs w:val="20"/>
        </w:rPr>
        <w:t xml:space="preserve">consider shorter </w:t>
      </w:r>
      <w:r w:rsidR="008764DC">
        <w:rPr>
          <w:rFonts w:asciiTheme="minorHAnsi" w:hAnsiTheme="minorHAnsi" w:cstheme="minorHAnsi"/>
          <w:sz w:val="20"/>
          <w:szCs w:val="20"/>
        </w:rPr>
        <w:t xml:space="preserve">date range for Effective and Expiration dates while creating </w:t>
      </w:r>
      <w:r>
        <w:rPr>
          <w:rFonts w:asciiTheme="minorHAnsi" w:hAnsiTheme="minorHAnsi" w:cstheme="minorHAnsi"/>
          <w:sz w:val="20"/>
          <w:szCs w:val="20"/>
        </w:rPr>
        <w:t xml:space="preserve">Pricing </w:t>
      </w:r>
      <w:r w:rsidR="008764DC">
        <w:rPr>
          <w:rFonts w:asciiTheme="minorHAnsi" w:hAnsiTheme="minorHAnsi" w:cstheme="minorHAnsi"/>
          <w:sz w:val="20"/>
          <w:szCs w:val="20"/>
        </w:rPr>
        <w:t>programs</w:t>
      </w:r>
      <w:r>
        <w:rPr>
          <w:rFonts w:asciiTheme="minorHAnsi" w:hAnsiTheme="minorHAnsi" w:cstheme="minorHAnsi"/>
          <w:sz w:val="20"/>
          <w:szCs w:val="20"/>
        </w:rPr>
        <w:t>.</w:t>
      </w:r>
    </w:p>
    <w:p w14:paraId="6A7F2335" w14:textId="77777777" w:rsidR="00C95105" w:rsidRDefault="00C95105">
      <w:pPr>
        <w:pStyle w:val="List"/>
        <w:numPr>
          <w:ilvl w:val="0"/>
          <w:numId w:val="64"/>
        </w:numPr>
        <w:tabs>
          <w:tab w:val="left" w:pos="851"/>
        </w:tabs>
        <w:spacing w:before="120" w:after="240"/>
        <w:jc w:val="both"/>
        <w:rPr>
          <w:rFonts w:asciiTheme="minorHAnsi" w:hAnsiTheme="minorHAnsi" w:cstheme="minorHAnsi"/>
          <w:sz w:val="20"/>
          <w:szCs w:val="20"/>
        </w:rPr>
        <w:pPrChange w:id="367" w:author="Tim Pauley" w:date="2024-06-19T22:07:00Z" w16du:dateUtc="2024-06-20T02:0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 xml:space="preserve">Coforge QA </w:t>
      </w:r>
      <w:r w:rsidR="005E5EA7">
        <w:rPr>
          <w:rFonts w:asciiTheme="minorHAnsi" w:hAnsiTheme="minorHAnsi" w:cstheme="minorHAnsi"/>
          <w:sz w:val="20"/>
          <w:szCs w:val="20"/>
        </w:rPr>
        <w:t>team to</w:t>
      </w:r>
      <w:r>
        <w:rPr>
          <w:rFonts w:asciiTheme="minorHAnsi" w:hAnsiTheme="minorHAnsi" w:cstheme="minorHAnsi"/>
          <w:sz w:val="20"/>
          <w:szCs w:val="20"/>
        </w:rPr>
        <w:t xml:space="preserve"> use proper naming conventions for test data.</w:t>
      </w:r>
    </w:p>
    <w:p w14:paraId="2A76A8C2" w14:textId="77777777" w:rsidR="00C46A43" w:rsidRDefault="00C46A43">
      <w:pPr>
        <w:pStyle w:val="List"/>
        <w:numPr>
          <w:ilvl w:val="0"/>
          <w:numId w:val="64"/>
        </w:numPr>
        <w:tabs>
          <w:tab w:val="left" w:pos="851"/>
        </w:tabs>
        <w:spacing w:before="120" w:after="240"/>
        <w:jc w:val="both"/>
        <w:rPr>
          <w:rFonts w:asciiTheme="minorHAnsi" w:hAnsiTheme="minorHAnsi" w:cstheme="minorHAnsi"/>
          <w:sz w:val="20"/>
          <w:szCs w:val="20"/>
        </w:rPr>
        <w:pPrChange w:id="368" w:author="Tim Pauley" w:date="2024-06-19T22:07:00Z" w16du:dateUtc="2024-06-20T02:0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For the Rate tariff data</w:t>
      </w:r>
      <w:r w:rsidR="005E5EA7">
        <w:rPr>
          <w:rFonts w:asciiTheme="minorHAnsi" w:hAnsiTheme="minorHAnsi" w:cstheme="minorHAnsi"/>
          <w:sz w:val="20"/>
          <w:szCs w:val="20"/>
        </w:rPr>
        <w:t>,</w:t>
      </w:r>
      <w:r>
        <w:rPr>
          <w:rFonts w:asciiTheme="minorHAnsi" w:hAnsiTheme="minorHAnsi" w:cstheme="minorHAnsi"/>
          <w:sz w:val="20"/>
          <w:szCs w:val="20"/>
        </w:rPr>
        <w:t xml:space="preserve"> </w:t>
      </w:r>
      <w:r w:rsidR="005E5EA7">
        <w:rPr>
          <w:rFonts w:asciiTheme="minorHAnsi" w:hAnsiTheme="minorHAnsi" w:cstheme="minorHAnsi"/>
          <w:sz w:val="20"/>
          <w:szCs w:val="20"/>
        </w:rPr>
        <w:t>team</w:t>
      </w:r>
      <w:r>
        <w:rPr>
          <w:rFonts w:asciiTheme="minorHAnsi" w:hAnsiTheme="minorHAnsi" w:cstheme="minorHAnsi"/>
          <w:sz w:val="20"/>
          <w:szCs w:val="20"/>
        </w:rPr>
        <w:t xml:space="preserve"> will leverage the data provided from SMC3 </w:t>
      </w:r>
      <w:r w:rsidR="003D4B34">
        <w:rPr>
          <w:rFonts w:asciiTheme="minorHAnsi" w:hAnsiTheme="minorHAnsi" w:cstheme="minorHAnsi"/>
          <w:sz w:val="20"/>
          <w:szCs w:val="20"/>
        </w:rPr>
        <w:t>integration.</w:t>
      </w:r>
      <w:r>
        <w:rPr>
          <w:rFonts w:asciiTheme="minorHAnsi" w:hAnsiTheme="minorHAnsi" w:cstheme="minorHAnsi"/>
          <w:sz w:val="20"/>
          <w:szCs w:val="20"/>
        </w:rPr>
        <w:t xml:space="preserve"> </w:t>
      </w:r>
    </w:p>
    <w:p w14:paraId="2534ED20" w14:textId="77777777" w:rsidR="00C46A43" w:rsidRDefault="00C46A43">
      <w:pPr>
        <w:pStyle w:val="List"/>
        <w:numPr>
          <w:ilvl w:val="0"/>
          <w:numId w:val="64"/>
        </w:numPr>
        <w:tabs>
          <w:tab w:val="left" w:pos="851"/>
        </w:tabs>
        <w:spacing w:before="120" w:after="240"/>
        <w:jc w:val="both"/>
        <w:rPr>
          <w:rFonts w:asciiTheme="minorHAnsi" w:hAnsiTheme="minorHAnsi" w:cstheme="minorHAnsi"/>
          <w:sz w:val="20"/>
          <w:szCs w:val="20"/>
        </w:rPr>
        <w:pPrChange w:id="369" w:author="Tim Pauley" w:date="2024-06-19T22:07:00Z" w16du:dateUtc="2024-06-20T02:0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 xml:space="preserve">Team will use proper “business attributes” for creating Global Do Not rate rules. </w:t>
      </w:r>
    </w:p>
    <w:p w14:paraId="7A79A582" w14:textId="77777777" w:rsidR="00C95105" w:rsidRDefault="00C95105">
      <w:pPr>
        <w:pStyle w:val="List"/>
        <w:numPr>
          <w:ilvl w:val="0"/>
          <w:numId w:val="64"/>
        </w:numPr>
        <w:tabs>
          <w:tab w:val="left" w:pos="851"/>
        </w:tabs>
        <w:spacing w:before="120" w:after="240"/>
        <w:jc w:val="both"/>
        <w:rPr>
          <w:rFonts w:asciiTheme="minorHAnsi" w:hAnsiTheme="minorHAnsi" w:cstheme="minorHAnsi"/>
          <w:sz w:val="20"/>
          <w:szCs w:val="20"/>
        </w:rPr>
        <w:pPrChange w:id="370" w:author="Tim Pauley" w:date="2024-06-19T22:07:00Z" w16du:dateUtc="2024-06-20T02:0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For the Performance testing, team</w:t>
      </w:r>
      <w:r w:rsidR="005E5EA7">
        <w:rPr>
          <w:rFonts w:asciiTheme="minorHAnsi" w:hAnsiTheme="minorHAnsi" w:cstheme="minorHAnsi"/>
          <w:sz w:val="20"/>
          <w:szCs w:val="20"/>
        </w:rPr>
        <w:t xml:space="preserve"> will</w:t>
      </w:r>
      <w:r>
        <w:rPr>
          <w:rFonts w:asciiTheme="minorHAnsi" w:hAnsiTheme="minorHAnsi" w:cstheme="minorHAnsi"/>
          <w:sz w:val="20"/>
          <w:szCs w:val="20"/>
        </w:rPr>
        <w:t xml:space="preserve"> leverage the data provided by TFF for data migration.</w:t>
      </w:r>
      <w:r w:rsidRPr="00A31C26">
        <w:rPr>
          <w:rFonts w:asciiTheme="minorHAnsi" w:hAnsiTheme="minorHAnsi" w:cstheme="minorHAnsi"/>
          <w:sz w:val="20"/>
          <w:szCs w:val="20"/>
        </w:rPr>
        <w:t xml:space="preserve"> </w:t>
      </w:r>
    </w:p>
    <w:p w14:paraId="27CF77F8" w14:textId="77777777" w:rsidR="00932FE1" w:rsidRDefault="005E5EA7">
      <w:pPr>
        <w:pStyle w:val="List"/>
        <w:numPr>
          <w:ilvl w:val="0"/>
          <w:numId w:val="64"/>
        </w:numPr>
        <w:tabs>
          <w:tab w:val="left" w:pos="851"/>
        </w:tabs>
        <w:spacing w:before="120" w:after="240"/>
        <w:jc w:val="both"/>
        <w:rPr>
          <w:rFonts w:asciiTheme="minorHAnsi" w:hAnsiTheme="minorHAnsi" w:cstheme="minorHAnsi"/>
          <w:sz w:val="20"/>
          <w:szCs w:val="20"/>
        </w:rPr>
        <w:pPrChange w:id="371" w:author="Tim Pauley" w:date="2024-06-19T22:07:00Z" w16du:dateUtc="2024-06-20T02:07:00Z">
          <w:pPr>
            <w:pStyle w:val="List"/>
            <w:numPr>
              <w:numId w:val="20"/>
            </w:numPr>
            <w:tabs>
              <w:tab w:val="left" w:pos="851"/>
            </w:tabs>
            <w:spacing w:before="120" w:after="240"/>
            <w:ind w:left="1778" w:hanging="360"/>
            <w:jc w:val="both"/>
          </w:pPr>
        </w:pPrChange>
      </w:pPr>
      <w:r>
        <w:rPr>
          <w:rFonts w:asciiTheme="minorHAnsi" w:hAnsiTheme="minorHAnsi" w:cstheme="minorHAnsi"/>
          <w:sz w:val="20"/>
          <w:szCs w:val="20"/>
        </w:rPr>
        <w:t xml:space="preserve">Team will </w:t>
      </w:r>
      <w:r w:rsidR="003A22FC">
        <w:rPr>
          <w:rFonts w:asciiTheme="minorHAnsi" w:hAnsiTheme="minorHAnsi" w:cstheme="minorHAnsi"/>
          <w:sz w:val="20"/>
          <w:szCs w:val="20"/>
        </w:rPr>
        <w:t>utilize “Copy pricing program” functionality to reuse the already created pricing program.</w:t>
      </w:r>
      <w:commentRangeEnd w:id="362"/>
      <w:r w:rsidR="00FB3782">
        <w:rPr>
          <w:rStyle w:val="CommentReference"/>
        </w:rPr>
        <w:commentReference w:id="362"/>
      </w:r>
      <w:commentRangeEnd w:id="363"/>
      <w:r w:rsidR="00A46BEF">
        <w:rPr>
          <w:rStyle w:val="CommentReference"/>
        </w:rPr>
        <w:commentReference w:id="363"/>
      </w:r>
    </w:p>
    <w:p w14:paraId="5D3A35CA" w14:textId="77777777" w:rsidR="00A8549B" w:rsidRPr="00A31C26" w:rsidRDefault="007D237B" w:rsidP="00EF0FDF">
      <w:pPr>
        <w:pStyle w:val="Heading2"/>
        <w:numPr>
          <w:ilvl w:val="1"/>
          <w:numId w:val="3"/>
        </w:numPr>
        <w:ind w:left="1512"/>
        <w:jc w:val="both"/>
        <w:rPr>
          <w:rFonts w:asciiTheme="minorHAnsi" w:hAnsiTheme="minorHAnsi" w:cstheme="minorHAnsi"/>
          <w:sz w:val="24"/>
          <w:szCs w:val="24"/>
        </w:rPr>
      </w:pPr>
      <w:bookmarkStart w:id="372" w:name="_Toc169687057"/>
      <w:bookmarkStart w:id="373" w:name="_Hlk168652541"/>
      <w:r w:rsidRPr="00A31C26">
        <w:rPr>
          <w:rFonts w:asciiTheme="minorHAnsi" w:hAnsiTheme="minorHAnsi" w:cstheme="minorHAnsi"/>
          <w:sz w:val="24"/>
          <w:szCs w:val="24"/>
        </w:rPr>
        <w:t xml:space="preserve">Test Phases - </w:t>
      </w:r>
      <w:r w:rsidR="00A8549B" w:rsidRPr="00A31C26">
        <w:rPr>
          <w:rFonts w:asciiTheme="minorHAnsi" w:hAnsiTheme="minorHAnsi" w:cstheme="minorHAnsi"/>
          <w:sz w:val="24"/>
          <w:szCs w:val="24"/>
        </w:rPr>
        <w:t>Out of Scope</w:t>
      </w:r>
      <w:bookmarkEnd w:id="372"/>
      <w:r w:rsidR="00F01630" w:rsidRPr="00A31C26">
        <w:rPr>
          <w:rFonts w:asciiTheme="minorHAnsi" w:hAnsiTheme="minorHAnsi" w:cstheme="minorHAnsi"/>
          <w:sz w:val="24"/>
          <w:szCs w:val="24"/>
        </w:rPr>
        <w:t xml:space="preserve"> </w:t>
      </w:r>
    </w:p>
    <w:p w14:paraId="1D2E7847" w14:textId="77777777" w:rsidR="002253B7" w:rsidRPr="00A31C26" w:rsidRDefault="003D08DE" w:rsidP="005E5EA7">
      <w:pPr>
        <w:pStyle w:val="Normal-Table2"/>
        <w:spacing w:line="276" w:lineRule="auto"/>
        <w:ind w:left="709"/>
        <w:jc w:val="both"/>
        <w:rPr>
          <w:rFonts w:asciiTheme="minorHAnsi" w:hAnsiTheme="minorHAnsi" w:cstheme="minorHAnsi"/>
        </w:rPr>
      </w:pPr>
      <w:r w:rsidRPr="00A31B65">
        <w:rPr>
          <w:rFonts w:asciiTheme="minorHAnsi" w:hAnsiTheme="minorHAnsi" w:cstheme="minorHAnsi"/>
          <w:b w:val="0"/>
          <w:color w:val="auto"/>
        </w:rPr>
        <w:t xml:space="preserve">Following types of testing are considered as out of scope for C-PRISM implementation program. </w:t>
      </w:r>
      <w:r w:rsidR="00476C58" w:rsidRPr="00A31C26">
        <w:rPr>
          <w:rFonts w:asciiTheme="minorHAnsi" w:hAnsiTheme="minorHAnsi" w:cstheme="minorHAnsi"/>
        </w:rPr>
        <w:t xml:space="preserve">Data </w:t>
      </w:r>
      <w:r w:rsidRPr="00A31C26">
        <w:rPr>
          <w:rFonts w:asciiTheme="minorHAnsi" w:hAnsiTheme="minorHAnsi" w:cstheme="minorHAnsi"/>
        </w:rPr>
        <w:t xml:space="preserve">base </w:t>
      </w:r>
      <w:r w:rsidR="00476C58" w:rsidRPr="00A31C26">
        <w:rPr>
          <w:rFonts w:asciiTheme="minorHAnsi" w:hAnsiTheme="minorHAnsi" w:cstheme="minorHAnsi"/>
        </w:rPr>
        <w:t>testing</w:t>
      </w:r>
      <w:r w:rsidRPr="00A31C26">
        <w:rPr>
          <w:rFonts w:asciiTheme="minorHAnsi" w:hAnsiTheme="minorHAnsi" w:cstheme="minorHAnsi"/>
        </w:rPr>
        <w:t xml:space="preserve"> - Testing the database is out of scope for the QA team.</w:t>
      </w:r>
    </w:p>
    <w:p w14:paraId="1AC8F2DE" w14:textId="77777777" w:rsidR="00476C58" w:rsidRPr="00A31C26" w:rsidRDefault="00476C58">
      <w:pPr>
        <w:pStyle w:val="ListParagraph"/>
        <w:numPr>
          <w:ilvl w:val="0"/>
          <w:numId w:val="65"/>
        </w:numPr>
        <w:jc w:val="both"/>
        <w:rPr>
          <w:rFonts w:asciiTheme="minorHAnsi" w:hAnsiTheme="minorHAnsi" w:cstheme="minorHAnsi"/>
          <w:sz w:val="20"/>
          <w:szCs w:val="20"/>
        </w:rPr>
        <w:pPrChange w:id="374" w:author="Tim Pauley" w:date="2024-06-19T22:08:00Z" w16du:dateUtc="2024-06-20T02:08:00Z">
          <w:pPr>
            <w:pStyle w:val="ListParagraph"/>
            <w:numPr>
              <w:numId w:val="14"/>
            </w:numPr>
            <w:ind w:left="1740" w:hanging="322"/>
            <w:jc w:val="both"/>
          </w:pPr>
        </w:pPrChange>
      </w:pPr>
      <w:commentRangeStart w:id="375"/>
      <w:commentRangeStart w:id="376"/>
      <w:r w:rsidRPr="00A31C26">
        <w:rPr>
          <w:rFonts w:asciiTheme="minorHAnsi" w:hAnsiTheme="minorHAnsi" w:cstheme="minorHAnsi"/>
          <w:sz w:val="20"/>
          <w:szCs w:val="20"/>
        </w:rPr>
        <w:t>Security</w:t>
      </w:r>
      <w:r w:rsidR="003D08DE" w:rsidRPr="00A31C26">
        <w:rPr>
          <w:rFonts w:asciiTheme="minorHAnsi" w:hAnsiTheme="minorHAnsi" w:cstheme="minorHAnsi"/>
          <w:sz w:val="20"/>
          <w:szCs w:val="20"/>
        </w:rPr>
        <w:t>, Penetration</w:t>
      </w:r>
      <w:r w:rsidRPr="00A31C26">
        <w:rPr>
          <w:rFonts w:asciiTheme="minorHAnsi" w:hAnsiTheme="minorHAnsi" w:cstheme="minorHAnsi"/>
          <w:sz w:val="20"/>
          <w:szCs w:val="20"/>
        </w:rPr>
        <w:t xml:space="preserve"> Testing</w:t>
      </w:r>
    </w:p>
    <w:p w14:paraId="2A19F588" w14:textId="77777777" w:rsidR="00476C58" w:rsidRPr="00A31C26" w:rsidRDefault="00651D3E">
      <w:pPr>
        <w:pStyle w:val="ListParagraph"/>
        <w:numPr>
          <w:ilvl w:val="0"/>
          <w:numId w:val="65"/>
        </w:numPr>
        <w:jc w:val="both"/>
        <w:rPr>
          <w:rFonts w:asciiTheme="minorHAnsi" w:hAnsiTheme="minorHAnsi" w:cstheme="minorHAnsi"/>
          <w:sz w:val="20"/>
          <w:szCs w:val="20"/>
        </w:rPr>
        <w:pPrChange w:id="377" w:author="Tim Pauley" w:date="2024-06-19T22:08:00Z" w16du:dateUtc="2024-06-20T02:08:00Z">
          <w:pPr>
            <w:pStyle w:val="ListParagraph"/>
            <w:numPr>
              <w:numId w:val="14"/>
            </w:numPr>
            <w:ind w:left="1740" w:hanging="322"/>
            <w:jc w:val="both"/>
          </w:pPr>
        </w:pPrChange>
      </w:pPr>
      <w:r w:rsidRPr="00A31C26">
        <w:rPr>
          <w:rFonts w:asciiTheme="minorHAnsi" w:hAnsiTheme="minorHAnsi" w:cstheme="minorHAnsi"/>
          <w:sz w:val="20"/>
          <w:szCs w:val="20"/>
        </w:rPr>
        <w:t>Multilingual</w:t>
      </w:r>
      <w:r w:rsidR="00476C58" w:rsidRPr="00A31C26">
        <w:rPr>
          <w:rFonts w:asciiTheme="minorHAnsi" w:hAnsiTheme="minorHAnsi" w:cstheme="minorHAnsi"/>
          <w:sz w:val="20"/>
          <w:szCs w:val="20"/>
        </w:rPr>
        <w:t xml:space="preserve"> testing</w:t>
      </w:r>
    </w:p>
    <w:p w14:paraId="40ED35CD" w14:textId="77777777" w:rsidR="00C1024E" w:rsidRPr="00A31C26" w:rsidRDefault="00C1024E">
      <w:pPr>
        <w:pStyle w:val="ListParagraph"/>
        <w:numPr>
          <w:ilvl w:val="0"/>
          <w:numId w:val="65"/>
        </w:numPr>
        <w:jc w:val="both"/>
        <w:rPr>
          <w:rFonts w:asciiTheme="minorHAnsi" w:hAnsiTheme="minorHAnsi" w:cstheme="minorHAnsi"/>
          <w:sz w:val="20"/>
          <w:szCs w:val="20"/>
        </w:rPr>
        <w:pPrChange w:id="378" w:author="Tim Pauley" w:date="2024-06-19T22:08:00Z" w16du:dateUtc="2024-06-20T02:08:00Z">
          <w:pPr>
            <w:pStyle w:val="ListParagraph"/>
            <w:numPr>
              <w:numId w:val="14"/>
            </w:numPr>
            <w:ind w:left="1740" w:hanging="322"/>
            <w:jc w:val="both"/>
          </w:pPr>
        </w:pPrChange>
      </w:pPr>
      <w:r w:rsidRPr="00A31C26">
        <w:rPr>
          <w:rFonts w:asciiTheme="minorHAnsi" w:hAnsiTheme="minorHAnsi" w:cstheme="minorHAnsi"/>
          <w:sz w:val="20"/>
          <w:szCs w:val="20"/>
        </w:rPr>
        <w:t>Scalability Testing</w:t>
      </w:r>
    </w:p>
    <w:p w14:paraId="6735D9AE" w14:textId="77777777" w:rsidR="003D08DE" w:rsidRPr="00A31C26" w:rsidRDefault="00007A57">
      <w:pPr>
        <w:pStyle w:val="ListParagraph"/>
        <w:numPr>
          <w:ilvl w:val="0"/>
          <w:numId w:val="65"/>
        </w:numPr>
        <w:jc w:val="both"/>
        <w:rPr>
          <w:rFonts w:asciiTheme="minorHAnsi" w:hAnsiTheme="minorHAnsi" w:cstheme="minorHAnsi"/>
          <w:sz w:val="20"/>
          <w:szCs w:val="20"/>
        </w:rPr>
        <w:pPrChange w:id="379" w:author="Tim Pauley" w:date="2024-06-19T22:08:00Z" w16du:dateUtc="2024-06-20T02:08:00Z">
          <w:pPr>
            <w:pStyle w:val="ListParagraph"/>
            <w:numPr>
              <w:numId w:val="14"/>
            </w:numPr>
            <w:ind w:left="1740" w:hanging="322"/>
            <w:jc w:val="both"/>
          </w:pPr>
        </w:pPrChange>
      </w:pPr>
      <w:r w:rsidRPr="00A31C26">
        <w:rPr>
          <w:rFonts w:asciiTheme="minorHAnsi" w:hAnsiTheme="minorHAnsi" w:cstheme="minorHAnsi"/>
          <w:sz w:val="20"/>
          <w:szCs w:val="20"/>
        </w:rPr>
        <w:t>Localization</w:t>
      </w:r>
    </w:p>
    <w:p w14:paraId="17ECCABF" w14:textId="77777777" w:rsidR="003D08DE" w:rsidRPr="00A31C26" w:rsidRDefault="00007A57">
      <w:pPr>
        <w:pStyle w:val="ListParagraph"/>
        <w:numPr>
          <w:ilvl w:val="0"/>
          <w:numId w:val="65"/>
        </w:numPr>
        <w:jc w:val="both"/>
        <w:rPr>
          <w:rFonts w:asciiTheme="minorHAnsi" w:hAnsiTheme="minorHAnsi" w:cstheme="minorHAnsi"/>
          <w:sz w:val="20"/>
          <w:szCs w:val="20"/>
        </w:rPr>
        <w:pPrChange w:id="380" w:author="Tim Pauley" w:date="2024-06-19T22:08:00Z" w16du:dateUtc="2024-06-20T02:08:00Z">
          <w:pPr>
            <w:pStyle w:val="ListParagraph"/>
            <w:numPr>
              <w:numId w:val="14"/>
            </w:numPr>
            <w:ind w:left="1740" w:hanging="322"/>
            <w:jc w:val="both"/>
          </w:pPr>
        </w:pPrChange>
      </w:pPr>
      <w:r w:rsidRPr="00A31C26">
        <w:rPr>
          <w:rFonts w:asciiTheme="minorHAnsi" w:hAnsiTheme="minorHAnsi" w:cstheme="minorHAnsi"/>
          <w:sz w:val="20"/>
          <w:szCs w:val="20"/>
        </w:rPr>
        <w:t>Accessibility</w:t>
      </w:r>
    </w:p>
    <w:p w14:paraId="722AAF64" w14:textId="77777777" w:rsidR="003D08DE" w:rsidRPr="00A31C26" w:rsidRDefault="00007A57">
      <w:pPr>
        <w:pStyle w:val="ListParagraph"/>
        <w:numPr>
          <w:ilvl w:val="0"/>
          <w:numId w:val="65"/>
        </w:numPr>
        <w:jc w:val="both"/>
        <w:rPr>
          <w:rFonts w:asciiTheme="minorHAnsi" w:hAnsiTheme="minorHAnsi" w:cstheme="minorHAnsi"/>
          <w:sz w:val="20"/>
          <w:szCs w:val="20"/>
        </w:rPr>
        <w:pPrChange w:id="381" w:author="Tim Pauley" w:date="2024-06-19T22:08:00Z" w16du:dateUtc="2024-06-20T02:08:00Z">
          <w:pPr>
            <w:pStyle w:val="ListParagraph"/>
            <w:numPr>
              <w:numId w:val="14"/>
            </w:numPr>
            <w:ind w:left="1740" w:hanging="322"/>
            <w:jc w:val="both"/>
          </w:pPr>
        </w:pPrChange>
      </w:pPr>
      <w:r w:rsidRPr="00A31C26">
        <w:rPr>
          <w:rFonts w:asciiTheme="minorHAnsi" w:hAnsiTheme="minorHAnsi" w:cstheme="minorHAnsi"/>
          <w:sz w:val="20"/>
          <w:szCs w:val="20"/>
        </w:rPr>
        <w:t>Compliances (PCI etc.)</w:t>
      </w:r>
    </w:p>
    <w:p w14:paraId="6A977D65" w14:textId="77777777" w:rsidR="003D08DE" w:rsidRPr="00A31C26" w:rsidRDefault="00007A57">
      <w:pPr>
        <w:pStyle w:val="ListParagraph"/>
        <w:numPr>
          <w:ilvl w:val="0"/>
          <w:numId w:val="65"/>
        </w:numPr>
        <w:jc w:val="both"/>
        <w:rPr>
          <w:rFonts w:asciiTheme="minorHAnsi" w:hAnsiTheme="minorHAnsi" w:cstheme="minorHAnsi"/>
          <w:sz w:val="20"/>
          <w:szCs w:val="20"/>
        </w:rPr>
        <w:pPrChange w:id="382" w:author="Tim Pauley" w:date="2024-06-19T22:08:00Z" w16du:dateUtc="2024-06-20T02:08:00Z">
          <w:pPr>
            <w:pStyle w:val="ListParagraph"/>
            <w:numPr>
              <w:numId w:val="14"/>
            </w:numPr>
            <w:ind w:left="1740" w:hanging="322"/>
            <w:jc w:val="both"/>
          </w:pPr>
        </w:pPrChange>
      </w:pPr>
      <w:r w:rsidRPr="00A31C26">
        <w:rPr>
          <w:rFonts w:asciiTheme="minorHAnsi" w:hAnsiTheme="minorHAnsi" w:cstheme="minorHAnsi"/>
          <w:sz w:val="20"/>
          <w:szCs w:val="20"/>
        </w:rPr>
        <w:lastRenderedPageBreak/>
        <w:t>Mobile</w:t>
      </w:r>
    </w:p>
    <w:p w14:paraId="50B28573" w14:textId="77777777" w:rsidR="00007A57" w:rsidRPr="00A31C26" w:rsidRDefault="00007A57">
      <w:pPr>
        <w:pStyle w:val="ListParagraph"/>
        <w:numPr>
          <w:ilvl w:val="0"/>
          <w:numId w:val="65"/>
        </w:numPr>
        <w:jc w:val="both"/>
        <w:rPr>
          <w:rFonts w:asciiTheme="minorHAnsi" w:hAnsiTheme="minorHAnsi" w:cstheme="minorHAnsi"/>
          <w:sz w:val="20"/>
          <w:szCs w:val="20"/>
        </w:rPr>
        <w:pPrChange w:id="383" w:author="Tim Pauley" w:date="2024-06-19T22:08:00Z" w16du:dateUtc="2024-06-20T02:08:00Z">
          <w:pPr>
            <w:pStyle w:val="ListParagraph"/>
            <w:numPr>
              <w:numId w:val="14"/>
            </w:numPr>
            <w:ind w:left="1740" w:hanging="322"/>
            <w:jc w:val="both"/>
          </w:pPr>
        </w:pPrChange>
      </w:pPr>
      <w:r w:rsidRPr="00A31C26">
        <w:rPr>
          <w:rFonts w:asciiTheme="minorHAnsi" w:hAnsiTheme="minorHAnsi" w:cstheme="minorHAnsi"/>
          <w:sz w:val="20"/>
          <w:szCs w:val="20"/>
        </w:rPr>
        <w:t>Compatibility</w:t>
      </w:r>
      <w:r w:rsidR="003D08DE" w:rsidRPr="00A31C26">
        <w:rPr>
          <w:rFonts w:asciiTheme="minorHAnsi" w:hAnsiTheme="minorHAnsi" w:cstheme="minorHAnsi"/>
          <w:sz w:val="20"/>
          <w:szCs w:val="20"/>
        </w:rPr>
        <w:t xml:space="preserve"> </w:t>
      </w:r>
      <w:r w:rsidRPr="00A31C26">
        <w:rPr>
          <w:rFonts w:asciiTheme="minorHAnsi" w:hAnsiTheme="minorHAnsi" w:cstheme="minorHAnsi"/>
          <w:sz w:val="20"/>
          <w:szCs w:val="20"/>
        </w:rPr>
        <w:t>testing.</w:t>
      </w:r>
    </w:p>
    <w:p w14:paraId="6BB66CFC" w14:textId="77777777" w:rsidR="00007A57" w:rsidRDefault="00007A57">
      <w:pPr>
        <w:pStyle w:val="ListParagraph"/>
        <w:numPr>
          <w:ilvl w:val="0"/>
          <w:numId w:val="65"/>
        </w:numPr>
        <w:jc w:val="both"/>
        <w:rPr>
          <w:rFonts w:asciiTheme="minorHAnsi" w:hAnsiTheme="minorHAnsi" w:cstheme="minorHAnsi"/>
          <w:sz w:val="20"/>
          <w:szCs w:val="20"/>
        </w:rPr>
        <w:pPrChange w:id="384" w:author="Tim Pauley" w:date="2024-06-19T22:08:00Z" w16du:dateUtc="2024-06-20T02:08:00Z">
          <w:pPr>
            <w:pStyle w:val="ListParagraph"/>
            <w:numPr>
              <w:numId w:val="14"/>
            </w:numPr>
            <w:ind w:left="1740" w:hanging="322"/>
            <w:jc w:val="both"/>
          </w:pPr>
        </w:pPrChange>
      </w:pPr>
      <w:r w:rsidRPr="00A31C26">
        <w:rPr>
          <w:rFonts w:asciiTheme="minorHAnsi" w:hAnsiTheme="minorHAnsi" w:cstheme="minorHAnsi"/>
          <w:sz w:val="20"/>
          <w:szCs w:val="20"/>
        </w:rPr>
        <w:t xml:space="preserve">UAT Testing </w:t>
      </w:r>
      <w:commentRangeEnd w:id="375"/>
      <w:r w:rsidR="00A21369">
        <w:rPr>
          <w:rStyle w:val="CommentReference"/>
        </w:rPr>
        <w:commentReference w:id="375"/>
      </w:r>
      <w:commentRangeEnd w:id="376"/>
      <w:r w:rsidR="00A46BEF">
        <w:rPr>
          <w:rStyle w:val="CommentReference"/>
        </w:rPr>
        <w:commentReference w:id="376"/>
      </w:r>
    </w:p>
    <w:p w14:paraId="507FE214" w14:textId="77777777" w:rsidR="00A31B65" w:rsidRPr="00A31C26" w:rsidRDefault="00A31B65" w:rsidP="00EF0FDF">
      <w:pPr>
        <w:pStyle w:val="ListParagraph"/>
        <w:ind w:left="1740"/>
        <w:jc w:val="both"/>
        <w:rPr>
          <w:rFonts w:asciiTheme="minorHAnsi" w:hAnsiTheme="minorHAnsi" w:cstheme="minorHAnsi"/>
          <w:sz w:val="20"/>
          <w:szCs w:val="20"/>
        </w:rPr>
      </w:pPr>
    </w:p>
    <w:p w14:paraId="5510EDB5" w14:textId="77777777" w:rsidR="001D1D7F" w:rsidRPr="00A31C26" w:rsidRDefault="001D1D7F" w:rsidP="00EF0FDF">
      <w:pPr>
        <w:pStyle w:val="Heading2"/>
        <w:numPr>
          <w:ilvl w:val="1"/>
          <w:numId w:val="3"/>
        </w:numPr>
        <w:ind w:left="1512"/>
        <w:jc w:val="both"/>
        <w:rPr>
          <w:rFonts w:asciiTheme="minorHAnsi" w:hAnsiTheme="minorHAnsi" w:cstheme="minorHAnsi"/>
          <w:sz w:val="24"/>
          <w:szCs w:val="24"/>
        </w:rPr>
      </w:pPr>
      <w:bookmarkStart w:id="385" w:name="_Toc169687058"/>
      <w:r w:rsidRPr="00A31C26">
        <w:rPr>
          <w:rFonts w:asciiTheme="minorHAnsi" w:hAnsiTheme="minorHAnsi" w:cstheme="minorHAnsi"/>
          <w:sz w:val="24"/>
          <w:szCs w:val="24"/>
        </w:rPr>
        <w:t>Test Tools</w:t>
      </w:r>
      <w:bookmarkEnd w:id="385"/>
    </w:p>
    <w:p w14:paraId="057C2DCC" w14:textId="77777777" w:rsidR="001D1D7F" w:rsidRPr="00B63DA4" w:rsidRDefault="00B63DA4" w:rsidP="00B63DA4">
      <w:pPr>
        <w:ind w:left="720"/>
        <w:jc w:val="both"/>
        <w:rPr>
          <w:rFonts w:asciiTheme="minorHAnsi" w:eastAsia="Times New Roman" w:hAnsiTheme="minorHAnsi" w:cstheme="minorHAnsi"/>
          <w:bCs/>
          <w:sz w:val="20"/>
          <w:szCs w:val="20"/>
          <w:lang w:val="en-IN" w:eastAsia="en-IN"/>
        </w:rPr>
      </w:pPr>
      <w:r w:rsidRPr="00B63DA4">
        <w:rPr>
          <w:rFonts w:asciiTheme="minorHAnsi" w:eastAsia="Times New Roman" w:hAnsiTheme="minorHAnsi" w:cstheme="minorHAnsi"/>
          <w:bCs/>
          <w:sz w:val="20"/>
          <w:szCs w:val="20"/>
          <w:lang w:val="en-IN" w:eastAsia="en-IN"/>
        </w:rPr>
        <w:t>Following is the list of tools being used by the team during testing:</w:t>
      </w:r>
    </w:p>
    <w:tbl>
      <w:tblPr>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2042"/>
        <w:gridCol w:w="3988"/>
        <w:gridCol w:w="4030"/>
      </w:tblGrid>
      <w:tr w:rsidR="001D1D7F" w:rsidRPr="00A31C26" w14:paraId="4B2C07D0" w14:textId="77777777" w:rsidTr="00316810">
        <w:trPr>
          <w:trHeight w:val="220"/>
          <w:tblHeader/>
          <w:jc w:val="center"/>
        </w:trPr>
        <w:tc>
          <w:tcPr>
            <w:tcW w:w="2042" w:type="dxa"/>
            <w:shd w:val="clear" w:color="auto" w:fill="548DD4" w:themeFill="text2" w:themeFillTint="99"/>
            <w:vAlign w:val="center"/>
          </w:tcPr>
          <w:p w14:paraId="07F593F3" w14:textId="77777777" w:rsidR="001D1D7F" w:rsidRPr="00A31C26" w:rsidRDefault="001D1D7F" w:rsidP="00EF0FDF">
            <w:pPr>
              <w:spacing w:after="0" w:line="240" w:lineRule="auto"/>
              <w:jc w:val="both"/>
              <w:rPr>
                <w:rFonts w:asciiTheme="minorHAnsi" w:hAnsiTheme="minorHAnsi" w:cstheme="minorHAnsi"/>
                <w:b/>
                <w:color w:val="FFFFFF" w:themeColor="background1"/>
                <w:sz w:val="20"/>
                <w:szCs w:val="20"/>
              </w:rPr>
            </w:pPr>
            <w:r w:rsidRPr="00A31C26">
              <w:rPr>
                <w:rFonts w:asciiTheme="minorHAnsi" w:hAnsiTheme="minorHAnsi" w:cstheme="minorHAnsi"/>
                <w:b/>
                <w:color w:val="FFFFFF" w:themeColor="background1"/>
                <w:sz w:val="20"/>
                <w:szCs w:val="20"/>
              </w:rPr>
              <w:t>Tool</w:t>
            </w:r>
          </w:p>
        </w:tc>
        <w:tc>
          <w:tcPr>
            <w:tcW w:w="3988" w:type="dxa"/>
            <w:shd w:val="clear" w:color="auto" w:fill="548DD4" w:themeFill="text2" w:themeFillTint="99"/>
            <w:vAlign w:val="center"/>
          </w:tcPr>
          <w:p w14:paraId="73398487" w14:textId="77777777" w:rsidR="001D1D7F" w:rsidRPr="00A31C26" w:rsidRDefault="005634B4" w:rsidP="00EF0FDF">
            <w:pPr>
              <w:spacing w:after="0" w:line="240" w:lineRule="auto"/>
              <w:jc w:val="both"/>
              <w:rPr>
                <w:rFonts w:asciiTheme="minorHAnsi" w:hAnsiTheme="minorHAnsi" w:cstheme="minorHAnsi"/>
                <w:b/>
                <w:color w:val="FFFFFF" w:themeColor="background1"/>
                <w:sz w:val="20"/>
                <w:szCs w:val="20"/>
              </w:rPr>
            </w:pPr>
            <w:r>
              <w:rPr>
                <w:rFonts w:asciiTheme="minorHAnsi" w:hAnsiTheme="minorHAnsi" w:cstheme="minorHAnsi"/>
                <w:b/>
                <w:color w:val="FFFFFF" w:themeColor="background1"/>
                <w:sz w:val="20"/>
                <w:szCs w:val="20"/>
              </w:rPr>
              <w:t>Test Phase</w:t>
            </w:r>
            <w:r w:rsidR="00B63DA4">
              <w:rPr>
                <w:rFonts w:asciiTheme="minorHAnsi" w:hAnsiTheme="minorHAnsi" w:cstheme="minorHAnsi"/>
                <w:b/>
                <w:color w:val="FFFFFF" w:themeColor="background1"/>
                <w:sz w:val="20"/>
                <w:szCs w:val="20"/>
              </w:rPr>
              <w:t>s</w:t>
            </w:r>
          </w:p>
        </w:tc>
        <w:tc>
          <w:tcPr>
            <w:tcW w:w="4030" w:type="dxa"/>
            <w:shd w:val="clear" w:color="auto" w:fill="548DD4" w:themeFill="text2" w:themeFillTint="99"/>
            <w:vAlign w:val="center"/>
          </w:tcPr>
          <w:p w14:paraId="009E122D" w14:textId="77777777" w:rsidR="001D1D7F" w:rsidRPr="00A31C26" w:rsidRDefault="001D1D7F" w:rsidP="00EF0FDF">
            <w:pPr>
              <w:spacing w:after="0" w:line="240" w:lineRule="auto"/>
              <w:jc w:val="both"/>
              <w:rPr>
                <w:rFonts w:asciiTheme="minorHAnsi" w:hAnsiTheme="minorHAnsi" w:cstheme="minorHAnsi"/>
                <w:b/>
                <w:color w:val="FFFFFF" w:themeColor="background1"/>
                <w:sz w:val="20"/>
                <w:szCs w:val="20"/>
              </w:rPr>
            </w:pPr>
            <w:r w:rsidRPr="00A31C26">
              <w:rPr>
                <w:rFonts w:asciiTheme="minorHAnsi" w:hAnsiTheme="minorHAnsi" w:cstheme="minorHAnsi"/>
                <w:b/>
                <w:color w:val="FFFFFF" w:themeColor="background1"/>
                <w:sz w:val="20"/>
                <w:szCs w:val="20"/>
              </w:rPr>
              <w:t>Comments</w:t>
            </w:r>
          </w:p>
        </w:tc>
      </w:tr>
      <w:tr w:rsidR="001D1D7F" w:rsidRPr="00A31C26" w14:paraId="6A106F02" w14:textId="77777777" w:rsidTr="00316810">
        <w:trPr>
          <w:trHeight w:val="708"/>
          <w:jc w:val="center"/>
        </w:trPr>
        <w:tc>
          <w:tcPr>
            <w:tcW w:w="2042" w:type="dxa"/>
            <w:vAlign w:val="center"/>
          </w:tcPr>
          <w:p w14:paraId="73348AA1" w14:textId="77777777" w:rsidR="001D1D7F" w:rsidRPr="00A31C26" w:rsidRDefault="001D1D7F"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 xml:space="preserve">Azure DevOps </w:t>
            </w:r>
            <w:hyperlink r:id="rId22" w:history="1">
              <w:r w:rsidRPr="00A31C26">
                <w:rPr>
                  <w:rStyle w:val="Hyperlink"/>
                  <w:rFonts w:asciiTheme="minorHAnsi" w:hAnsiTheme="minorHAnsi" w:cstheme="minorHAnsi"/>
                  <w:sz w:val="20"/>
                  <w:szCs w:val="20"/>
                </w:rPr>
                <w:t>https://dev.azure.com</w:t>
              </w:r>
            </w:hyperlink>
          </w:p>
        </w:tc>
        <w:tc>
          <w:tcPr>
            <w:tcW w:w="3988" w:type="dxa"/>
            <w:vAlign w:val="center"/>
          </w:tcPr>
          <w:p w14:paraId="41B74683" w14:textId="77777777" w:rsidR="001D1D7F" w:rsidRPr="00A31C26" w:rsidRDefault="005634B4"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Test Management</w:t>
            </w:r>
            <w:r w:rsidR="001D1D7F" w:rsidRPr="00A31C26">
              <w:rPr>
                <w:rFonts w:asciiTheme="minorHAnsi" w:hAnsiTheme="minorHAnsi" w:cstheme="minorHAnsi"/>
                <w:sz w:val="20"/>
                <w:szCs w:val="20"/>
              </w:rPr>
              <w:t xml:space="preserve"> </w:t>
            </w:r>
          </w:p>
        </w:tc>
        <w:tc>
          <w:tcPr>
            <w:tcW w:w="4030" w:type="dxa"/>
            <w:vAlign w:val="center"/>
          </w:tcPr>
          <w:p w14:paraId="2F18EB87" w14:textId="77777777" w:rsidR="001D1D7F" w:rsidRPr="00A31C26" w:rsidRDefault="001D1D7F"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Where ADO is applicable- SIT, Regression and UAT will be managed in ADO</w:t>
            </w:r>
          </w:p>
        </w:tc>
      </w:tr>
      <w:tr w:rsidR="001D1D7F" w:rsidRPr="00A31C26" w14:paraId="44CC2939" w14:textId="77777777" w:rsidTr="00316810">
        <w:trPr>
          <w:trHeight w:val="656"/>
          <w:jc w:val="center"/>
        </w:trPr>
        <w:tc>
          <w:tcPr>
            <w:tcW w:w="2042" w:type="dxa"/>
            <w:vAlign w:val="center"/>
          </w:tcPr>
          <w:p w14:paraId="137F9F2F" w14:textId="77777777" w:rsidR="001D1D7F" w:rsidRPr="00A31C26" w:rsidRDefault="001D1D7F"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MS Teams SharePoint</w:t>
            </w:r>
          </w:p>
        </w:tc>
        <w:tc>
          <w:tcPr>
            <w:tcW w:w="3988" w:type="dxa"/>
            <w:vAlign w:val="center"/>
          </w:tcPr>
          <w:p w14:paraId="220A806E" w14:textId="77777777" w:rsidR="001D1D7F" w:rsidRPr="00A31C26" w:rsidRDefault="005634B4"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Project </w:t>
            </w:r>
            <w:r w:rsidR="00571016">
              <w:rPr>
                <w:rFonts w:asciiTheme="minorHAnsi" w:hAnsiTheme="minorHAnsi" w:cstheme="minorHAnsi"/>
                <w:sz w:val="20"/>
                <w:szCs w:val="20"/>
              </w:rPr>
              <w:t>Artefacts</w:t>
            </w:r>
            <w:r>
              <w:rPr>
                <w:rFonts w:asciiTheme="minorHAnsi" w:hAnsiTheme="minorHAnsi" w:cstheme="minorHAnsi"/>
                <w:sz w:val="20"/>
                <w:szCs w:val="20"/>
              </w:rPr>
              <w:t xml:space="preserve"> Repository</w:t>
            </w:r>
            <w:r w:rsidR="001D1D7F" w:rsidRPr="00A31C26">
              <w:rPr>
                <w:rFonts w:asciiTheme="minorHAnsi" w:hAnsiTheme="minorHAnsi" w:cstheme="minorHAnsi"/>
                <w:sz w:val="20"/>
                <w:szCs w:val="20"/>
              </w:rPr>
              <w:t xml:space="preserve"> </w:t>
            </w:r>
          </w:p>
        </w:tc>
        <w:tc>
          <w:tcPr>
            <w:tcW w:w="4030" w:type="dxa"/>
            <w:vAlign w:val="center"/>
          </w:tcPr>
          <w:p w14:paraId="07EDB1D7" w14:textId="77777777" w:rsidR="001D1D7F" w:rsidRPr="00A31C26" w:rsidRDefault="001D1D7F"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Created by PM on Coforge</w:t>
            </w:r>
            <w:r w:rsidR="00B63DA4">
              <w:rPr>
                <w:rFonts w:asciiTheme="minorHAnsi" w:hAnsiTheme="minorHAnsi" w:cstheme="minorHAnsi"/>
                <w:sz w:val="20"/>
                <w:szCs w:val="20"/>
              </w:rPr>
              <w:t xml:space="preserve"> for storing all </w:t>
            </w:r>
            <w:r w:rsidR="00571016">
              <w:rPr>
                <w:rFonts w:asciiTheme="minorHAnsi" w:hAnsiTheme="minorHAnsi" w:cstheme="minorHAnsi"/>
                <w:sz w:val="20"/>
                <w:szCs w:val="20"/>
              </w:rPr>
              <w:t>Artefacts</w:t>
            </w:r>
          </w:p>
        </w:tc>
      </w:tr>
      <w:tr w:rsidR="001D1D7F" w:rsidRPr="00A31C26" w14:paraId="7C25FCC5" w14:textId="77777777" w:rsidTr="00316810">
        <w:trPr>
          <w:trHeight w:val="960"/>
          <w:jc w:val="center"/>
        </w:trPr>
        <w:tc>
          <w:tcPr>
            <w:tcW w:w="2042" w:type="dxa"/>
            <w:vAlign w:val="center"/>
          </w:tcPr>
          <w:p w14:paraId="6756384F" w14:textId="77777777" w:rsidR="001D1D7F" w:rsidRPr="00A31C26" w:rsidRDefault="001D1D7F"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Selenium</w:t>
            </w:r>
          </w:p>
        </w:tc>
        <w:tc>
          <w:tcPr>
            <w:tcW w:w="3988" w:type="dxa"/>
            <w:vAlign w:val="center"/>
          </w:tcPr>
          <w:p w14:paraId="71BB2F46" w14:textId="77777777" w:rsidR="001D1D7F" w:rsidRPr="00A31C26" w:rsidRDefault="005634B4"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Regression Testing-A</w:t>
            </w:r>
            <w:r w:rsidR="001D1D7F" w:rsidRPr="00A31C26">
              <w:rPr>
                <w:rFonts w:asciiTheme="minorHAnsi" w:hAnsiTheme="minorHAnsi" w:cstheme="minorHAnsi"/>
                <w:sz w:val="20"/>
                <w:szCs w:val="20"/>
              </w:rPr>
              <w:t>utomation tool</w:t>
            </w:r>
          </w:p>
        </w:tc>
        <w:tc>
          <w:tcPr>
            <w:tcW w:w="4030" w:type="dxa"/>
            <w:vAlign w:val="center"/>
          </w:tcPr>
          <w:p w14:paraId="351184F2" w14:textId="77777777" w:rsidR="001D1D7F" w:rsidRPr="00A31C26" w:rsidRDefault="00B63DA4"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Ownership lies with Coforge team</w:t>
            </w:r>
          </w:p>
        </w:tc>
      </w:tr>
      <w:tr w:rsidR="001D1D7F" w:rsidRPr="00A31C26" w14:paraId="19CEB8BB" w14:textId="77777777" w:rsidTr="00316810">
        <w:trPr>
          <w:trHeight w:val="672"/>
          <w:jc w:val="center"/>
        </w:trPr>
        <w:tc>
          <w:tcPr>
            <w:tcW w:w="2042" w:type="dxa"/>
            <w:vAlign w:val="center"/>
          </w:tcPr>
          <w:p w14:paraId="585F0EFF" w14:textId="77777777" w:rsidR="001D1D7F" w:rsidRPr="00A31C26" w:rsidRDefault="001D1D7F"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Postman</w:t>
            </w:r>
          </w:p>
        </w:tc>
        <w:tc>
          <w:tcPr>
            <w:tcW w:w="3988" w:type="dxa"/>
            <w:vAlign w:val="center"/>
          </w:tcPr>
          <w:p w14:paraId="51CF292C" w14:textId="77777777" w:rsidR="001D1D7F" w:rsidRPr="00A31C26" w:rsidRDefault="005634B4"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API Integration Testing- </w:t>
            </w:r>
            <w:r w:rsidR="001D1D7F" w:rsidRPr="00A31C26">
              <w:rPr>
                <w:rFonts w:asciiTheme="minorHAnsi" w:hAnsiTheme="minorHAnsi" w:cstheme="minorHAnsi"/>
                <w:sz w:val="20"/>
                <w:szCs w:val="20"/>
              </w:rPr>
              <w:t>API Test Automation tool</w:t>
            </w:r>
          </w:p>
        </w:tc>
        <w:tc>
          <w:tcPr>
            <w:tcW w:w="4030" w:type="dxa"/>
            <w:vAlign w:val="center"/>
          </w:tcPr>
          <w:p w14:paraId="136B6357" w14:textId="77777777" w:rsidR="001D1D7F" w:rsidRPr="00A31C26" w:rsidRDefault="00B63DA4"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Ownership lies with Coforge team</w:t>
            </w:r>
          </w:p>
        </w:tc>
      </w:tr>
      <w:tr w:rsidR="001D1D7F" w:rsidRPr="00A31C26" w14:paraId="7C9DEFB7" w14:textId="77777777" w:rsidTr="00316810">
        <w:trPr>
          <w:trHeight w:val="531"/>
          <w:jc w:val="center"/>
        </w:trPr>
        <w:tc>
          <w:tcPr>
            <w:tcW w:w="2042" w:type="dxa"/>
            <w:vAlign w:val="center"/>
          </w:tcPr>
          <w:p w14:paraId="2A919349" w14:textId="77777777" w:rsidR="001D1D7F" w:rsidRPr="00A31C26" w:rsidRDefault="003D4B34"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JMeter</w:t>
            </w:r>
          </w:p>
        </w:tc>
        <w:tc>
          <w:tcPr>
            <w:tcW w:w="3988" w:type="dxa"/>
            <w:vAlign w:val="center"/>
          </w:tcPr>
          <w:p w14:paraId="2DCC1796" w14:textId="77777777" w:rsidR="001D1D7F" w:rsidRPr="00A31C26" w:rsidRDefault="001D1D7F"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Performance test tool</w:t>
            </w:r>
          </w:p>
        </w:tc>
        <w:tc>
          <w:tcPr>
            <w:tcW w:w="4030" w:type="dxa"/>
            <w:vAlign w:val="center"/>
          </w:tcPr>
          <w:p w14:paraId="09B19496" w14:textId="77777777" w:rsidR="001D1D7F" w:rsidRPr="00A31C26" w:rsidRDefault="00B63DA4"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Ownership lies with Coforge team</w:t>
            </w:r>
          </w:p>
        </w:tc>
      </w:tr>
      <w:tr w:rsidR="001D1D7F" w:rsidRPr="00A31C26" w14:paraId="1DC86519" w14:textId="77777777" w:rsidTr="00316810">
        <w:trPr>
          <w:trHeight w:val="637"/>
          <w:jc w:val="center"/>
        </w:trPr>
        <w:tc>
          <w:tcPr>
            <w:tcW w:w="2042" w:type="dxa"/>
            <w:vAlign w:val="center"/>
          </w:tcPr>
          <w:p w14:paraId="52024CA5" w14:textId="77777777" w:rsidR="001D1D7F" w:rsidRPr="00A31C26" w:rsidRDefault="001D1D7F"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Grafana / Datadog</w:t>
            </w:r>
          </w:p>
        </w:tc>
        <w:tc>
          <w:tcPr>
            <w:tcW w:w="3988" w:type="dxa"/>
            <w:vAlign w:val="center"/>
          </w:tcPr>
          <w:p w14:paraId="3D4337E0" w14:textId="77777777" w:rsidR="001D1D7F" w:rsidRPr="00A31C26" w:rsidRDefault="001D1D7F"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Performance monitoring tool</w:t>
            </w:r>
          </w:p>
        </w:tc>
        <w:tc>
          <w:tcPr>
            <w:tcW w:w="4030" w:type="dxa"/>
            <w:vAlign w:val="center"/>
          </w:tcPr>
          <w:p w14:paraId="56C34F5C" w14:textId="77777777" w:rsidR="001D1D7F" w:rsidRPr="00A31C26" w:rsidRDefault="00B63DA4"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Ownership lies with Coforge team</w:t>
            </w:r>
          </w:p>
        </w:tc>
      </w:tr>
    </w:tbl>
    <w:p w14:paraId="2BDB4068" w14:textId="77777777" w:rsidR="001D1D7F" w:rsidRPr="00A31C26" w:rsidRDefault="001D1D7F" w:rsidP="00EF0FDF">
      <w:pPr>
        <w:jc w:val="both"/>
        <w:rPr>
          <w:rFonts w:asciiTheme="minorHAnsi" w:hAnsiTheme="minorHAnsi" w:cstheme="minorHAnsi"/>
          <w:sz w:val="20"/>
          <w:szCs w:val="20"/>
        </w:rPr>
      </w:pPr>
    </w:p>
    <w:p w14:paraId="1542A4D5" w14:textId="77777777" w:rsidR="00D251DB" w:rsidRPr="00A31C26" w:rsidRDefault="00843B34" w:rsidP="00EF0FDF">
      <w:pPr>
        <w:pStyle w:val="Heading2"/>
        <w:numPr>
          <w:ilvl w:val="1"/>
          <w:numId w:val="3"/>
        </w:numPr>
        <w:ind w:left="1512"/>
        <w:jc w:val="both"/>
        <w:rPr>
          <w:rFonts w:asciiTheme="minorHAnsi" w:hAnsiTheme="minorHAnsi" w:cstheme="minorHAnsi"/>
          <w:sz w:val="24"/>
          <w:szCs w:val="24"/>
        </w:rPr>
      </w:pPr>
      <w:bookmarkStart w:id="386" w:name="_Toc169687059"/>
      <w:bookmarkEnd w:id="373"/>
      <w:r w:rsidRPr="00A31C26">
        <w:rPr>
          <w:rFonts w:asciiTheme="minorHAnsi" w:hAnsiTheme="minorHAnsi" w:cstheme="minorHAnsi"/>
          <w:sz w:val="24"/>
          <w:szCs w:val="24"/>
        </w:rPr>
        <w:t xml:space="preserve">Test </w:t>
      </w:r>
      <w:r w:rsidR="001D1D7F" w:rsidRPr="00A31C26">
        <w:rPr>
          <w:rFonts w:asciiTheme="minorHAnsi" w:hAnsiTheme="minorHAnsi" w:cstheme="minorHAnsi"/>
          <w:sz w:val="24"/>
          <w:szCs w:val="24"/>
        </w:rPr>
        <w:t>Schedule</w:t>
      </w:r>
      <w:bookmarkEnd w:id="386"/>
    </w:p>
    <w:p w14:paraId="38BA4B0F" w14:textId="77777777" w:rsidR="001D1D7F" w:rsidRPr="00A31C26" w:rsidRDefault="001D1D7F" w:rsidP="00EF0FDF">
      <w:pPr>
        <w:ind w:left="720"/>
        <w:jc w:val="both"/>
        <w:rPr>
          <w:rFonts w:asciiTheme="minorHAnsi" w:hAnsiTheme="minorHAnsi" w:cstheme="minorHAnsi"/>
        </w:rPr>
      </w:pPr>
      <w:r w:rsidRPr="00A31C26">
        <w:rPr>
          <w:rFonts w:asciiTheme="minorHAnsi" w:hAnsiTheme="minorHAnsi" w:cstheme="minorHAnsi"/>
        </w:rPr>
        <w:t xml:space="preserve">Test schedules of all work streams are </w:t>
      </w:r>
      <w:commentRangeStart w:id="387"/>
      <w:commentRangeStart w:id="388"/>
      <w:r w:rsidRPr="00A31C26">
        <w:rPr>
          <w:rFonts w:asciiTheme="minorHAnsi" w:hAnsiTheme="minorHAnsi" w:cstheme="minorHAnsi"/>
        </w:rPr>
        <w:t xml:space="preserve">shared with QA </w:t>
      </w:r>
      <w:r w:rsidR="003D4B34" w:rsidRPr="00A31C26">
        <w:rPr>
          <w:rFonts w:asciiTheme="minorHAnsi" w:hAnsiTheme="minorHAnsi" w:cstheme="minorHAnsi"/>
        </w:rPr>
        <w:t>team.</w:t>
      </w:r>
      <w:commentRangeEnd w:id="387"/>
      <w:r w:rsidR="00A21369">
        <w:rPr>
          <w:rStyle w:val="CommentReference"/>
        </w:rPr>
        <w:commentReference w:id="387"/>
      </w:r>
      <w:commentRangeEnd w:id="388"/>
      <w:r w:rsidR="00A46BEF">
        <w:rPr>
          <w:rStyle w:val="CommentReference"/>
        </w:rPr>
        <w:commentReference w:id="388"/>
      </w:r>
    </w:p>
    <w:tbl>
      <w:tblPr>
        <w:tblW w:w="10348" w:type="dxa"/>
        <w:tblInd w:w="-10" w:type="dxa"/>
        <w:tblLook w:val="04A0" w:firstRow="1" w:lastRow="0" w:firstColumn="1" w:lastColumn="0" w:noHBand="0" w:noVBand="1"/>
      </w:tblPr>
      <w:tblGrid>
        <w:gridCol w:w="3534"/>
        <w:gridCol w:w="1134"/>
        <w:gridCol w:w="1134"/>
        <w:gridCol w:w="567"/>
        <w:gridCol w:w="637"/>
        <w:gridCol w:w="577"/>
        <w:gridCol w:w="566"/>
        <w:gridCol w:w="547"/>
        <w:gridCol w:w="650"/>
        <w:gridCol w:w="1002"/>
      </w:tblGrid>
      <w:tr w:rsidR="00F3250C" w:rsidRPr="00A31C26" w14:paraId="2AD1177B" w14:textId="77777777" w:rsidTr="00316810">
        <w:trPr>
          <w:trHeight w:val="240"/>
        </w:trPr>
        <w:tc>
          <w:tcPr>
            <w:tcW w:w="3534" w:type="dxa"/>
            <w:tcBorders>
              <w:top w:val="single" w:sz="8" w:space="0" w:color="auto"/>
              <w:left w:val="single" w:sz="8" w:space="0" w:color="auto"/>
              <w:bottom w:val="single" w:sz="4" w:space="0" w:color="auto"/>
              <w:right w:val="single" w:sz="4" w:space="0" w:color="auto"/>
            </w:tcBorders>
            <w:shd w:val="clear" w:color="000000" w:fill="AEAAAA"/>
            <w:noWrap/>
            <w:vAlign w:val="bottom"/>
            <w:hideMark/>
          </w:tcPr>
          <w:p w14:paraId="5DDE4375"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Tasks</w:t>
            </w:r>
          </w:p>
        </w:tc>
        <w:tc>
          <w:tcPr>
            <w:tcW w:w="1134" w:type="dxa"/>
            <w:tcBorders>
              <w:top w:val="single" w:sz="8" w:space="0" w:color="auto"/>
              <w:left w:val="nil"/>
              <w:bottom w:val="single" w:sz="4" w:space="0" w:color="auto"/>
              <w:right w:val="single" w:sz="4" w:space="0" w:color="auto"/>
            </w:tcBorders>
            <w:shd w:val="clear" w:color="000000" w:fill="AEAAAA"/>
            <w:noWrap/>
            <w:vAlign w:val="bottom"/>
            <w:hideMark/>
          </w:tcPr>
          <w:p w14:paraId="32CEC482"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Start Date</w:t>
            </w:r>
          </w:p>
        </w:tc>
        <w:tc>
          <w:tcPr>
            <w:tcW w:w="1134" w:type="dxa"/>
            <w:tcBorders>
              <w:top w:val="single" w:sz="8" w:space="0" w:color="auto"/>
              <w:left w:val="nil"/>
              <w:bottom w:val="single" w:sz="4" w:space="0" w:color="auto"/>
              <w:right w:val="single" w:sz="8" w:space="0" w:color="auto"/>
            </w:tcBorders>
            <w:shd w:val="clear" w:color="000000" w:fill="AEAAAA"/>
            <w:noWrap/>
            <w:vAlign w:val="bottom"/>
            <w:hideMark/>
          </w:tcPr>
          <w:p w14:paraId="4155835F"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End Date</w:t>
            </w:r>
          </w:p>
        </w:tc>
        <w:tc>
          <w:tcPr>
            <w:tcW w:w="567" w:type="dxa"/>
            <w:tcBorders>
              <w:top w:val="single" w:sz="4" w:space="0" w:color="auto"/>
              <w:left w:val="nil"/>
              <w:bottom w:val="nil"/>
              <w:right w:val="single" w:sz="4" w:space="0" w:color="auto"/>
            </w:tcBorders>
            <w:shd w:val="clear" w:color="000000" w:fill="AEAAAA"/>
            <w:noWrap/>
            <w:vAlign w:val="bottom"/>
            <w:hideMark/>
          </w:tcPr>
          <w:p w14:paraId="089DACAE"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May</w:t>
            </w:r>
          </w:p>
        </w:tc>
        <w:tc>
          <w:tcPr>
            <w:tcW w:w="637" w:type="dxa"/>
            <w:tcBorders>
              <w:top w:val="single" w:sz="4" w:space="0" w:color="auto"/>
              <w:left w:val="nil"/>
              <w:bottom w:val="nil"/>
              <w:right w:val="single" w:sz="4" w:space="0" w:color="auto"/>
            </w:tcBorders>
            <w:shd w:val="clear" w:color="000000" w:fill="AEAAAA"/>
            <w:noWrap/>
            <w:vAlign w:val="bottom"/>
            <w:hideMark/>
          </w:tcPr>
          <w:p w14:paraId="23F64888"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June</w:t>
            </w:r>
          </w:p>
        </w:tc>
        <w:tc>
          <w:tcPr>
            <w:tcW w:w="577" w:type="dxa"/>
            <w:tcBorders>
              <w:top w:val="single" w:sz="4" w:space="0" w:color="auto"/>
              <w:left w:val="nil"/>
              <w:bottom w:val="nil"/>
              <w:right w:val="single" w:sz="4" w:space="0" w:color="auto"/>
            </w:tcBorders>
            <w:shd w:val="clear" w:color="000000" w:fill="AEAAAA"/>
            <w:noWrap/>
            <w:vAlign w:val="bottom"/>
            <w:hideMark/>
          </w:tcPr>
          <w:p w14:paraId="3A496186"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July</w:t>
            </w:r>
          </w:p>
        </w:tc>
        <w:tc>
          <w:tcPr>
            <w:tcW w:w="566" w:type="dxa"/>
            <w:tcBorders>
              <w:top w:val="single" w:sz="4" w:space="0" w:color="auto"/>
              <w:left w:val="nil"/>
              <w:bottom w:val="nil"/>
              <w:right w:val="single" w:sz="4" w:space="0" w:color="auto"/>
            </w:tcBorders>
            <w:shd w:val="clear" w:color="000000" w:fill="AEAAAA"/>
            <w:noWrap/>
            <w:vAlign w:val="bottom"/>
            <w:hideMark/>
          </w:tcPr>
          <w:p w14:paraId="2C2F1C89"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Aug</w:t>
            </w:r>
          </w:p>
        </w:tc>
        <w:tc>
          <w:tcPr>
            <w:tcW w:w="547" w:type="dxa"/>
            <w:tcBorders>
              <w:top w:val="single" w:sz="4" w:space="0" w:color="auto"/>
              <w:left w:val="nil"/>
              <w:bottom w:val="nil"/>
              <w:right w:val="single" w:sz="4" w:space="0" w:color="auto"/>
            </w:tcBorders>
            <w:shd w:val="clear" w:color="000000" w:fill="AEAAAA"/>
            <w:noWrap/>
            <w:vAlign w:val="bottom"/>
            <w:hideMark/>
          </w:tcPr>
          <w:p w14:paraId="266678DB"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Sep</w:t>
            </w:r>
          </w:p>
        </w:tc>
        <w:tc>
          <w:tcPr>
            <w:tcW w:w="650" w:type="dxa"/>
            <w:tcBorders>
              <w:top w:val="single" w:sz="4" w:space="0" w:color="auto"/>
              <w:left w:val="nil"/>
              <w:bottom w:val="nil"/>
              <w:right w:val="single" w:sz="4" w:space="0" w:color="auto"/>
            </w:tcBorders>
            <w:shd w:val="clear" w:color="000000" w:fill="AEAAAA"/>
            <w:noWrap/>
            <w:vAlign w:val="bottom"/>
            <w:hideMark/>
          </w:tcPr>
          <w:p w14:paraId="44372F2B"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Oct</w:t>
            </w:r>
          </w:p>
        </w:tc>
        <w:tc>
          <w:tcPr>
            <w:tcW w:w="1002" w:type="dxa"/>
            <w:tcBorders>
              <w:top w:val="single" w:sz="4" w:space="0" w:color="auto"/>
              <w:left w:val="nil"/>
              <w:bottom w:val="nil"/>
              <w:right w:val="single" w:sz="4" w:space="0" w:color="auto"/>
            </w:tcBorders>
            <w:shd w:val="clear" w:color="000000" w:fill="AEAAAA"/>
            <w:noWrap/>
            <w:vAlign w:val="bottom"/>
            <w:hideMark/>
          </w:tcPr>
          <w:p w14:paraId="141954A6" w14:textId="77777777" w:rsidR="00F3250C" w:rsidRPr="00A31C26" w:rsidRDefault="00F3250C" w:rsidP="00EF0FDF">
            <w:pPr>
              <w:spacing w:after="0" w:line="240" w:lineRule="auto"/>
              <w:jc w:val="both"/>
              <w:rPr>
                <w:rFonts w:asciiTheme="minorHAnsi" w:eastAsia="Times New Roman" w:hAnsiTheme="minorHAnsi" w:cstheme="minorHAnsi"/>
                <w:b/>
                <w:bCs/>
                <w:color w:val="000000"/>
                <w:sz w:val="18"/>
                <w:szCs w:val="18"/>
                <w:lang w:val="en-IN" w:eastAsia="en-IN"/>
              </w:rPr>
            </w:pPr>
            <w:r w:rsidRPr="00A31C26">
              <w:rPr>
                <w:rFonts w:asciiTheme="minorHAnsi" w:eastAsia="Times New Roman" w:hAnsiTheme="minorHAnsi" w:cstheme="minorHAnsi"/>
                <w:b/>
                <w:bCs/>
                <w:color w:val="000000"/>
                <w:sz w:val="18"/>
                <w:szCs w:val="18"/>
                <w:lang w:val="en-IN" w:eastAsia="en-IN"/>
              </w:rPr>
              <w:t>Nov</w:t>
            </w:r>
          </w:p>
        </w:tc>
      </w:tr>
      <w:tr w:rsidR="00F3250C" w:rsidRPr="00A31C26" w14:paraId="63A91624"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noWrap/>
            <w:vAlign w:val="center"/>
            <w:hideMark/>
          </w:tcPr>
          <w:p w14:paraId="327EA5D9" w14:textId="77777777" w:rsidR="00F3250C" w:rsidRPr="00A31C26" w:rsidRDefault="00F3250C" w:rsidP="00EF0FDF">
            <w:pPr>
              <w:spacing w:after="0" w:line="240" w:lineRule="auto"/>
              <w:jc w:val="both"/>
              <w:rPr>
                <w:rFonts w:asciiTheme="minorHAnsi" w:eastAsia="Times New Roman" w:hAnsiTheme="minorHAnsi" w:cstheme="minorHAnsi"/>
                <w:b/>
                <w:bCs/>
                <w:sz w:val="18"/>
                <w:szCs w:val="18"/>
                <w:lang w:val="en-IN" w:eastAsia="en-IN"/>
              </w:rPr>
            </w:pPr>
            <w:r w:rsidRPr="00A31C26">
              <w:rPr>
                <w:rFonts w:asciiTheme="minorHAnsi" w:eastAsia="Times New Roman" w:hAnsiTheme="minorHAnsi" w:cstheme="minorHAnsi"/>
                <w:b/>
                <w:bCs/>
                <w:sz w:val="18"/>
                <w:szCs w:val="18"/>
                <w:lang w:val="en-IN" w:eastAsia="en-IN"/>
              </w:rPr>
              <w:t>QA Testing</w:t>
            </w:r>
          </w:p>
        </w:tc>
        <w:tc>
          <w:tcPr>
            <w:tcW w:w="1134" w:type="dxa"/>
            <w:tcBorders>
              <w:top w:val="nil"/>
              <w:left w:val="nil"/>
              <w:bottom w:val="single" w:sz="4" w:space="0" w:color="auto"/>
              <w:right w:val="single" w:sz="4" w:space="0" w:color="auto"/>
            </w:tcBorders>
            <w:shd w:val="clear" w:color="auto" w:fill="auto"/>
            <w:noWrap/>
            <w:vAlign w:val="center"/>
            <w:hideMark/>
          </w:tcPr>
          <w:p w14:paraId="3FAD3958"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6-May-24</w:t>
            </w:r>
          </w:p>
        </w:tc>
        <w:tc>
          <w:tcPr>
            <w:tcW w:w="1134" w:type="dxa"/>
            <w:tcBorders>
              <w:top w:val="nil"/>
              <w:left w:val="nil"/>
              <w:bottom w:val="single" w:sz="4" w:space="0" w:color="auto"/>
              <w:right w:val="single" w:sz="8" w:space="0" w:color="auto"/>
            </w:tcBorders>
            <w:shd w:val="clear" w:color="auto" w:fill="auto"/>
            <w:noWrap/>
            <w:vAlign w:val="center"/>
            <w:hideMark/>
          </w:tcPr>
          <w:p w14:paraId="737DB1B1"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26-Oct-24</w:t>
            </w:r>
          </w:p>
        </w:tc>
        <w:tc>
          <w:tcPr>
            <w:tcW w:w="567" w:type="dxa"/>
            <w:tcBorders>
              <w:top w:val="single" w:sz="8" w:space="0" w:color="auto"/>
              <w:left w:val="nil"/>
              <w:bottom w:val="nil"/>
              <w:right w:val="nil"/>
            </w:tcBorders>
            <w:shd w:val="clear" w:color="000000" w:fill="1F4E78"/>
            <w:noWrap/>
            <w:vAlign w:val="bottom"/>
            <w:hideMark/>
          </w:tcPr>
          <w:p w14:paraId="3816D38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single" w:sz="8" w:space="0" w:color="auto"/>
              <w:left w:val="nil"/>
              <w:bottom w:val="nil"/>
              <w:right w:val="nil"/>
            </w:tcBorders>
            <w:shd w:val="clear" w:color="000000" w:fill="1F4E78"/>
            <w:noWrap/>
            <w:vAlign w:val="bottom"/>
            <w:hideMark/>
          </w:tcPr>
          <w:p w14:paraId="5EBCCD9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single" w:sz="8" w:space="0" w:color="auto"/>
              <w:left w:val="nil"/>
              <w:bottom w:val="nil"/>
              <w:right w:val="nil"/>
            </w:tcBorders>
            <w:shd w:val="clear" w:color="000000" w:fill="1F4E78"/>
            <w:noWrap/>
            <w:vAlign w:val="bottom"/>
            <w:hideMark/>
          </w:tcPr>
          <w:p w14:paraId="0C28BA0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single" w:sz="8" w:space="0" w:color="auto"/>
              <w:left w:val="nil"/>
              <w:bottom w:val="nil"/>
              <w:right w:val="nil"/>
            </w:tcBorders>
            <w:shd w:val="clear" w:color="000000" w:fill="1F4E78"/>
            <w:noWrap/>
            <w:vAlign w:val="bottom"/>
            <w:hideMark/>
          </w:tcPr>
          <w:p w14:paraId="11758F0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single" w:sz="8" w:space="0" w:color="auto"/>
              <w:left w:val="nil"/>
              <w:bottom w:val="nil"/>
              <w:right w:val="nil"/>
            </w:tcBorders>
            <w:shd w:val="clear" w:color="000000" w:fill="1F4E78"/>
            <w:noWrap/>
            <w:vAlign w:val="bottom"/>
            <w:hideMark/>
          </w:tcPr>
          <w:p w14:paraId="65FC323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single" w:sz="8" w:space="0" w:color="auto"/>
              <w:left w:val="nil"/>
              <w:bottom w:val="nil"/>
              <w:right w:val="nil"/>
            </w:tcBorders>
            <w:shd w:val="clear" w:color="000000" w:fill="1F4E78"/>
            <w:noWrap/>
            <w:vAlign w:val="bottom"/>
            <w:hideMark/>
          </w:tcPr>
          <w:p w14:paraId="171F56C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single" w:sz="8" w:space="0" w:color="auto"/>
              <w:left w:val="nil"/>
              <w:bottom w:val="nil"/>
              <w:right w:val="single" w:sz="8" w:space="0" w:color="auto"/>
            </w:tcBorders>
            <w:shd w:val="clear" w:color="auto" w:fill="auto"/>
            <w:noWrap/>
            <w:vAlign w:val="bottom"/>
            <w:hideMark/>
          </w:tcPr>
          <w:p w14:paraId="2851C2C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6AE131A4"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noWrap/>
            <w:vAlign w:val="center"/>
            <w:hideMark/>
          </w:tcPr>
          <w:p w14:paraId="68C34D79" w14:textId="77777777" w:rsidR="00F3250C" w:rsidRPr="00A31C26" w:rsidRDefault="00F3250C" w:rsidP="00EF0FDF">
            <w:pPr>
              <w:spacing w:after="0" w:line="240" w:lineRule="auto"/>
              <w:jc w:val="both"/>
              <w:rPr>
                <w:rFonts w:asciiTheme="minorHAnsi" w:eastAsia="Times New Roman" w:hAnsiTheme="minorHAnsi" w:cstheme="minorHAnsi"/>
                <w:b/>
                <w:bCs/>
                <w:sz w:val="18"/>
                <w:szCs w:val="18"/>
                <w:lang w:val="en-IN" w:eastAsia="en-IN"/>
              </w:rPr>
            </w:pPr>
            <w:r w:rsidRPr="00A31C26">
              <w:rPr>
                <w:rFonts w:asciiTheme="minorHAnsi" w:eastAsia="Times New Roman" w:hAnsiTheme="minorHAnsi" w:cstheme="minorHAnsi"/>
                <w:b/>
                <w:bCs/>
                <w:sz w:val="18"/>
                <w:szCs w:val="18"/>
                <w:lang w:val="en-IN" w:eastAsia="en-IN"/>
              </w:rPr>
              <w:t>Automation Testing</w:t>
            </w:r>
          </w:p>
        </w:tc>
        <w:tc>
          <w:tcPr>
            <w:tcW w:w="1134" w:type="dxa"/>
            <w:tcBorders>
              <w:top w:val="nil"/>
              <w:left w:val="nil"/>
              <w:bottom w:val="single" w:sz="4" w:space="0" w:color="auto"/>
              <w:right w:val="single" w:sz="4" w:space="0" w:color="auto"/>
            </w:tcBorders>
            <w:shd w:val="clear" w:color="auto" w:fill="auto"/>
            <w:noWrap/>
            <w:vAlign w:val="center"/>
            <w:hideMark/>
          </w:tcPr>
          <w:p w14:paraId="27801877"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27-May-24</w:t>
            </w:r>
          </w:p>
        </w:tc>
        <w:tc>
          <w:tcPr>
            <w:tcW w:w="1134" w:type="dxa"/>
            <w:tcBorders>
              <w:top w:val="nil"/>
              <w:left w:val="nil"/>
              <w:bottom w:val="single" w:sz="4" w:space="0" w:color="auto"/>
              <w:right w:val="single" w:sz="8" w:space="0" w:color="auto"/>
            </w:tcBorders>
            <w:shd w:val="clear" w:color="auto" w:fill="auto"/>
            <w:noWrap/>
            <w:vAlign w:val="center"/>
            <w:hideMark/>
          </w:tcPr>
          <w:p w14:paraId="78374A38"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12-Nov-24</w:t>
            </w:r>
          </w:p>
        </w:tc>
        <w:tc>
          <w:tcPr>
            <w:tcW w:w="567" w:type="dxa"/>
            <w:tcBorders>
              <w:top w:val="nil"/>
              <w:left w:val="nil"/>
              <w:bottom w:val="nil"/>
              <w:right w:val="nil"/>
            </w:tcBorders>
            <w:shd w:val="clear" w:color="000000" w:fill="FFFFFF"/>
            <w:noWrap/>
            <w:vAlign w:val="bottom"/>
            <w:hideMark/>
          </w:tcPr>
          <w:p w14:paraId="7C2740F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08F5842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4DDC90D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21AD171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085BB3C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1F4E78"/>
            <w:noWrap/>
            <w:vAlign w:val="bottom"/>
            <w:hideMark/>
          </w:tcPr>
          <w:p w14:paraId="410CE51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26BE3AC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4E673B4B"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5C3A4282"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Automation Framework Design</w:t>
            </w:r>
          </w:p>
        </w:tc>
        <w:tc>
          <w:tcPr>
            <w:tcW w:w="1134" w:type="dxa"/>
            <w:tcBorders>
              <w:top w:val="nil"/>
              <w:left w:val="nil"/>
              <w:bottom w:val="single" w:sz="4" w:space="0" w:color="auto"/>
              <w:right w:val="single" w:sz="4" w:space="0" w:color="auto"/>
            </w:tcBorders>
            <w:shd w:val="clear" w:color="auto" w:fill="auto"/>
            <w:noWrap/>
            <w:vAlign w:val="center"/>
            <w:hideMark/>
          </w:tcPr>
          <w:p w14:paraId="42165EA7"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27-May-24</w:t>
            </w:r>
          </w:p>
        </w:tc>
        <w:tc>
          <w:tcPr>
            <w:tcW w:w="1134" w:type="dxa"/>
            <w:tcBorders>
              <w:top w:val="nil"/>
              <w:left w:val="nil"/>
              <w:bottom w:val="single" w:sz="4" w:space="0" w:color="auto"/>
              <w:right w:val="single" w:sz="8" w:space="0" w:color="auto"/>
            </w:tcBorders>
            <w:shd w:val="clear" w:color="auto" w:fill="auto"/>
            <w:noWrap/>
            <w:vAlign w:val="center"/>
            <w:hideMark/>
          </w:tcPr>
          <w:p w14:paraId="6F39F5F2"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21-Jun-24</w:t>
            </w:r>
          </w:p>
        </w:tc>
        <w:tc>
          <w:tcPr>
            <w:tcW w:w="567" w:type="dxa"/>
            <w:tcBorders>
              <w:top w:val="nil"/>
              <w:left w:val="nil"/>
              <w:bottom w:val="nil"/>
              <w:right w:val="nil"/>
            </w:tcBorders>
            <w:shd w:val="clear" w:color="000000" w:fill="FFFFFF"/>
            <w:noWrap/>
            <w:vAlign w:val="bottom"/>
            <w:hideMark/>
          </w:tcPr>
          <w:p w14:paraId="1D9D377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3366392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73AC8F3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3DFE6A2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643C014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6D0B200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auto" w:fill="auto"/>
            <w:noWrap/>
            <w:vAlign w:val="bottom"/>
            <w:hideMark/>
          </w:tcPr>
          <w:p w14:paraId="5ED938D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27FDF9C7"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695A913F"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Automation Test scripts creation</w:t>
            </w:r>
          </w:p>
        </w:tc>
        <w:tc>
          <w:tcPr>
            <w:tcW w:w="1134" w:type="dxa"/>
            <w:tcBorders>
              <w:top w:val="nil"/>
              <w:left w:val="nil"/>
              <w:bottom w:val="single" w:sz="4" w:space="0" w:color="auto"/>
              <w:right w:val="single" w:sz="4" w:space="0" w:color="auto"/>
            </w:tcBorders>
            <w:shd w:val="clear" w:color="auto" w:fill="auto"/>
            <w:noWrap/>
            <w:vAlign w:val="center"/>
            <w:hideMark/>
          </w:tcPr>
          <w:p w14:paraId="52831865"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3-Jun-24</w:t>
            </w:r>
          </w:p>
        </w:tc>
        <w:tc>
          <w:tcPr>
            <w:tcW w:w="1134" w:type="dxa"/>
            <w:tcBorders>
              <w:top w:val="nil"/>
              <w:left w:val="nil"/>
              <w:bottom w:val="single" w:sz="4" w:space="0" w:color="auto"/>
              <w:right w:val="single" w:sz="8" w:space="0" w:color="auto"/>
            </w:tcBorders>
            <w:shd w:val="clear" w:color="auto" w:fill="auto"/>
            <w:noWrap/>
            <w:vAlign w:val="center"/>
            <w:hideMark/>
          </w:tcPr>
          <w:p w14:paraId="0A4BB3DC"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2-Aug-24</w:t>
            </w:r>
          </w:p>
        </w:tc>
        <w:tc>
          <w:tcPr>
            <w:tcW w:w="567" w:type="dxa"/>
            <w:tcBorders>
              <w:top w:val="nil"/>
              <w:left w:val="nil"/>
              <w:bottom w:val="nil"/>
              <w:right w:val="nil"/>
            </w:tcBorders>
            <w:shd w:val="clear" w:color="000000" w:fill="FFFFFF"/>
            <w:noWrap/>
            <w:vAlign w:val="bottom"/>
            <w:hideMark/>
          </w:tcPr>
          <w:p w14:paraId="153FB83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488BFAA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3D1B306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571DD76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2EDD9CC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06D3682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774EE04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6008F659"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55640AF4"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API Automation Test scripts creation</w:t>
            </w:r>
          </w:p>
        </w:tc>
        <w:tc>
          <w:tcPr>
            <w:tcW w:w="1134" w:type="dxa"/>
            <w:tcBorders>
              <w:top w:val="nil"/>
              <w:left w:val="nil"/>
              <w:bottom w:val="single" w:sz="4" w:space="0" w:color="auto"/>
              <w:right w:val="single" w:sz="4" w:space="0" w:color="auto"/>
            </w:tcBorders>
            <w:shd w:val="clear" w:color="auto" w:fill="auto"/>
            <w:noWrap/>
            <w:vAlign w:val="center"/>
            <w:hideMark/>
          </w:tcPr>
          <w:p w14:paraId="7A050D4D"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3-Jun-24</w:t>
            </w:r>
          </w:p>
        </w:tc>
        <w:tc>
          <w:tcPr>
            <w:tcW w:w="1134" w:type="dxa"/>
            <w:tcBorders>
              <w:top w:val="nil"/>
              <w:left w:val="nil"/>
              <w:bottom w:val="single" w:sz="4" w:space="0" w:color="auto"/>
              <w:right w:val="single" w:sz="8" w:space="0" w:color="auto"/>
            </w:tcBorders>
            <w:shd w:val="clear" w:color="auto" w:fill="auto"/>
            <w:noWrap/>
            <w:vAlign w:val="center"/>
            <w:hideMark/>
          </w:tcPr>
          <w:p w14:paraId="2EDC3AEF"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2-Aug-24</w:t>
            </w:r>
          </w:p>
        </w:tc>
        <w:tc>
          <w:tcPr>
            <w:tcW w:w="567" w:type="dxa"/>
            <w:tcBorders>
              <w:top w:val="nil"/>
              <w:left w:val="nil"/>
              <w:bottom w:val="nil"/>
              <w:right w:val="nil"/>
            </w:tcBorders>
            <w:shd w:val="clear" w:color="000000" w:fill="FFFFFF"/>
            <w:noWrap/>
            <w:vAlign w:val="bottom"/>
            <w:hideMark/>
          </w:tcPr>
          <w:p w14:paraId="51CDB55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5BB1E41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5288A71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5F7E070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00E1495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5DC6D98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309505B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4243649B"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52DFAF5D"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Automation Executions</w:t>
            </w:r>
          </w:p>
        </w:tc>
        <w:tc>
          <w:tcPr>
            <w:tcW w:w="1134" w:type="dxa"/>
            <w:tcBorders>
              <w:top w:val="nil"/>
              <w:left w:val="nil"/>
              <w:bottom w:val="single" w:sz="4" w:space="0" w:color="auto"/>
              <w:right w:val="single" w:sz="4" w:space="0" w:color="auto"/>
            </w:tcBorders>
            <w:shd w:val="clear" w:color="auto" w:fill="auto"/>
            <w:noWrap/>
            <w:vAlign w:val="center"/>
            <w:hideMark/>
          </w:tcPr>
          <w:p w14:paraId="6A57665D"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10-Jun-24</w:t>
            </w:r>
          </w:p>
        </w:tc>
        <w:tc>
          <w:tcPr>
            <w:tcW w:w="1134" w:type="dxa"/>
            <w:tcBorders>
              <w:top w:val="nil"/>
              <w:left w:val="nil"/>
              <w:bottom w:val="single" w:sz="4" w:space="0" w:color="auto"/>
              <w:right w:val="single" w:sz="8" w:space="0" w:color="auto"/>
            </w:tcBorders>
            <w:shd w:val="clear" w:color="auto" w:fill="auto"/>
            <w:noWrap/>
            <w:vAlign w:val="center"/>
            <w:hideMark/>
          </w:tcPr>
          <w:p w14:paraId="35FEE6FC"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25-Oct-24</w:t>
            </w:r>
          </w:p>
        </w:tc>
        <w:tc>
          <w:tcPr>
            <w:tcW w:w="567" w:type="dxa"/>
            <w:tcBorders>
              <w:top w:val="nil"/>
              <w:left w:val="nil"/>
              <w:bottom w:val="nil"/>
              <w:right w:val="nil"/>
            </w:tcBorders>
            <w:shd w:val="clear" w:color="000000" w:fill="FFFFFF"/>
            <w:noWrap/>
            <w:vAlign w:val="bottom"/>
            <w:hideMark/>
          </w:tcPr>
          <w:p w14:paraId="0EF02C4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2EDFC51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5998AB4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50F02EF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2946A7F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1F4E78"/>
            <w:noWrap/>
            <w:vAlign w:val="bottom"/>
            <w:hideMark/>
          </w:tcPr>
          <w:p w14:paraId="16A5F68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77EFB6C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2435F42A"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2E775B43"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API Automation Executions</w:t>
            </w:r>
          </w:p>
        </w:tc>
        <w:tc>
          <w:tcPr>
            <w:tcW w:w="1134" w:type="dxa"/>
            <w:tcBorders>
              <w:top w:val="nil"/>
              <w:left w:val="nil"/>
              <w:bottom w:val="single" w:sz="4" w:space="0" w:color="auto"/>
              <w:right w:val="single" w:sz="4" w:space="0" w:color="auto"/>
            </w:tcBorders>
            <w:shd w:val="clear" w:color="auto" w:fill="auto"/>
            <w:noWrap/>
            <w:vAlign w:val="center"/>
            <w:hideMark/>
          </w:tcPr>
          <w:p w14:paraId="33F4E1B9"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10-Jun-24</w:t>
            </w:r>
          </w:p>
        </w:tc>
        <w:tc>
          <w:tcPr>
            <w:tcW w:w="1134" w:type="dxa"/>
            <w:tcBorders>
              <w:top w:val="nil"/>
              <w:left w:val="nil"/>
              <w:bottom w:val="single" w:sz="4" w:space="0" w:color="auto"/>
              <w:right w:val="single" w:sz="8" w:space="0" w:color="auto"/>
            </w:tcBorders>
            <w:shd w:val="clear" w:color="auto" w:fill="auto"/>
            <w:noWrap/>
            <w:vAlign w:val="center"/>
            <w:hideMark/>
          </w:tcPr>
          <w:p w14:paraId="54843B84"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25-Oct-24</w:t>
            </w:r>
          </w:p>
        </w:tc>
        <w:tc>
          <w:tcPr>
            <w:tcW w:w="567" w:type="dxa"/>
            <w:tcBorders>
              <w:top w:val="nil"/>
              <w:left w:val="nil"/>
              <w:bottom w:val="nil"/>
              <w:right w:val="nil"/>
            </w:tcBorders>
            <w:shd w:val="clear" w:color="000000" w:fill="FFFFFF"/>
            <w:noWrap/>
            <w:vAlign w:val="bottom"/>
            <w:hideMark/>
          </w:tcPr>
          <w:p w14:paraId="6FEC117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4E66EC4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5D82545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6BEAD94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2B9DADA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1F4E78"/>
            <w:noWrap/>
            <w:vAlign w:val="bottom"/>
            <w:hideMark/>
          </w:tcPr>
          <w:p w14:paraId="5B1B3F5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3F5B14B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418A3779"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44E4C0A1"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 xml:space="preserve">Automation Test reports </w:t>
            </w:r>
          </w:p>
        </w:tc>
        <w:tc>
          <w:tcPr>
            <w:tcW w:w="1134" w:type="dxa"/>
            <w:tcBorders>
              <w:top w:val="nil"/>
              <w:left w:val="nil"/>
              <w:bottom w:val="single" w:sz="4" w:space="0" w:color="auto"/>
              <w:right w:val="single" w:sz="4" w:space="0" w:color="auto"/>
            </w:tcBorders>
            <w:shd w:val="clear" w:color="auto" w:fill="auto"/>
            <w:noWrap/>
            <w:vAlign w:val="center"/>
            <w:hideMark/>
          </w:tcPr>
          <w:p w14:paraId="16BEC45F"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3-Jul-24</w:t>
            </w:r>
          </w:p>
        </w:tc>
        <w:tc>
          <w:tcPr>
            <w:tcW w:w="1134" w:type="dxa"/>
            <w:tcBorders>
              <w:top w:val="nil"/>
              <w:left w:val="nil"/>
              <w:bottom w:val="single" w:sz="4" w:space="0" w:color="auto"/>
              <w:right w:val="single" w:sz="8" w:space="0" w:color="auto"/>
            </w:tcBorders>
            <w:shd w:val="clear" w:color="auto" w:fill="auto"/>
            <w:noWrap/>
            <w:vAlign w:val="center"/>
            <w:hideMark/>
          </w:tcPr>
          <w:p w14:paraId="2F8028DC"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26-Oct-24</w:t>
            </w:r>
          </w:p>
        </w:tc>
        <w:tc>
          <w:tcPr>
            <w:tcW w:w="567" w:type="dxa"/>
            <w:tcBorders>
              <w:top w:val="nil"/>
              <w:left w:val="nil"/>
              <w:bottom w:val="nil"/>
              <w:right w:val="nil"/>
            </w:tcBorders>
            <w:shd w:val="clear" w:color="000000" w:fill="FFFFFF"/>
            <w:noWrap/>
            <w:vAlign w:val="bottom"/>
            <w:hideMark/>
          </w:tcPr>
          <w:p w14:paraId="62AC4A2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06A67A6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3BB2F4B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5B632A3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06580F2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1F4E78"/>
            <w:noWrap/>
            <w:vAlign w:val="bottom"/>
            <w:hideMark/>
          </w:tcPr>
          <w:p w14:paraId="7B49E5F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5D091C2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4190DD2A"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6E7EE9FB"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Automation Handover</w:t>
            </w:r>
          </w:p>
        </w:tc>
        <w:tc>
          <w:tcPr>
            <w:tcW w:w="1134" w:type="dxa"/>
            <w:tcBorders>
              <w:top w:val="nil"/>
              <w:left w:val="nil"/>
              <w:bottom w:val="single" w:sz="4" w:space="0" w:color="auto"/>
              <w:right w:val="single" w:sz="4" w:space="0" w:color="auto"/>
            </w:tcBorders>
            <w:shd w:val="clear" w:color="auto" w:fill="auto"/>
            <w:noWrap/>
            <w:vAlign w:val="center"/>
            <w:hideMark/>
          </w:tcPr>
          <w:p w14:paraId="15E337E6"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26-Oct-24</w:t>
            </w:r>
          </w:p>
        </w:tc>
        <w:tc>
          <w:tcPr>
            <w:tcW w:w="1134" w:type="dxa"/>
            <w:tcBorders>
              <w:top w:val="nil"/>
              <w:left w:val="nil"/>
              <w:bottom w:val="single" w:sz="4" w:space="0" w:color="auto"/>
              <w:right w:val="single" w:sz="8" w:space="0" w:color="auto"/>
            </w:tcBorders>
            <w:shd w:val="clear" w:color="auto" w:fill="auto"/>
            <w:noWrap/>
            <w:vAlign w:val="center"/>
            <w:hideMark/>
          </w:tcPr>
          <w:p w14:paraId="48E433D1"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12-Nov-24</w:t>
            </w:r>
          </w:p>
        </w:tc>
        <w:tc>
          <w:tcPr>
            <w:tcW w:w="567" w:type="dxa"/>
            <w:tcBorders>
              <w:top w:val="nil"/>
              <w:left w:val="nil"/>
              <w:bottom w:val="nil"/>
              <w:right w:val="nil"/>
            </w:tcBorders>
            <w:shd w:val="clear" w:color="000000" w:fill="FFFFFF"/>
            <w:noWrap/>
            <w:vAlign w:val="bottom"/>
            <w:hideMark/>
          </w:tcPr>
          <w:p w14:paraId="75A4BAC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4B9E6D0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17C9DF2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36823EF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3DB78B1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1F4E78"/>
            <w:noWrap/>
            <w:vAlign w:val="bottom"/>
            <w:hideMark/>
          </w:tcPr>
          <w:p w14:paraId="455FABA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1F4E78"/>
            <w:noWrap/>
            <w:vAlign w:val="bottom"/>
            <w:hideMark/>
          </w:tcPr>
          <w:p w14:paraId="0248E54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05CCE4BE"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6D815E36"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Completion of Test plan</w:t>
            </w:r>
          </w:p>
        </w:tc>
        <w:tc>
          <w:tcPr>
            <w:tcW w:w="1134" w:type="dxa"/>
            <w:tcBorders>
              <w:top w:val="nil"/>
              <w:left w:val="nil"/>
              <w:bottom w:val="single" w:sz="4" w:space="0" w:color="auto"/>
              <w:right w:val="single" w:sz="4" w:space="0" w:color="auto"/>
            </w:tcBorders>
            <w:shd w:val="clear" w:color="auto" w:fill="auto"/>
            <w:noWrap/>
            <w:vAlign w:val="center"/>
            <w:hideMark/>
          </w:tcPr>
          <w:p w14:paraId="1708392D"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6-May-24</w:t>
            </w:r>
          </w:p>
        </w:tc>
        <w:tc>
          <w:tcPr>
            <w:tcW w:w="1134" w:type="dxa"/>
            <w:tcBorders>
              <w:top w:val="nil"/>
              <w:left w:val="nil"/>
              <w:bottom w:val="single" w:sz="4" w:space="0" w:color="auto"/>
              <w:right w:val="single" w:sz="8" w:space="0" w:color="auto"/>
            </w:tcBorders>
            <w:shd w:val="clear" w:color="auto" w:fill="auto"/>
            <w:noWrap/>
            <w:vAlign w:val="center"/>
            <w:hideMark/>
          </w:tcPr>
          <w:p w14:paraId="31863B0E"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24-May-24</w:t>
            </w:r>
          </w:p>
        </w:tc>
        <w:tc>
          <w:tcPr>
            <w:tcW w:w="567" w:type="dxa"/>
            <w:tcBorders>
              <w:top w:val="nil"/>
              <w:left w:val="nil"/>
              <w:bottom w:val="nil"/>
              <w:right w:val="nil"/>
            </w:tcBorders>
            <w:shd w:val="clear" w:color="000000" w:fill="1F4E78"/>
            <w:noWrap/>
            <w:vAlign w:val="bottom"/>
            <w:hideMark/>
          </w:tcPr>
          <w:p w14:paraId="05945B6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27837E0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7A866C7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11FC0B9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0D556B2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20FCCC6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1D3B44D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626192B9"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2070116F"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Internal review of Test plan</w:t>
            </w:r>
          </w:p>
        </w:tc>
        <w:tc>
          <w:tcPr>
            <w:tcW w:w="1134" w:type="dxa"/>
            <w:tcBorders>
              <w:top w:val="nil"/>
              <w:left w:val="nil"/>
              <w:bottom w:val="single" w:sz="4" w:space="0" w:color="auto"/>
              <w:right w:val="single" w:sz="4" w:space="0" w:color="auto"/>
            </w:tcBorders>
            <w:shd w:val="clear" w:color="auto" w:fill="auto"/>
            <w:noWrap/>
            <w:vAlign w:val="center"/>
            <w:hideMark/>
          </w:tcPr>
          <w:p w14:paraId="0659A2F3"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27-May-24</w:t>
            </w:r>
          </w:p>
        </w:tc>
        <w:tc>
          <w:tcPr>
            <w:tcW w:w="1134" w:type="dxa"/>
            <w:tcBorders>
              <w:top w:val="nil"/>
              <w:left w:val="nil"/>
              <w:bottom w:val="single" w:sz="4" w:space="0" w:color="auto"/>
              <w:right w:val="single" w:sz="8" w:space="0" w:color="auto"/>
            </w:tcBorders>
            <w:shd w:val="clear" w:color="auto" w:fill="auto"/>
            <w:noWrap/>
            <w:vAlign w:val="center"/>
            <w:hideMark/>
          </w:tcPr>
          <w:p w14:paraId="37CCECAA"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5-Jun-24</w:t>
            </w:r>
          </w:p>
        </w:tc>
        <w:tc>
          <w:tcPr>
            <w:tcW w:w="567" w:type="dxa"/>
            <w:tcBorders>
              <w:top w:val="nil"/>
              <w:left w:val="nil"/>
              <w:bottom w:val="nil"/>
              <w:right w:val="nil"/>
            </w:tcBorders>
            <w:shd w:val="clear" w:color="000000" w:fill="FFFFFF"/>
            <w:noWrap/>
            <w:vAlign w:val="bottom"/>
            <w:hideMark/>
          </w:tcPr>
          <w:p w14:paraId="4BA00BE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55F6589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66B17C5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41FCB7A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171E608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0369F33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12A5169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156E994E"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5446AF8D"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Sprint 1 Test Case Creation / Execution</w:t>
            </w:r>
          </w:p>
        </w:tc>
        <w:tc>
          <w:tcPr>
            <w:tcW w:w="1134" w:type="dxa"/>
            <w:tcBorders>
              <w:top w:val="nil"/>
              <w:left w:val="nil"/>
              <w:bottom w:val="single" w:sz="4" w:space="0" w:color="auto"/>
              <w:right w:val="single" w:sz="4" w:space="0" w:color="auto"/>
            </w:tcBorders>
            <w:shd w:val="clear" w:color="auto" w:fill="auto"/>
            <w:noWrap/>
            <w:vAlign w:val="center"/>
            <w:hideMark/>
          </w:tcPr>
          <w:p w14:paraId="36C9A717"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22-May-24</w:t>
            </w:r>
          </w:p>
        </w:tc>
        <w:tc>
          <w:tcPr>
            <w:tcW w:w="1134" w:type="dxa"/>
            <w:tcBorders>
              <w:top w:val="nil"/>
              <w:left w:val="nil"/>
              <w:bottom w:val="single" w:sz="4" w:space="0" w:color="auto"/>
              <w:right w:val="single" w:sz="8" w:space="0" w:color="auto"/>
            </w:tcBorders>
            <w:shd w:val="clear" w:color="auto" w:fill="auto"/>
            <w:noWrap/>
            <w:vAlign w:val="center"/>
            <w:hideMark/>
          </w:tcPr>
          <w:p w14:paraId="711BE249"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4-Jun-24</w:t>
            </w:r>
          </w:p>
        </w:tc>
        <w:tc>
          <w:tcPr>
            <w:tcW w:w="567" w:type="dxa"/>
            <w:tcBorders>
              <w:top w:val="nil"/>
              <w:left w:val="nil"/>
              <w:bottom w:val="nil"/>
              <w:right w:val="nil"/>
            </w:tcBorders>
            <w:shd w:val="clear" w:color="000000" w:fill="1F4E78"/>
            <w:noWrap/>
            <w:vAlign w:val="bottom"/>
            <w:hideMark/>
          </w:tcPr>
          <w:p w14:paraId="55C50EE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03DA25B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62E596E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1CD9EE7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6F9DEB9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1864386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57D4AFF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1C017640"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4EFBF643"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 xml:space="preserve">Publish Sprint 1 test report </w:t>
            </w:r>
          </w:p>
        </w:tc>
        <w:tc>
          <w:tcPr>
            <w:tcW w:w="1134" w:type="dxa"/>
            <w:tcBorders>
              <w:top w:val="nil"/>
              <w:left w:val="nil"/>
              <w:bottom w:val="single" w:sz="4" w:space="0" w:color="auto"/>
              <w:right w:val="single" w:sz="4" w:space="0" w:color="auto"/>
            </w:tcBorders>
            <w:shd w:val="clear" w:color="auto" w:fill="auto"/>
            <w:noWrap/>
            <w:vAlign w:val="center"/>
            <w:hideMark/>
          </w:tcPr>
          <w:p w14:paraId="332359A2"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 </w:t>
            </w:r>
          </w:p>
        </w:tc>
        <w:tc>
          <w:tcPr>
            <w:tcW w:w="1134" w:type="dxa"/>
            <w:tcBorders>
              <w:top w:val="nil"/>
              <w:left w:val="nil"/>
              <w:bottom w:val="single" w:sz="4" w:space="0" w:color="auto"/>
              <w:right w:val="single" w:sz="8" w:space="0" w:color="auto"/>
            </w:tcBorders>
            <w:shd w:val="clear" w:color="auto" w:fill="auto"/>
            <w:noWrap/>
            <w:vAlign w:val="center"/>
            <w:hideMark/>
          </w:tcPr>
          <w:p w14:paraId="6E3267E7"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11-Jun-24</w:t>
            </w:r>
          </w:p>
        </w:tc>
        <w:tc>
          <w:tcPr>
            <w:tcW w:w="567" w:type="dxa"/>
            <w:tcBorders>
              <w:top w:val="nil"/>
              <w:left w:val="nil"/>
              <w:bottom w:val="nil"/>
              <w:right w:val="nil"/>
            </w:tcBorders>
            <w:shd w:val="clear" w:color="000000" w:fill="FFFFFF"/>
            <w:noWrap/>
            <w:vAlign w:val="bottom"/>
            <w:hideMark/>
          </w:tcPr>
          <w:p w14:paraId="1EC8F0C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1DC9861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572AEA7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2472A31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5CE76F7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35ACE8D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456DAFE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75BC7A5C"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7F224678"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Sprint 2 Test Case Creation / Execution</w:t>
            </w:r>
          </w:p>
        </w:tc>
        <w:tc>
          <w:tcPr>
            <w:tcW w:w="1134" w:type="dxa"/>
            <w:tcBorders>
              <w:top w:val="nil"/>
              <w:left w:val="nil"/>
              <w:bottom w:val="single" w:sz="4" w:space="0" w:color="auto"/>
              <w:right w:val="single" w:sz="4" w:space="0" w:color="auto"/>
            </w:tcBorders>
            <w:shd w:val="clear" w:color="auto" w:fill="auto"/>
            <w:noWrap/>
            <w:vAlign w:val="center"/>
            <w:hideMark/>
          </w:tcPr>
          <w:p w14:paraId="60F665E6"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5-Jun-24</w:t>
            </w:r>
          </w:p>
        </w:tc>
        <w:tc>
          <w:tcPr>
            <w:tcW w:w="1134" w:type="dxa"/>
            <w:tcBorders>
              <w:top w:val="nil"/>
              <w:left w:val="nil"/>
              <w:bottom w:val="single" w:sz="4" w:space="0" w:color="auto"/>
              <w:right w:val="single" w:sz="8" w:space="0" w:color="auto"/>
            </w:tcBorders>
            <w:shd w:val="clear" w:color="auto" w:fill="auto"/>
            <w:noWrap/>
            <w:vAlign w:val="center"/>
            <w:hideMark/>
          </w:tcPr>
          <w:p w14:paraId="67B00F94"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11-Jun-24</w:t>
            </w:r>
          </w:p>
        </w:tc>
        <w:tc>
          <w:tcPr>
            <w:tcW w:w="567" w:type="dxa"/>
            <w:tcBorders>
              <w:top w:val="nil"/>
              <w:left w:val="nil"/>
              <w:bottom w:val="nil"/>
              <w:right w:val="nil"/>
            </w:tcBorders>
            <w:shd w:val="clear" w:color="000000" w:fill="FFFFFF"/>
            <w:noWrap/>
            <w:vAlign w:val="bottom"/>
            <w:hideMark/>
          </w:tcPr>
          <w:p w14:paraId="6852979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438ECBE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5832534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1DB0F71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2904580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26B26F4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26646D2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36AD0A1B"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5AAF0BAA"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Publish Sprint 2 test report</w:t>
            </w:r>
          </w:p>
        </w:tc>
        <w:tc>
          <w:tcPr>
            <w:tcW w:w="1134" w:type="dxa"/>
            <w:tcBorders>
              <w:top w:val="nil"/>
              <w:left w:val="nil"/>
              <w:bottom w:val="single" w:sz="4" w:space="0" w:color="auto"/>
              <w:right w:val="single" w:sz="4" w:space="0" w:color="auto"/>
            </w:tcBorders>
            <w:shd w:val="clear" w:color="auto" w:fill="auto"/>
            <w:noWrap/>
            <w:vAlign w:val="center"/>
            <w:hideMark/>
          </w:tcPr>
          <w:p w14:paraId="085F567F"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5-Jun-24</w:t>
            </w:r>
          </w:p>
        </w:tc>
        <w:tc>
          <w:tcPr>
            <w:tcW w:w="1134" w:type="dxa"/>
            <w:tcBorders>
              <w:top w:val="nil"/>
              <w:left w:val="nil"/>
              <w:bottom w:val="single" w:sz="4" w:space="0" w:color="auto"/>
              <w:right w:val="single" w:sz="8" w:space="0" w:color="auto"/>
            </w:tcBorders>
            <w:shd w:val="clear" w:color="auto" w:fill="auto"/>
            <w:noWrap/>
            <w:vAlign w:val="center"/>
            <w:hideMark/>
          </w:tcPr>
          <w:p w14:paraId="4C860287"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18-Jun-24</w:t>
            </w:r>
          </w:p>
        </w:tc>
        <w:tc>
          <w:tcPr>
            <w:tcW w:w="567" w:type="dxa"/>
            <w:tcBorders>
              <w:top w:val="nil"/>
              <w:left w:val="nil"/>
              <w:bottom w:val="nil"/>
              <w:right w:val="nil"/>
            </w:tcBorders>
            <w:shd w:val="clear" w:color="000000" w:fill="FFFFFF"/>
            <w:noWrap/>
            <w:vAlign w:val="bottom"/>
            <w:hideMark/>
          </w:tcPr>
          <w:p w14:paraId="4C1BDE5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642CAB2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20AE0BC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50075FC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45F2713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00EE4AF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50BE7C2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5DA21CB4"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27698660"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Sprint 3 Test Case Creation / Execution</w:t>
            </w:r>
          </w:p>
        </w:tc>
        <w:tc>
          <w:tcPr>
            <w:tcW w:w="1134" w:type="dxa"/>
            <w:tcBorders>
              <w:top w:val="nil"/>
              <w:left w:val="nil"/>
              <w:bottom w:val="single" w:sz="4" w:space="0" w:color="auto"/>
              <w:right w:val="single" w:sz="4" w:space="0" w:color="auto"/>
            </w:tcBorders>
            <w:shd w:val="clear" w:color="auto" w:fill="auto"/>
            <w:noWrap/>
            <w:vAlign w:val="center"/>
            <w:hideMark/>
          </w:tcPr>
          <w:p w14:paraId="1654DF2E"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19-Jun-24</w:t>
            </w:r>
          </w:p>
        </w:tc>
        <w:tc>
          <w:tcPr>
            <w:tcW w:w="1134" w:type="dxa"/>
            <w:tcBorders>
              <w:top w:val="nil"/>
              <w:left w:val="nil"/>
              <w:bottom w:val="single" w:sz="4" w:space="0" w:color="auto"/>
              <w:right w:val="single" w:sz="8" w:space="0" w:color="auto"/>
            </w:tcBorders>
            <w:shd w:val="clear" w:color="auto" w:fill="auto"/>
            <w:noWrap/>
            <w:vAlign w:val="center"/>
            <w:hideMark/>
          </w:tcPr>
          <w:p w14:paraId="51029411"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2-Jul-24</w:t>
            </w:r>
          </w:p>
        </w:tc>
        <w:tc>
          <w:tcPr>
            <w:tcW w:w="567" w:type="dxa"/>
            <w:tcBorders>
              <w:top w:val="nil"/>
              <w:left w:val="nil"/>
              <w:bottom w:val="nil"/>
              <w:right w:val="nil"/>
            </w:tcBorders>
            <w:shd w:val="clear" w:color="000000" w:fill="FFFFFF"/>
            <w:noWrap/>
            <w:vAlign w:val="bottom"/>
            <w:hideMark/>
          </w:tcPr>
          <w:p w14:paraId="6AF73E6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2A2189F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63B6006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583B249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6FF6E01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6D0081A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477B3B6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17E80885"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2F341A21"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Publish Sprint 3 test report</w:t>
            </w:r>
          </w:p>
        </w:tc>
        <w:tc>
          <w:tcPr>
            <w:tcW w:w="1134" w:type="dxa"/>
            <w:tcBorders>
              <w:top w:val="nil"/>
              <w:left w:val="nil"/>
              <w:bottom w:val="single" w:sz="4" w:space="0" w:color="auto"/>
              <w:right w:val="single" w:sz="4" w:space="0" w:color="auto"/>
            </w:tcBorders>
            <w:shd w:val="clear" w:color="auto" w:fill="auto"/>
            <w:noWrap/>
            <w:vAlign w:val="center"/>
            <w:hideMark/>
          </w:tcPr>
          <w:p w14:paraId="7CDB3DAD"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19-Jun-24</w:t>
            </w:r>
          </w:p>
        </w:tc>
        <w:tc>
          <w:tcPr>
            <w:tcW w:w="1134" w:type="dxa"/>
            <w:tcBorders>
              <w:top w:val="nil"/>
              <w:left w:val="nil"/>
              <w:bottom w:val="single" w:sz="4" w:space="0" w:color="auto"/>
              <w:right w:val="single" w:sz="8" w:space="0" w:color="auto"/>
            </w:tcBorders>
            <w:shd w:val="clear" w:color="auto" w:fill="auto"/>
            <w:noWrap/>
            <w:vAlign w:val="center"/>
            <w:hideMark/>
          </w:tcPr>
          <w:p w14:paraId="01D9FFF3"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2-Jul-24</w:t>
            </w:r>
          </w:p>
        </w:tc>
        <w:tc>
          <w:tcPr>
            <w:tcW w:w="567" w:type="dxa"/>
            <w:tcBorders>
              <w:top w:val="nil"/>
              <w:left w:val="nil"/>
              <w:bottom w:val="nil"/>
              <w:right w:val="nil"/>
            </w:tcBorders>
            <w:shd w:val="clear" w:color="000000" w:fill="FFFFFF"/>
            <w:noWrap/>
            <w:vAlign w:val="bottom"/>
            <w:hideMark/>
          </w:tcPr>
          <w:p w14:paraId="233CC88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6DE6705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3C707D0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4279D4C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56E3CE1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7C65803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5CF4017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28CE64A4"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3B9BA032"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Sprint 4 Test Case Creation / Execution</w:t>
            </w:r>
          </w:p>
        </w:tc>
        <w:tc>
          <w:tcPr>
            <w:tcW w:w="1134" w:type="dxa"/>
            <w:tcBorders>
              <w:top w:val="nil"/>
              <w:left w:val="nil"/>
              <w:bottom w:val="single" w:sz="4" w:space="0" w:color="auto"/>
              <w:right w:val="single" w:sz="4" w:space="0" w:color="auto"/>
            </w:tcBorders>
            <w:shd w:val="clear" w:color="auto" w:fill="auto"/>
            <w:noWrap/>
            <w:vAlign w:val="center"/>
            <w:hideMark/>
          </w:tcPr>
          <w:p w14:paraId="5C5D7BC0"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3-Jul-24</w:t>
            </w:r>
          </w:p>
        </w:tc>
        <w:tc>
          <w:tcPr>
            <w:tcW w:w="1134" w:type="dxa"/>
            <w:tcBorders>
              <w:top w:val="nil"/>
              <w:left w:val="nil"/>
              <w:bottom w:val="single" w:sz="4" w:space="0" w:color="auto"/>
              <w:right w:val="single" w:sz="8" w:space="0" w:color="auto"/>
            </w:tcBorders>
            <w:shd w:val="clear" w:color="auto" w:fill="auto"/>
            <w:noWrap/>
            <w:vAlign w:val="center"/>
            <w:hideMark/>
          </w:tcPr>
          <w:p w14:paraId="09614993"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16-Jul-24</w:t>
            </w:r>
          </w:p>
        </w:tc>
        <w:tc>
          <w:tcPr>
            <w:tcW w:w="567" w:type="dxa"/>
            <w:tcBorders>
              <w:top w:val="nil"/>
              <w:left w:val="nil"/>
              <w:bottom w:val="nil"/>
              <w:right w:val="nil"/>
            </w:tcBorders>
            <w:shd w:val="clear" w:color="000000" w:fill="FFFFFF"/>
            <w:noWrap/>
            <w:vAlign w:val="bottom"/>
            <w:hideMark/>
          </w:tcPr>
          <w:p w14:paraId="7450313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437C05C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07F5BF1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79B19AF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2D93EBD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1ECBBB2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08D6858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52AD34DD"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10F7A912"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Publish Sprint 4 test report</w:t>
            </w:r>
          </w:p>
        </w:tc>
        <w:tc>
          <w:tcPr>
            <w:tcW w:w="1134" w:type="dxa"/>
            <w:tcBorders>
              <w:top w:val="nil"/>
              <w:left w:val="nil"/>
              <w:bottom w:val="single" w:sz="4" w:space="0" w:color="auto"/>
              <w:right w:val="single" w:sz="4" w:space="0" w:color="auto"/>
            </w:tcBorders>
            <w:shd w:val="clear" w:color="auto" w:fill="auto"/>
            <w:noWrap/>
            <w:vAlign w:val="center"/>
            <w:hideMark/>
          </w:tcPr>
          <w:p w14:paraId="081DC194"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3-Jul-24</w:t>
            </w:r>
          </w:p>
        </w:tc>
        <w:tc>
          <w:tcPr>
            <w:tcW w:w="1134" w:type="dxa"/>
            <w:tcBorders>
              <w:top w:val="nil"/>
              <w:left w:val="nil"/>
              <w:bottom w:val="single" w:sz="4" w:space="0" w:color="auto"/>
              <w:right w:val="single" w:sz="8" w:space="0" w:color="auto"/>
            </w:tcBorders>
            <w:shd w:val="clear" w:color="auto" w:fill="auto"/>
            <w:noWrap/>
            <w:vAlign w:val="center"/>
            <w:hideMark/>
          </w:tcPr>
          <w:p w14:paraId="7897FA6B"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16-Jul-24</w:t>
            </w:r>
          </w:p>
        </w:tc>
        <w:tc>
          <w:tcPr>
            <w:tcW w:w="567" w:type="dxa"/>
            <w:tcBorders>
              <w:top w:val="nil"/>
              <w:left w:val="nil"/>
              <w:bottom w:val="nil"/>
              <w:right w:val="nil"/>
            </w:tcBorders>
            <w:shd w:val="clear" w:color="000000" w:fill="FFFFFF"/>
            <w:noWrap/>
            <w:vAlign w:val="bottom"/>
            <w:hideMark/>
          </w:tcPr>
          <w:p w14:paraId="796EC8C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2A19D93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3CAE886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0EB4334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321F424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743E1BF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0DC4D1B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681F4660"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59D1D9A6"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Sprint 5 Test Case Creation / Execution</w:t>
            </w:r>
          </w:p>
        </w:tc>
        <w:tc>
          <w:tcPr>
            <w:tcW w:w="1134" w:type="dxa"/>
            <w:tcBorders>
              <w:top w:val="nil"/>
              <w:left w:val="nil"/>
              <w:bottom w:val="single" w:sz="4" w:space="0" w:color="auto"/>
              <w:right w:val="single" w:sz="4" w:space="0" w:color="auto"/>
            </w:tcBorders>
            <w:shd w:val="clear" w:color="auto" w:fill="auto"/>
            <w:noWrap/>
            <w:vAlign w:val="center"/>
            <w:hideMark/>
          </w:tcPr>
          <w:p w14:paraId="6297AD90"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17-Jul-24</w:t>
            </w:r>
          </w:p>
        </w:tc>
        <w:tc>
          <w:tcPr>
            <w:tcW w:w="1134" w:type="dxa"/>
            <w:tcBorders>
              <w:top w:val="nil"/>
              <w:left w:val="nil"/>
              <w:bottom w:val="single" w:sz="4" w:space="0" w:color="auto"/>
              <w:right w:val="single" w:sz="8" w:space="0" w:color="auto"/>
            </w:tcBorders>
            <w:shd w:val="clear" w:color="auto" w:fill="auto"/>
            <w:noWrap/>
            <w:vAlign w:val="center"/>
            <w:hideMark/>
          </w:tcPr>
          <w:p w14:paraId="6FEA5B9B"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30-Jul-24</w:t>
            </w:r>
          </w:p>
        </w:tc>
        <w:tc>
          <w:tcPr>
            <w:tcW w:w="567" w:type="dxa"/>
            <w:tcBorders>
              <w:top w:val="nil"/>
              <w:left w:val="nil"/>
              <w:bottom w:val="nil"/>
              <w:right w:val="nil"/>
            </w:tcBorders>
            <w:shd w:val="clear" w:color="000000" w:fill="FFFFFF"/>
            <w:noWrap/>
            <w:vAlign w:val="bottom"/>
            <w:hideMark/>
          </w:tcPr>
          <w:p w14:paraId="0CC9318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1D7E21B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0AE07E9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61652C2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015C21C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46886C9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7ABAB78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73371AEF"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12DBC1CC"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Regression testing (Manual / Automated)</w:t>
            </w:r>
          </w:p>
        </w:tc>
        <w:tc>
          <w:tcPr>
            <w:tcW w:w="1134" w:type="dxa"/>
            <w:tcBorders>
              <w:top w:val="nil"/>
              <w:left w:val="nil"/>
              <w:bottom w:val="single" w:sz="4" w:space="0" w:color="auto"/>
              <w:right w:val="single" w:sz="4" w:space="0" w:color="auto"/>
            </w:tcBorders>
            <w:shd w:val="clear" w:color="auto" w:fill="auto"/>
            <w:noWrap/>
            <w:vAlign w:val="center"/>
            <w:hideMark/>
          </w:tcPr>
          <w:p w14:paraId="13A65853"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17-Jul-24</w:t>
            </w:r>
          </w:p>
        </w:tc>
        <w:tc>
          <w:tcPr>
            <w:tcW w:w="1134" w:type="dxa"/>
            <w:tcBorders>
              <w:top w:val="nil"/>
              <w:left w:val="nil"/>
              <w:bottom w:val="single" w:sz="4" w:space="0" w:color="auto"/>
              <w:right w:val="single" w:sz="8" w:space="0" w:color="auto"/>
            </w:tcBorders>
            <w:shd w:val="clear" w:color="auto" w:fill="auto"/>
            <w:noWrap/>
            <w:vAlign w:val="center"/>
            <w:hideMark/>
          </w:tcPr>
          <w:p w14:paraId="6F9717E1"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30-Jul-24</w:t>
            </w:r>
          </w:p>
        </w:tc>
        <w:tc>
          <w:tcPr>
            <w:tcW w:w="567" w:type="dxa"/>
            <w:tcBorders>
              <w:top w:val="nil"/>
              <w:left w:val="nil"/>
              <w:bottom w:val="nil"/>
              <w:right w:val="nil"/>
            </w:tcBorders>
            <w:shd w:val="clear" w:color="000000" w:fill="FFFFFF"/>
            <w:noWrap/>
            <w:vAlign w:val="bottom"/>
            <w:hideMark/>
          </w:tcPr>
          <w:p w14:paraId="127C07A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3B3D6CC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3E81E39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180593B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28FFB3B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749F033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134C5A7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2308A2B4"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24113A43"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Publish Sprint 5 test report</w:t>
            </w:r>
          </w:p>
        </w:tc>
        <w:tc>
          <w:tcPr>
            <w:tcW w:w="1134" w:type="dxa"/>
            <w:tcBorders>
              <w:top w:val="nil"/>
              <w:left w:val="nil"/>
              <w:bottom w:val="single" w:sz="4" w:space="0" w:color="auto"/>
              <w:right w:val="single" w:sz="4" w:space="0" w:color="auto"/>
            </w:tcBorders>
            <w:shd w:val="clear" w:color="auto" w:fill="auto"/>
            <w:noWrap/>
            <w:vAlign w:val="center"/>
            <w:hideMark/>
          </w:tcPr>
          <w:p w14:paraId="43F4E47F"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17-Jul-24</w:t>
            </w:r>
          </w:p>
        </w:tc>
        <w:tc>
          <w:tcPr>
            <w:tcW w:w="1134" w:type="dxa"/>
            <w:tcBorders>
              <w:top w:val="nil"/>
              <w:left w:val="nil"/>
              <w:bottom w:val="single" w:sz="4" w:space="0" w:color="auto"/>
              <w:right w:val="single" w:sz="8" w:space="0" w:color="auto"/>
            </w:tcBorders>
            <w:shd w:val="clear" w:color="auto" w:fill="auto"/>
            <w:noWrap/>
            <w:vAlign w:val="center"/>
            <w:hideMark/>
          </w:tcPr>
          <w:p w14:paraId="24EEB2E8"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30-Jul-24</w:t>
            </w:r>
          </w:p>
        </w:tc>
        <w:tc>
          <w:tcPr>
            <w:tcW w:w="567" w:type="dxa"/>
            <w:tcBorders>
              <w:top w:val="nil"/>
              <w:left w:val="nil"/>
              <w:bottom w:val="nil"/>
              <w:right w:val="nil"/>
            </w:tcBorders>
            <w:shd w:val="clear" w:color="000000" w:fill="FFFFFF"/>
            <w:noWrap/>
            <w:vAlign w:val="bottom"/>
            <w:hideMark/>
          </w:tcPr>
          <w:p w14:paraId="74522EC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0FDA0AA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3AD7412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6EEBF7A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6D894E4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478D276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0D2D6F0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6581FE64"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1D569A5A"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Sprint 6 Test Case Creation / Execution</w:t>
            </w:r>
          </w:p>
        </w:tc>
        <w:tc>
          <w:tcPr>
            <w:tcW w:w="1134" w:type="dxa"/>
            <w:tcBorders>
              <w:top w:val="nil"/>
              <w:left w:val="nil"/>
              <w:bottom w:val="single" w:sz="4" w:space="0" w:color="auto"/>
              <w:right w:val="single" w:sz="4" w:space="0" w:color="auto"/>
            </w:tcBorders>
            <w:shd w:val="clear" w:color="auto" w:fill="auto"/>
            <w:noWrap/>
            <w:vAlign w:val="center"/>
            <w:hideMark/>
          </w:tcPr>
          <w:p w14:paraId="1E6C22B3"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31-Jul-24</w:t>
            </w:r>
          </w:p>
        </w:tc>
        <w:tc>
          <w:tcPr>
            <w:tcW w:w="1134" w:type="dxa"/>
            <w:tcBorders>
              <w:top w:val="nil"/>
              <w:left w:val="nil"/>
              <w:bottom w:val="single" w:sz="4" w:space="0" w:color="auto"/>
              <w:right w:val="single" w:sz="8" w:space="0" w:color="auto"/>
            </w:tcBorders>
            <w:shd w:val="clear" w:color="auto" w:fill="auto"/>
            <w:noWrap/>
            <w:vAlign w:val="center"/>
            <w:hideMark/>
          </w:tcPr>
          <w:p w14:paraId="357BE2C0"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13-Aug-24</w:t>
            </w:r>
          </w:p>
        </w:tc>
        <w:tc>
          <w:tcPr>
            <w:tcW w:w="567" w:type="dxa"/>
            <w:tcBorders>
              <w:top w:val="nil"/>
              <w:left w:val="nil"/>
              <w:bottom w:val="nil"/>
              <w:right w:val="nil"/>
            </w:tcBorders>
            <w:shd w:val="clear" w:color="000000" w:fill="FFFFFF"/>
            <w:noWrap/>
            <w:vAlign w:val="bottom"/>
            <w:hideMark/>
          </w:tcPr>
          <w:p w14:paraId="6CB6C2A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3A5677E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2241CC4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51469BF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1CD9C98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6A1499A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3358820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1A6EE6DC"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47094215"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Regression testing (Manual / Automated)</w:t>
            </w:r>
          </w:p>
        </w:tc>
        <w:tc>
          <w:tcPr>
            <w:tcW w:w="1134" w:type="dxa"/>
            <w:tcBorders>
              <w:top w:val="nil"/>
              <w:left w:val="nil"/>
              <w:bottom w:val="single" w:sz="4" w:space="0" w:color="auto"/>
              <w:right w:val="single" w:sz="4" w:space="0" w:color="auto"/>
            </w:tcBorders>
            <w:shd w:val="clear" w:color="auto" w:fill="auto"/>
            <w:noWrap/>
            <w:vAlign w:val="center"/>
            <w:hideMark/>
          </w:tcPr>
          <w:p w14:paraId="4938EDDB"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31-Jul-24</w:t>
            </w:r>
          </w:p>
        </w:tc>
        <w:tc>
          <w:tcPr>
            <w:tcW w:w="1134" w:type="dxa"/>
            <w:tcBorders>
              <w:top w:val="nil"/>
              <w:left w:val="nil"/>
              <w:bottom w:val="single" w:sz="4" w:space="0" w:color="auto"/>
              <w:right w:val="single" w:sz="8" w:space="0" w:color="auto"/>
            </w:tcBorders>
            <w:shd w:val="clear" w:color="auto" w:fill="auto"/>
            <w:noWrap/>
            <w:vAlign w:val="center"/>
            <w:hideMark/>
          </w:tcPr>
          <w:p w14:paraId="2809B650"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13-Aug-24</w:t>
            </w:r>
          </w:p>
        </w:tc>
        <w:tc>
          <w:tcPr>
            <w:tcW w:w="567" w:type="dxa"/>
            <w:tcBorders>
              <w:top w:val="nil"/>
              <w:left w:val="nil"/>
              <w:bottom w:val="nil"/>
              <w:right w:val="nil"/>
            </w:tcBorders>
            <w:shd w:val="clear" w:color="000000" w:fill="FFFFFF"/>
            <w:noWrap/>
            <w:vAlign w:val="bottom"/>
            <w:hideMark/>
          </w:tcPr>
          <w:p w14:paraId="17A3E70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05E34B8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7BD4DB7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2FF4869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52DC8D1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721DD90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7E1C301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09CA6FED"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2B9B586B"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Sprint 6 test report shared</w:t>
            </w:r>
          </w:p>
        </w:tc>
        <w:tc>
          <w:tcPr>
            <w:tcW w:w="1134" w:type="dxa"/>
            <w:tcBorders>
              <w:top w:val="nil"/>
              <w:left w:val="nil"/>
              <w:bottom w:val="single" w:sz="4" w:space="0" w:color="auto"/>
              <w:right w:val="single" w:sz="4" w:space="0" w:color="auto"/>
            </w:tcBorders>
            <w:shd w:val="clear" w:color="auto" w:fill="auto"/>
            <w:noWrap/>
            <w:vAlign w:val="center"/>
            <w:hideMark/>
          </w:tcPr>
          <w:p w14:paraId="019BDA31"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13-Aug-24</w:t>
            </w:r>
          </w:p>
        </w:tc>
        <w:tc>
          <w:tcPr>
            <w:tcW w:w="1134" w:type="dxa"/>
            <w:tcBorders>
              <w:top w:val="nil"/>
              <w:left w:val="nil"/>
              <w:bottom w:val="single" w:sz="4" w:space="0" w:color="auto"/>
              <w:right w:val="single" w:sz="8" w:space="0" w:color="auto"/>
            </w:tcBorders>
            <w:shd w:val="clear" w:color="auto" w:fill="auto"/>
            <w:noWrap/>
            <w:vAlign w:val="center"/>
            <w:hideMark/>
          </w:tcPr>
          <w:p w14:paraId="530E2AB2"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13-Aug-24</w:t>
            </w:r>
          </w:p>
        </w:tc>
        <w:tc>
          <w:tcPr>
            <w:tcW w:w="567" w:type="dxa"/>
            <w:tcBorders>
              <w:top w:val="nil"/>
              <w:left w:val="nil"/>
              <w:bottom w:val="nil"/>
              <w:right w:val="nil"/>
            </w:tcBorders>
            <w:shd w:val="clear" w:color="000000" w:fill="FFFFFF"/>
            <w:noWrap/>
            <w:vAlign w:val="bottom"/>
            <w:hideMark/>
          </w:tcPr>
          <w:p w14:paraId="6188BE8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56028B3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3AA2FFE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1A408C6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3957F1F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7DEA455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1F7294F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519D2F35"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36348B8C"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lastRenderedPageBreak/>
              <w:t>Sprint 7 Test case execution</w:t>
            </w:r>
          </w:p>
        </w:tc>
        <w:tc>
          <w:tcPr>
            <w:tcW w:w="1134" w:type="dxa"/>
            <w:tcBorders>
              <w:top w:val="nil"/>
              <w:left w:val="nil"/>
              <w:bottom w:val="single" w:sz="4" w:space="0" w:color="auto"/>
              <w:right w:val="single" w:sz="4" w:space="0" w:color="auto"/>
            </w:tcBorders>
            <w:shd w:val="clear" w:color="auto" w:fill="auto"/>
            <w:noWrap/>
            <w:vAlign w:val="center"/>
            <w:hideMark/>
          </w:tcPr>
          <w:p w14:paraId="18DA5965"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14-Aug-24</w:t>
            </w:r>
          </w:p>
        </w:tc>
        <w:tc>
          <w:tcPr>
            <w:tcW w:w="1134" w:type="dxa"/>
            <w:tcBorders>
              <w:top w:val="nil"/>
              <w:left w:val="nil"/>
              <w:bottom w:val="single" w:sz="4" w:space="0" w:color="auto"/>
              <w:right w:val="single" w:sz="8" w:space="0" w:color="auto"/>
            </w:tcBorders>
            <w:shd w:val="clear" w:color="auto" w:fill="auto"/>
            <w:noWrap/>
            <w:vAlign w:val="center"/>
            <w:hideMark/>
          </w:tcPr>
          <w:p w14:paraId="0BA441E0"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27-Aug-24</w:t>
            </w:r>
          </w:p>
        </w:tc>
        <w:tc>
          <w:tcPr>
            <w:tcW w:w="567" w:type="dxa"/>
            <w:tcBorders>
              <w:top w:val="nil"/>
              <w:left w:val="nil"/>
              <w:bottom w:val="nil"/>
              <w:right w:val="nil"/>
            </w:tcBorders>
            <w:shd w:val="clear" w:color="000000" w:fill="FFFFFF"/>
            <w:noWrap/>
            <w:vAlign w:val="bottom"/>
            <w:hideMark/>
          </w:tcPr>
          <w:p w14:paraId="377FDB1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3F05858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51DF98E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09F8C29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274EB07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10D49E4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47C7A8A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030A2A8A"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1628F4B9"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Regression testing (Manual / Automated)</w:t>
            </w:r>
          </w:p>
        </w:tc>
        <w:tc>
          <w:tcPr>
            <w:tcW w:w="1134" w:type="dxa"/>
            <w:tcBorders>
              <w:top w:val="nil"/>
              <w:left w:val="nil"/>
              <w:bottom w:val="single" w:sz="4" w:space="0" w:color="auto"/>
              <w:right w:val="single" w:sz="4" w:space="0" w:color="auto"/>
            </w:tcBorders>
            <w:shd w:val="clear" w:color="auto" w:fill="auto"/>
            <w:noWrap/>
            <w:vAlign w:val="center"/>
            <w:hideMark/>
          </w:tcPr>
          <w:p w14:paraId="3C412956"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14-Aug-24</w:t>
            </w:r>
          </w:p>
        </w:tc>
        <w:tc>
          <w:tcPr>
            <w:tcW w:w="1134" w:type="dxa"/>
            <w:tcBorders>
              <w:top w:val="nil"/>
              <w:left w:val="nil"/>
              <w:bottom w:val="single" w:sz="4" w:space="0" w:color="auto"/>
              <w:right w:val="single" w:sz="8" w:space="0" w:color="auto"/>
            </w:tcBorders>
            <w:shd w:val="clear" w:color="auto" w:fill="auto"/>
            <w:noWrap/>
            <w:vAlign w:val="center"/>
            <w:hideMark/>
          </w:tcPr>
          <w:p w14:paraId="2ADB90B3"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27-Aug-24</w:t>
            </w:r>
          </w:p>
        </w:tc>
        <w:tc>
          <w:tcPr>
            <w:tcW w:w="567" w:type="dxa"/>
            <w:tcBorders>
              <w:top w:val="nil"/>
              <w:left w:val="nil"/>
              <w:bottom w:val="nil"/>
              <w:right w:val="nil"/>
            </w:tcBorders>
            <w:shd w:val="clear" w:color="000000" w:fill="FFFFFF"/>
            <w:noWrap/>
            <w:vAlign w:val="bottom"/>
            <w:hideMark/>
          </w:tcPr>
          <w:p w14:paraId="444AEF4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09CB59B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593E1EF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3F36E73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3851CC2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3511C87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06443DF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225D88AD"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380EA2A3"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Sprint 7 test report shared</w:t>
            </w:r>
          </w:p>
        </w:tc>
        <w:tc>
          <w:tcPr>
            <w:tcW w:w="1134" w:type="dxa"/>
            <w:tcBorders>
              <w:top w:val="nil"/>
              <w:left w:val="nil"/>
              <w:bottom w:val="single" w:sz="4" w:space="0" w:color="auto"/>
              <w:right w:val="single" w:sz="4" w:space="0" w:color="auto"/>
            </w:tcBorders>
            <w:shd w:val="clear" w:color="auto" w:fill="auto"/>
            <w:noWrap/>
            <w:vAlign w:val="center"/>
            <w:hideMark/>
          </w:tcPr>
          <w:p w14:paraId="24820B07"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27-Aug-24</w:t>
            </w:r>
          </w:p>
        </w:tc>
        <w:tc>
          <w:tcPr>
            <w:tcW w:w="1134" w:type="dxa"/>
            <w:tcBorders>
              <w:top w:val="nil"/>
              <w:left w:val="nil"/>
              <w:bottom w:val="single" w:sz="4" w:space="0" w:color="auto"/>
              <w:right w:val="single" w:sz="8" w:space="0" w:color="auto"/>
            </w:tcBorders>
            <w:shd w:val="clear" w:color="auto" w:fill="auto"/>
            <w:noWrap/>
            <w:vAlign w:val="center"/>
            <w:hideMark/>
          </w:tcPr>
          <w:p w14:paraId="2BEDE4C9"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27-Aug-24</w:t>
            </w:r>
          </w:p>
        </w:tc>
        <w:tc>
          <w:tcPr>
            <w:tcW w:w="567" w:type="dxa"/>
            <w:tcBorders>
              <w:top w:val="nil"/>
              <w:left w:val="nil"/>
              <w:bottom w:val="nil"/>
              <w:right w:val="nil"/>
            </w:tcBorders>
            <w:shd w:val="clear" w:color="000000" w:fill="FFFFFF"/>
            <w:noWrap/>
            <w:vAlign w:val="bottom"/>
            <w:hideMark/>
          </w:tcPr>
          <w:p w14:paraId="606EB34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11E1B1B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1A6AC4E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0D1046C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4477317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2BB20D9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68BFD50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5EAECF5E"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795121B9"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UAT test scenarios shared with TFF</w:t>
            </w:r>
          </w:p>
        </w:tc>
        <w:tc>
          <w:tcPr>
            <w:tcW w:w="1134" w:type="dxa"/>
            <w:tcBorders>
              <w:top w:val="nil"/>
              <w:left w:val="nil"/>
              <w:bottom w:val="single" w:sz="4" w:space="0" w:color="auto"/>
              <w:right w:val="single" w:sz="4" w:space="0" w:color="auto"/>
            </w:tcBorders>
            <w:shd w:val="clear" w:color="auto" w:fill="auto"/>
            <w:noWrap/>
            <w:vAlign w:val="center"/>
            <w:hideMark/>
          </w:tcPr>
          <w:p w14:paraId="38879DFC"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11-Sep-24</w:t>
            </w:r>
          </w:p>
        </w:tc>
        <w:tc>
          <w:tcPr>
            <w:tcW w:w="1134" w:type="dxa"/>
            <w:tcBorders>
              <w:top w:val="nil"/>
              <w:left w:val="nil"/>
              <w:bottom w:val="single" w:sz="4" w:space="0" w:color="auto"/>
              <w:right w:val="single" w:sz="8" w:space="0" w:color="auto"/>
            </w:tcBorders>
            <w:shd w:val="clear" w:color="auto" w:fill="auto"/>
            <w:noWrap/>
            <w:vAlign w:val="center"/>
            <w:hideMark/>
          </w:tcPr>
          <w:p w14:paraId="45C4960D"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22-Oct-24</w:t>
            </w:r>
          </w:p>
        </w:tc>
        <w:tc>
          <w:tcPr>
            <w:tcW w:w="567" w:type="dxa"/>
            <w:tcBorders>
              <w:top w:val="nil"/>
              <w:left w:val="nil"/>
              <w:bottom w:val="nil"/>
              <w:right w:val="nil"/>
            </w:tcBorders>
            <w:shd w:val="clear" w:color="000000" w:fill="FFFFFF"/>
            <w:noWrap/>
            <w:vAlign w:val="bottom"/>
            <w:hideMark/>
          </w:tcPr>
          <w:p w14:paraId="21BD51D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76F91B7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4D9E875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55BA943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71D578C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1F4E78"/>
            <w:noWrap/>
            <w:vAlign w:val="bottom"/>
            <w:hideMark/>
          </w:tcPr>
          <w:p w14:paraId="2587EA0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6A29BFC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122F66C6"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noWrap/>
            <w:vAlign w:val="center"/>
            <w:hideMark/>
          </w:tcPr>
          <w:p w14:paraId="73562B14" w14:textId="77777777" w:rsidR="00F3250C" w:rsidRPr="00A31C26" w:rsidRDefault="00F3250C" w:rsidP="00EF0FDF">
            <w:pPr>
              <w:spacing w:after="0" w:line="240" w:lineRule="auto"/>
              <w:jc w:val="both"/>
              <w:rPr>
                <w:rFonts w:asciiTheme="minorHAnsi" w:eastAsia="Times New Roman" w:hAnsiTheme="minorHAnsi" w:cstheme="minorHAnsi"/>
                <w:b/>
                <w:bCs/>
                <w:sz w:val="18"/>
                <w:szCs w:val="18"/>
                <w:lang w:val="en-IN" w:eastAsia="en-IN"/>
              </w:rPr>
            </w:pPr>
            <w:r w:rsidRPr="00A31C26">
              <w:rPr>
                <w:rFonts w:asciiTheme="minorHAnsi" w:eastAsia="Times New Roman" w:hAnsiTheme="minorHAnsi" w:cstheme="minorHAnsi"/>
                <w:b/>
                <w:bCs/>
                <w:sz w:val="18"/>
                <w:szCs w:val="18"/>
                <w:lang w:val="en-IN" w:eastAsia="en-IN"/>
              </w:rPr>
              <w:t>Smoke / Regression Testing</w:t>
            </w:r>
          </w:p>
        </w:tc>
        <w:tc>
          <w:tcPr>
            <w:tcW w:w="1134" w:type="dxa"/>
            <w:tcBorders>
              <w:top w:val="nil"/>
              <w:left w:val="nil"/>
              <w:bottom w:val="single" w:sz="4" w:space="0" w:color="auto"/>
              <w:right w:val="single" w:sz="4" w:space="0" w:color="auto"/>
            </w:tcBorders>
            <w:shd w:val="clear" w:color="auto" w:fill="auto"/>
            <w:noWrap/>
            <w:vAlign w:val="center"/>
            <w:hideMark/>
          </w:tcPr>
          <w:p w14:paraId="4BBF879D"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28-Aug-24</w:t>
            </w:r>
          </w:p>
        </w:tc>
        <w:tc>
          <w:tcPr>
            <w:tcW w:w="1134" w:type="dxa"/>
            <w:tcBorders>
              <w:top w:val="nil"/>
              <w:left w:val="nil"/>
              <w:bottom w:val="single" w:sz="4" w:space="0" w:color="auto"/>
              <w:right w:val="single" w:sz="8" w:space="0" w:color="auto"/>
            </w:tcBorders>
            <w:shd w:val="clear" w:color="auto" w:fill="auto"/>
            <w:noWrap/>
            <w:vAlign w:val="center"/>
            <w:hideMark/>
          </w:tcPr>
          <w:p w14:paraId="0DC27ADD"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10-Sep-24</w:t>
            </w:r>
          </w:p>
        </w:tc>
        <w:tc>
          <w:tcPr>
            <w:tcW w:w="567" w:type="dxa"/>
            <w:tcBorders>
              <w:top w:val="nil"/>
              <w:left w:val="nil"/>
              <w:bottom w:val="nil"/>
              <w:right w:val="nil"/>
            </w:tcBorders>
            <w:shd w:val="clear" w:color="000000" w:fill="FFFFFF"/>
            <w:noWrap/>
            <w:vAlign w:val="bottom"/>
            <w:hideMark/>
          </w:tcPr>
          <w:p w14:paraId="78F0282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304259E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7C7EFF9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2F20A23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11FD029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3258003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750D16C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5A7E3A22"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3F86804A"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Execute smoke test scenarios</w:t>
            </w:r>
          </w:p>
        </w:tc>
        <w:tc>
          <w:tcPr>
            <w:tcW w:w="1134" w:type="dxa"/>
            <w:tcBorders>
              <w:top w:val="nil"/>
              <w:left w:val="nil"/>
              <w:bottom w:val="single" w:sz="4" w:space="0" w:color="auto"/>
              <w:right w:val="single" w:sz="4" w:space="0" w:color="auto"/>
            </w:tcBorders>
            <w:shd w:val="clear" w:color="auto" w:fill="auto"/>
            <w:noWrap/>
            <w:vAlign w:val="center"/>
            <w:hideMark/>
          </w:tcPr>
          <w:p w14:paraId="25F45FDD"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28-Aug-24</w:t>
            </w:r>
          </w:p>
        </w:tc>
        <w:tc>
          <w:tcPr>
            <w:tcW w:w="1134" w:type="dxa"/>
            <w:tcBorders>
              <w:top w:val="nil"/>
              <w:left w:val="nil"/>
              <w:bottom w:val="single" w:sz="4" w:space="0" w:color="auto"/>
              <w:right w:val="single" w:sz="8" w:space="0" w:color="auto"/>
            </w:tcBorders>
            <w:shd w:val="clear" w:color="auto" w:fill="auto"/>
            <w:noWrap/>
            <w:vAlign w:val="center"/>
            <w:hideMark/>
          </w:tcPr>
          <w:p w14:paraId="2B0E77FB"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10-Sep-24</w:t>
            </w:r>
          </w:p>
        </w:tc>
        <w:tc>
          <w:tcPr>
            <w:tcW w:w="567" w:type="dxa"/>
            <w:tcBorders>
              <w:top w:val="nil"/>
              <w:left w:val="nil"/>
              <w:bottom w:val="nil"/>
              <w:right w:val="nil"/>
            </w:tcBorders>
            <w:shd w:val="clear" w:color="000000" w:fill="FFFFFF"/>
            <w:noWrap/>
            <w:vAlign w:val="bottom"/>
            <w:hideMark/>
          </w:tcPr>
          <w:p w14:paraId="651D91B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3A6C799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6E817AB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784D5E5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4B2877A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6A8267D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27D6120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111B6C11"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37890EE8"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Parallel Testing</w:t>
            </w:r>
          </w:p>
        </w:tc>
        <w:tc>
          <w:tcPr>
            <w:tcW w:w="1134" w:type="dxa"/>
            <w:tcBorders>
              <w:top w:val="nil"/>
              <w:left w:val="nil"/>
              <w:bottom w:val="single" w:sz="4" w:space="0" w:color="auto"/>
              <w:right w:val="single" w:sz="4" w:space="0" w:color="auto"/>
            </w:tcBorders>
            <w:shd w:val="clear" w:color="auto" w:fill="auto"/>
            <w:noWrap/>
            <w:vAlign w:val="center"/>
            <w:hideMark/>
          </w:tcPr>
          <w:p w14:paraId="200DAAFB"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28-Aug-24</w:t>
            </w:r>
          </w:p>
        </w:tc>
        <w:tc>
          <w:tcPr>
            <w:tcW w:w="1134" w:type="dxa"/>
            <w:tcBorders>
              <w:top w:val="nil"/>
              <w:left w:val="nil"/>
              <w:bottom w:val="single" w:sz="4" w:space="0" w:color="auto"/>
              <w:right w:val="single" w:sz="8" w:space="0" w:color="auto"/>
            </w:tcBorders>
            <w:shd w:val="clear" w:color="auto" w:fill="auto"/>
            <w:noWrap/>
            <w:vAlign w:val="center"/>
            <w:hideMark/>
          </w:tcPr>
          <w:p w14:paraId="47652AB6"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10-Sep-24</w:t>
            </w:r>
          </w:p>
        </w:tc>
        <w:tc>
          <w:tcPr>
            <w:tcW w:w="567" w:type="dxa"/>
            <w:tcBorders>
              <w:top w:val="nil"/>
              <w:left w:val="nil"/>
              <w:bottom w:val="nil"/>
              <w:right w:val="nil"/>
            </w:tcBorders>
            <w:shd w:val="clear" w:color="000000" w:fill="FFFFFF"/>
            <w:noWrap/>
            <w:vAlign w:val="bottom"/>
            <w:hideMark/>
          </w:tcPr>
          <w:p w14:paraId="0F24658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0258BF7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21B631F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65A8971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0FBA536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7A1F94A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2895AD0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077069B7"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640D7415"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Verify issues fixed and close</w:t>
            </w:r>
          </w:p>
        </w:tc>
        <w:tc>
          <w:tcPr>
            <w:tcW w:w="1134" w:type="dxa"/>
            <w:tcBorders>
              <w:top w:val="nil"/>
              <w:left w:val="nil"/>
              <w:bottom w:val="single" w:sz="4" w:space="0" w:color="auto"/>
              <w:right w:val="single" w:sz="4" w:space="0" w:color="auto"/>
            </w:tcBorders>
            <w:shd w:val="clear" w:color="auto" w:fill="auto"/>
            <w:noWrap/>
            <w:vAlign w:val="center"/>
            <w:hideMark/>
          </w:tcPr>
          <w:p w14:paraId="732B3466"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28-Aug-24</w:t>
            </w:r>
          </w:p>
        </w:tc>
        <w:tc>
          <w:tcPr>
            <w:tcW w:w="1134" w:type="dxa"/>
            <w:tcBorders>
              <w:top w:val="nil"/>
              <w:left w:val="nil"/>
              <w:bottom w:val="single" w:sz="4" w:space="0" w:color="auto"/>
              <w:right w:val="single" w:sz="8" w:space="0" w:color="auto"/>
            </w:tcBorders>
            <w:shd w:val="clear" w:color="auto" w:fill="auto"/>
            <w:noWrap/>
            <w:vAlign w:val="center"/>
            <w:hideMark/>
          </w:tcPr>
          <w:p w14:paraId="5B862709"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10-Sep-24</w:t>
            </w:r>
          </w:p>
        </w:tc>
        <w:tc>
          <w:tcPr>
            <w:tcW w:w="567" w:type="dxa"/>
            <w:tcBorders>
              <w:top w:val="nil"/>
              <w:left w:val="nil"/>
              <w:bottom w:val="nil"/>
              <w:right w:val="nil"/>
            </w:tcBorders>
            <w:shd w:val="clear" w:color="000000" w:fill="FFFFFF"/>
            <w:noWrap/>
            <w:vAlign w:val="bottom"/>
            <w:hideMark/>
          </w:tcPr>
          <w:p w14:paraId="4494796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0F017AC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46CFAD0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282EFBF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2D84A1E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5442C6D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20D4313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53AA539D"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7E945271"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Regression testing (Manual / Automated)</w:t>
            </w:r>
          </w:p>
        </w:tc>
        <w:tc>
          <w:tcPr>
            <w:tcW w:w="1134" w:type="dxa"/>
            <w:tcBorders>
              <w:top w:val="nil"/>
              <w:left w:val="nil"/>
              <w:bottom w:val="single" w:sz="4" w:space="0" w:color="auto"/>
              <w:right w:val="single" w:sz="4" w:space="0" w:color="auto"/>
            </w:tcBorders>
            <w:shd w:val="clear" w:color="auto" w:fill="auto"/>
            <w:noWrap/>
            <w:vAlign w:val="center"/>
            <w:hideMark/>
          </w:tcPr>
          <w:p w14:paraId="1B2BA566"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28-Aug-24</w:t>
            </w:r>
          </w:p>
        </w:tc>
        <w:tc>
          <w:tcPr>
            <w:tcW w:w="1134" w:type="dxa"/>
            <w:tcBorders>
              <w:top w:val="nil"/>
              <w:left w:val="nil"/>
              <w:bottom w:val="single" w:sz="4" w:space="0" w:color="auto"/>
              <w:right w:val="single" w:sz="8" w:space="0" w:color="auto"/>
            </w:tcBorders>
            <w:shd w:val="clear" w:color="auto" w:fill="auto"/>
            <w:noWrap/>
            <w:vAlign w:val="center"/>
            <w:hideMark/>
          </w:tcPr>
          <w:p w14:paraId="747506B4"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10-Sep-24</w:t>
            </w:r>
          </w:p>
        </w:tc>
        <w:tc>
          <w:tcPr>
            <w:tcW w:w="567" w:type="dxa"/>
            <w:tcBorders>
              <w:top w:val="nil"/>
              <w:left w:val="nil"/>
              <w:bottom w:val="nil"/>
              <w:right w:val="nil"/>
            </w:tcBorders>
            <w:shd w:val="clear" w:color="000000" w:fill="FFFFFF"/>
            <w:noWrap/>
            <w:vAlign w:val="bottom"/>
            <w:hideMark/>
          </w:tcPr>
          <w:p w14:paraId="488F20A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35E3701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714F232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0403727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134C2CF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6C657D0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0C7A876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0B845253"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485680E8"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Defect Triage on Smoke / Regression defects</w:t>
            </w:r>
          </w:p>
        </w:tc>
        <w:tc>
          <w:tcPr>
            <w:tcW w:w="1134" w:type="dxa"/>
            <w:tcBorders>
              <w:top w:val="nil"/>
              <w:left w:val="nil"/>
              <w:bottom w:val="single" w:sz="4" w:space="0" w:color="auto"/>
              <w:right w:val="single" w:sz="4" w:space="0" w:color="auto"/>
            </w:tcBorders>
            <w:shd w:val="clear" w:color="auto" w:fill="auto"/>
            <w:noWrap/>
            <w:vAlign w:val="center"/>
            <w:hideMark/>
          </w:tcPr>
          <w:p w14:paraId="399C1A13"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28-Aug-24</w:t>
            </w:r>
          </w:p>
        </w:tc>
        <w:tc>
          <w:tcPr>
            <w:tcW w:w="1134" w:type="dxa"/>
            <w:tcBorders>
              <w:top w:val="nil"/>
              <w:left w:val="nil"/>
              <w:bottom w:val="single" w:sz="4" w:space="0" w:color="auto"/>
              <w:right w:val="single" w:sz="8" w:space="0" w:color="auto"/>
            </w:tcBorders>
            <w:shd w:val="clear" w:color="auto" w:fill="auto"/>
            <w:noWrap/>
            <w:vAlign w:val="center"/>
            <w:hideMark/>
          </w:tcPr>
          <w:p w14:paraId="34A123EB"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10-Sep-24</w:t>
            </w:r>
          </w:p>
        </w:tc>
        <w:tc>
          <w:tcPr>
            <w:tcW w:w="567" w:type="dxa"/>
            <w:tcBorders>
              <w:top w:val="nil"/>
              <w:left w:val="nil"/>
              <w:bottom w:val="nil"/>
              <w:right w:val="nil"/>
            </w:tcBorders>
            <w:shd w:val="clear" w:color="000000" w:fill="FFFFFF"/>
            <w:noWrap/>
            <w:vAlign w:val="bottom"/>
            <w:hideMark/>
          </w:tcPr>
          <w:p w14:paraId="24EBC01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03361F4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4E59F11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6B827EC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0845B7F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75AE358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3749210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388174D2"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noWrap/>
            <w:vAlign w:val="center"/>
            <w:hideMark/>
          </w:tcPr>
          <w:p w14:paraId="6E56F2A5"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TFF Signoff on Sprint 7 scope demoed</w:t>
            </w:r>
          </w:p>
        </w:tc>
        <w:tc>
          <w:tcPr>
            <w:tcW w:w="1134" w:type="dxa"/>
            <w:tcBorders>
              <w:top w:val="nil"/>
              <w:left w:val="nil"/>
              <w:bottom w:val="single" w:sz="4" w:space="0" w:color="auto"/>
              <w:right w:val="single" w:sz="4" w:space="0" w:color="auto"/>
            </w:tcBorders>
            <w:shd w:val="clear" w:color="auto" w:fill="auto"/>
            <w:noWrap/>
            <w:vAlign w:val="center"/>
            <w:hideMark/>
          </w:tcPr>
          <w:p w14:paraId="18A7A27F"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 </w:t>
            </w:r>
          </w:p>
        </w:tc>
        <w:tc>
          <w:tcPr>
            <w:tcW w:w="1134" w:type="dxa"/>
            <w:tcBorders>
              <w:top w:val="nil"/>
              <w:left w:val="nil"/>
              <w:bottom w:val="single" w:sz="4" w:space="0" w:color="auto"/>
              <w:right w:val="single" w:sz="8" w:space="0" w:color="auto"/>
            </w:tcBorders>
            <w:shd w:val="clear" w:color="auto" w:fill="auto"/>
            <w:noWrap/>
            <w:vAlign w:val="center"/>
            <w:hideMark/>
          </w:tcPr>
          <w:p w14:paraId="7211B408"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10-Sep-24</w:t>
            </w:r>
          </w:p>
        </w:tc>
        <w:tc>
          <w:tcPr>
            <w:tcW w:w="567" w:type="dxa"/>
            <w:tcBorders>
              <w:top w:val="nil"/>
              <w:left w:val="nil"/>
              <w:bottom w:val="nil"/>
              <w:right w:val="nil"/>
            </w:tcBorders>
            <w:shd w:val="clear" w:color="000000" w:fill="FFFFFF"/>
            <w:noWrap/>
            <w:vAlign w:val="bottom"/>
            <w:hideMark/>
          </w:tcPr>
          <w:p w14:paraId="2C34853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75E6DDC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34D601F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1F4E78"/>
            <w:noWrap/>
            <w:vAlign w:val="bottom"/>
            <w:hideMark/>
          </w:tcPr>
          <w:p w14:paraId="11172ED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1F4E78"/>
            <w:noWrap/>
            <w:vAlign w:val="bottom"/>
            <w:hideMark/>
          </w:tcPr>
          <w:p w14:paraId="416C9F1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7F20C71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2781C57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47C2AB20"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noWrap/>
            <w:vAlign w:val="center"/>
            <w:hideMark/>
          </w:tcPr>
          <w:p w14:paraId="596B692A" w14:textId="77777777" w:rsidR="00F3250C" w:rsidRPr="00A31C26" w:rsidRDefault="00F3250C" w:rsidP="00EF0FDF">
            <w:pPr>
              <w:spacing w:after="0" w:line="240" w:lineRule="auto"/>
              <w:jc w:val="both"/>
              <w:rPr>
                <w:rFonts w:asciiTheme="minorHAnsi" w:eastAsia="Times New Roman" w:hAnsiTheme="minorHAnsi" w:cstheme="minorHAnsi"/>
                <w:b/>
                <w:bCs/>
                <w:sz w:val="18"/>
                <w:szCs w:val="18"/>
                <w:lang w:val="en-IN" w:eastAsia="en-IN"/>
              </w:rPr>
            </w:pPr>
            <w:r w:rsidRPr="00A31C26">
              <w:rPr>
                <w:rFonts w:asciiTheme="minorHAnsi" w:eastAsia="Times New Roman" w:hAnsiTheme="minorHAnsi" w:cstheme="minorHAnsi"/>
                <w:b/>
                <w:bCs/>
                <w:sz w:val="18"/>
                <w:szCs w:val="18"/>
                <w:lang w:val="en-IN" w:eastAsia="en-IN"/>
              </w:rPr>
              <w:t>Performance Testing</w:t>
            </w:r>
          </w:p>
        </w:tc>
        <w:tc>
          <w:tcPr>
            <w:tcW w:w="1134" w:type="dxa"/>
            <w:tcBorders>
              <w:top w:val="nil"/>
              <w:left w:val="nil"/>
              <w:bottom w:val="single" w:sz="4" w:space="0" w:color="auto"/>
              <w:right w:val="single" w:sz="4" w:space="0" w:color="auto"/>
            </w:tcBorders>
            <w:shd w:val="clear" w:color="auto" w:fill="auto"/>
            <w:noWrap/>
            <w:vAlign w:val="center"/>
            <w:hideMark/>
          </w:tcPr>
          <w:p w14:paraId="08AE580A"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22-May-24</w:t>
            </w:r>
          </w:p>
        </w:tc>
        <w:tc>
          <w:tcPr>
            <w:tcW w:w="1134" w:type="dxa"/>
            <w:tcBorders>
              <w:top w:val="nil"/>
              <w:left w:val="nil"/>
              <w:bottom w:val="single" w:sz="4" w:space="0" w:color="auto"/>
              <w:right w:val="single" w:sz="8" w:space="0" w:color="auto"/>
            </w:tcBorders>
            <w:shd w:val="clear" w:color="auto" w:fill="auto"/>
            <w:noWrap/>
            <w:vAlign w:val="center"/>
            <w:hideMark/>
          </w:tcPr>
          <w:p w14:paraId="23741AB4"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18-Oct-24</w:t>
            </w:r>
          </w:p>
        </w:tc>
        <w:tc>
          <w:tcPr>
            <w:tcW w:w="567" w:type="dxa"/>
            <w:tcBorders>
              <w:top w:val="nil"/>
              <w:left w:val="nil"/>
              <w:bottom w:val="nil"/>
              <w:right w:val="nil"/>
            </w:tcBorders>
            <w:shd w:val="clear" w:color="000000" w:fill="FFFFFF"/>
            <w:noWrap/>
            <w:vAlign w:val="bottom"/>
            <w:hideMark/>
          </w:tcPr>
          <w:p w14:paraId="38311F2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FFFFFF"/>
            <w:noWrap/>
            <w:vAlign w:val="bottom"/>
            <w:hideMark/>
          </w:tcPr>
          <w:p w14:paraId="4F857BC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4EEB56B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356B86C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791D316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6FFD9C2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6F5C6CB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43C4B104"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122BC8F6"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Authoring Performance test scripts</w:t>
            </w:r>
          </w:p>
        </w:tc>
        <w:tc>
          <w:tcPr>
            <w:tcW w:w="1134" w:type="dxa"/>
            <w:tcBorders>
              <w:top w:val="nil"/>
              <w:left w:val="nil"/>
              <w:bottom w:val="single" w:sz="4" w:space="0" w:color="auto"/>
              <w:right w:val="single" w:sz="4" w:space="0" w:color="auto"/>
            </w:tcBorders>
            <w:shd w:val="clear" w:color="auto" w:fill="auto"/>
            <w:noWrap/>
            <w:vAlign w:val="center"/>
            <w:hideMark/>
          </w:tcPr>
          <w:p w14:paraId="34C95325"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22-May-24</w:t>
            </w:r>
          </w:p>
        </w:tc>
        <w:tc>
          <w:tcPr>
            <w:tcW w:w="1134" w:type="dxa"/>
            <w:tcBorders>
              <w:top w:val="nil"/>
              <w:left w:val="nil"/>
              <w:bottom w:val="single" w:sz="4" w:space="0" w:color="auto"/>
              <w:right w:val="single" w:sz="8" w:space="0" w:color="auto"/>
            </w:tcBorders>
            <w:shd w:val="clear" w:color="auto" w:fill="auto"/>
            <w:noWrap/>
            <w:vAlign w:val="center"/>
            <w:hideMark/>
          </w:tcPr>
          <w:p w14:paraId="2A877AC0"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18-Jun-24</w:t>
            </w:r>
          </w:p>
        </w:tc>
        <w:tc>
          <w:tcPr>
            <w:tcW w:w="567" w:type="dxa"/>
            <w:tcBorders>
              <w:top w:val="nil"/>
              <w:left w:val="nil"/>
              <w:bottom w:val="nil"/>
              <w:right w:val="nil"/>
            </w:tcBorders>
            <w:shd w:val="clear" w:color="000000" w:fill="FFFFFF"/>
            <w:noWrap/>
            <w:vAlign w:val="bottom"/>
            <w:hideMark/>
          </w:tcPr>
          <w:p w14:paraId="2A7CD618"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122E0EF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FFFFFF"/>
            <w:noWrap/>
            <w:vAlign w:val="bottom"/>
            <w:hideMark/>
          </w:tcPr>
          <w:p w14:paraId="0C01E990"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4069F12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3B548B8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357A972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3B04D74E"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493CCFC8"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6BC7AC95"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Execute first round of performance test</w:t>
            </w:r>
          </w:p>
        </w:tc>
        <w:tc>
          <w:tcPr>
            <w:tcW w:w="1134" w:type="dxa"/>
            <w:tcBorders>
              <w:top w:val="nil"/>
              <w:left w:val="nil"/>
              <w:bottom w:val="single" w:sz="4" w:space="0" w:color="auto"/>
              <w:right w:val="single" w:sz="4" w:space="0" w:color="auto"/>
            </w:tcBorders>
            <w:shd w:val="clear" w:color="auto" w:fill="auto"/>
            <w:noWrap/>
            <w:vAlign w:val="center"/>
            <w:hideMark/>
          </w:tcPr>
          <w:p w14:paraId="6634D0EE"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19-Jun-24</w:t>
            </w:r>
          </w:p>
        </w:tc>
        <w:tc>
          <w:tcPr>
            <w:tcW w:w="1134" w:type="dxa"/>
            <w:tcBorders>
              <w:top w:val="nil"/>
              <w:left w:val="nil"/>
              <w:bottom w:val="single" w:sz="4" w:space="0" w:color="auto"/>
              <w:right w:val="single" w:sz="8" w:space="0" w:color="auto"/>
            </w:tcBorders>
            <w:shd w:val="clear" w:color="auto" w:fill="auto"/>
            <w:noWrap/>
            <w:vAlign w:val="center"/>
            <w:hideMark/>
          </w:tcPr>
          <w:p w14:paraId="13401D98"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2-Jul-24</w:t>
            </w:r>
          </w:p>
        </w:tc>
        <w:tc>
          <w:tcPr>
            <w:tcW w:w="567" w:type="dxa"/>
            <w:tcBorders>
              <w:top w:val="nil"/>
              <w:left w:val="nil"/>
              <w:bottom w:val="nil"/>
              <w:right w:val="nil"/>
            </w:tcBorders>
            <w:shd w:val="clear" w:color="000000" w:fill="FFFFFF"/>
            <w:noWrap/>
            <w:vAlign w:val="bottom"/>
            <w:hideMark/>
          </w:tcPr>
          <w:p w14:paraId="1DBC0F9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52AFA0C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36B7A23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3DD82E5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2975B4B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23A1A6E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0B8D5D3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6B3255F6"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3CFC013A"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Fix performance issues found after initial test</w:t>
            </w:r>
          </w:p>
        </w:tc>
        <w:tc>
          <w:tcPr>
            <w:tcW w:w="1134" w:type="dxa"/>
            <w:tcBorders>
              <w:top w:val="nil"/>
              <w:left w:val="nil"/>
              <w:bottom w:val="single" w:sz="4" w:space="0" w:color="auto"/>
              <w:right w:val="single" w:sz="4" w:space="0" w:color="auto"/>
            </w:tcBorders>
            <w:shd w:val="clear" w:color="auto" w:fill="auto"/>
            <w:noWrap/>
            <w:vAlign w:val="center"/>
            <w:hideMark/>
          </w:tcPr>
          <w:p w14:paraId="2AC7D22F"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19-Jun-24</w:t>
            </w:r>
          </w:p>
        </w:tc>
        <w:tc>
          <w:tcPr>
            <w:tcW w:w="1134" w:type="dxa"/>
            <w:tcBorders>
              <w:top w:val="nil"/>
              <w:left w:val="nil"/>
              <w:bottom w:val="single" w:sz="4" w:space="0" w:color="auto"/>
              <w:right w:val="single" w:sz="8" w:space="0" w:color="auto"/>
            </w:tcBorders>
            <w:shd w:val="clear" w:color="auto" w:fill="auto"/>
            <w:noWrap/>
            <w:vAlign w:val="center"/>
            <w:hideMark/>
          </w:tcPr>
          <w:p w14:paraId="4ED70CD2"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2-Jul-24</w:t>
            </w:r>
          </w:p>
        </w:tc>
        <w:tc>
          <w:tcPr>
            <w:tcW w:w="567" w:type="dxa"/>
            <w:tcBorders>
              <w:top w:val="nil"/>
              <w:left w:val="nil"/>
              <w:bottom w:val="nil"/>
              <w:right w:val="nil"/>
            </w:tcBorders>
            <w:shd w:val="clear" w:color="000000" w:fill="FFFFFF"/>
            <w:noWrap/>
            <w:vAlign w:val="bottom"/>
            <w:hideMark/>
          </w:tcPr>
          <w:p w14:paraId="2B13B38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2DDAF05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434369E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0C42F8D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0051513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4AA536D2"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3F34E497"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0C402555" w14:textId="77777777" w:rsidTr="00316810">
        <w:trPr>
          <w:trHeight w:val="230"/>
        </w:trPr>
        <w:tc>
          <w:tcPr>
            <w:tcW w:w="3534" w:type="dxa"/>
            <w:tcBorders>
              <w:top w:val="nil"/>
              <w:left w:val="single" w:sz="8" w:space="0" w:color="auto"/>
              <w:bottom w:val="single" w:sz="4" w:space="0" w:color="auto"/>
              <w:right w:val="single" w:sz="4" w:space="0" w:color="auto"/>
            </w:tcBorders>
            <w:shd w:val="clear" w:color="auto" w:fill="auto"/>
            <w:vAlign w:val="center"/>
            <w:hideMark/>
          </w:tcPr>
          <w:p w14:paraId="0518A7CC"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Execute second round of Performance test</w:t>
            </w:r>
          </w:p>
        </w:tc>
        <w:tc>
          <w:tcPr>
            <w:tcW w:w="1134" w:type="dxa"/>
            <w:tcBorders>
              <w:top w:val="nil"/>
              <w:left w:val="nil"/>
              <w:bottom w:val="single" w:sz="4" w:space="0" w:color="auto"/>
              <w:right w:val="single" w:sz="4" w:space="0" w:color="auto"/>
            </w:tcBorders>
            <w:shd w:val="clear" w:color="auto" w:fill="auto"/>
            <w:noWrap/>
            <w:vAlign w:val="center"/>
            <w:hideMark/>
          </w:tcPr>
          <w:p w14:paraId="1DE9E01A"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3-Jul-24</w:t>
            </w:r>
          </w:p>
        </w:tc>
        <w:tc>
          <w:tcPr>
            <w:tcW w:w="1134" w:type="dxa"/>
            <w:tcBorders>
              <w:top w:val="nil"/>
              <w:left w:val="nil"/>
              <w:bottom w:val="single" w:sz="4" w:space="0" w:color="auto"/>
              <w:right w:val="single" w:sz="8" w:space="0" w:color="auto"/>
            </w:tcBorders>
            <w:shd w:val="clear" w:color="auto" w:fill="auto"/>
            <w:noWrap/>
            <w:vAlign w:val="center"/>
            <w:hideMark/>
          </w:tcPr>
          <w:p w14:paraId="3047189E"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16-Jul-24</w:t>
            </w:r>
          </w:p>
        </w:tc>
        <w:tc>
          <w:tcPr>
            <w:tcW w:w="567" w:type="dxa"/>
            <w:tcBorders>
              <w:top w:val="nil"/>
              <w:left w:val="nil"/>
              <w:bottom w:val="nil"/>
              <w:right w:val="nil"/>
            </w:tcBorders>
            <w:shd w:val="clear" w:color="000000" w:fill="FFFFFF"/>
            <w:noWrap/>
            <w:vAlign w:val="bottom"/>
            <w:hideMark/>
          </w:tcPr>
          <w:p w14:paraId="328830B4"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nil"/>
              <w:right w:val="nil"/>
            </w:tcBorders>
            <w:shd w:val="clear" w:color="000000" w:fill="1F4E78"/>
            <w:noWrap/>
            <w:vAlign w:val="bottom"/>
            <w:hideMark/>
          </w:tcPr>
          <w:p w14:paraId="2DC131E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nil"/>
              <w:right w:val="nil"/>
            </w:tcBorders>
            <w:shd w:val="clear" w:color="000000" w:fill="1F4E78"/>
            <w:noWrap/>
            <w:vAlign w:val="bottom"/>
            <w:hideMark/>
          </w:tcPr>
          <w:p w14:paraId="67A4FDFA"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nil"/>
              <w:right w:val="nil"/>
            </w:tcBorders>
            <w:shd w:val="clear" w:color="000000" w:fill="FFFFFF"/>
            <w:noWrap/>
            <w:vAlign w:val="bottom"/>
            <w:hideMark/>
          </w:tcPr>
          <w:p w14:paraId="3FB05875"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nil"/>
              <w:right w:val="nil"/>
            </w:tcBorders>
            <w:shd w:val="clear" w:color="000000" w:fill="FFFFFF"/>
            <w:noWrap/>
            <w:vAlign w:val="bottom"/>
            <w:hideMark/>
          </w:tcPr>
          <w:p w14:paraId="6B3E44E9"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nil"/>
              <w:right w:val="nil"/>
            </w:tcBorders>
            <w:shd w:val="clear" w:color="000000" w:fill="FFFFFF"/>
            <w:noWrap/>
            <w:vAlign w:val="bottom"/>
            <w:hideMark/>
          </w:tcPr>
          <w:p w14:paraId="4EE698A1"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nil"/>
              <w:right w:val="single" w:sz="8" w:space="0" w:color="auto"/>
            </w:tcBorders>
            <w:shd w:val="clear" w:color="000000" w:fill="FFFFFF"/>
            <w:noWrap/>
            <w:vAlign w:val="bottom"/>
            <w:hideMark/>
          </w:tcPr>
          <w:p w14:paraId="7F7A273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r w:rsidR="00F3250C" w:rsidRPr="00A31C26" w14:paraId="0F3C81B1" w14:textId="77777777" w:rsidTr="00316810">
        <w:trPr>
          <w:trHeight w:val="240"/>
        </w:trPr>
        <w:tc>
          <w:tcPr>
            <w:tcW w:w="3534" w:type="dxa"/>
            <w:tcBorders>
              <w:top w:val="nil"/>
              <w:left w:val="single" w:sz="8" w:space="0" w:color="auto"/>
              <w:bottom w:val="single" w:sz="8" w:space="0" w:color="auto"/>
              <w:right w:val="single" w:sz="4" w:space="0" w:color="auto"/>
            </w:tcBorders>
            <w:shd w:val="clear" w:color="auto" w:fill="auto"/>
            <w:vAlign w:val="center"/>
            <w:hideMark/>
          </w:tcPr>
          <w:p w14:paraId="13E4DD29" w14:textId="77777777" w:rsidR="00F3250C" w:rsidRPr="00A31C26" w:rsidRDefault="00F3250C" w:rsidP="00EF0FDF">
            <w:pPr>
              <w:spacing w:after="0" w:line="240" w:lineRule="auto"/>
              <w:ind w:firstLineChars="100" w:firstLine="180"/>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Execute final round of Performance test</w:t>
            </w:r>
          </w:p>
        </w:tc>
        <w:tc>
          <w:tcPr>
            <w:tcW w:w="1134" w:type="dxa"/>
            <w:tcBorders>
              <w:top w:val="nil"/>
              <w:left w:val="nil"/>
              <w:bottom w:val="single" w:sz="8" w:space="0" w:color="auto"/>
              <w:right w:val="single" w:sz="4" w:space="0" w:color="auto"/>
            </w:tcBorders>
            <w:shd w:val="clear" w:color="auto" w:fill="auto"/>
            <w:noWrap/>
            <w:vAlign w:val="center"/>
            <w:hideMark/>
          </w:tcPr>
          <w:p w14:paraId="4E0538F9"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7-Oct-24</w:t>
            </w:r>
          </w:p>
        </w:tc>
        <w:tc>
          <w:tcPr>
            <w:tcW w:w="1134" w:type="dxa"/>
            <w:tcBorders>
              <w:top w:val="nil"/>
              <w:left w:val="nil"/>
              <w:bottom w:val="single" w:sz="8" w:space="0" w:color="auto"/>
              <w:right w:val="single" w:sz="8" w:space="0" w:color="auto"/>
            </w:tcBorders>
            <w:shd w:val="clear" w:color="auto" w:fill="auto"/>
            <w:noWrap/>
            <w:vAlign w:val="center"/>
            <w:hideMark/>
          </w:tcPr>
          <w:p w14:paraId="39678272" w14:textId="77777777" w:rsidR="00F3250C" w:rsidRPr="00A31C26" w:rsidRDefault="00F3250C" w:rsidP="00EF0FDF">
            <w:pPr>
              <w:spacing w:after="0" w:line="240" w:lineRule="auto"/>
              <w:jc w:val="both"/>
              <w:rPr>
                <w:rFonts w:asciiTheme="minorHAnsi" w:eastAsia="Times New Roman" w:hAnsiTheme="minorHAnsi" w:cstheme="minorHAnsi"/>
                <w:sz w:val="18"/>
                <w:szCs w:val="18"/>
                <w:lang w:val="en-IN" w:eastAsia="en-IN"/>
              </w:rPr>
            </w:pPr>
            <w:r w:rsidRPr="00A31C26">
              <w:rPr>
                <w:rFonts w:asciiTheme="minorHAnsi" w:eastAsia="Times New Roman" w:hAnsiTheme="minorHAnsi" w:cstheme="minorHAnsi"/>
                <w:sz w:val="18"/>
                <w:szCs w:val="18"/>
                <w:lang w:val="en-IN" w:eastAsia="en-IN"/>
              </w:rPr>
              <w:t>18-Oct-24</w:t>
            </w:r>
          </w:p>
        </w:tc>
        <w:tc>
          <w:tcPr>
            <w:tcW w:w="567" w:type="dxa"/>
            <w:tcBorders>
              <w:top w:val="nil"/>
              <w:left w:val="nil"/>
              <w:bottom w:val="single" w:sz="8" w:space="0" w:color="auto"/>
              <w:right w:val="nil"/>
            </w:tcBorders>
            <w:shd w:val="clear" w:color="000000" w:fill="FFFFFF"/>
            <w:noWrap/>
            <w:vAlign w:val="bottom"/>
            <w:hideMark/>
          </w:tcPr>
          <w:p w14:paraId="53042F06"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37" w:type="dxa"/>
            <w:tcBorders>
              <w:top w:val="nil"/>
              <w:left w:val="nil"/>
              <w:bottom w:val="single" w:sz="8" w:space="0" w:color="auto"/>
              <w:right w:val="nil"/>
            </w:tcBorders>
            <w:shd w:val="clear" w:color="000000" w:fill="FFFFFF"/>
            <w:noWrap/>
            <w:vAlign w:val="bottom"/>
            <w:hideMark/>
          </w:tcPr>
          <w:p w14:paraId="628CCA53"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77" w:type="dxa"/>
            <w:tcBorders>
              <w:top w:val="nil"/>
              <w:left w:val="nil"/>
              <w:bottom w:val="single" w:sz="8" w:space="0" w:color="auto"/>
              <w:right w:val="nil"/>
            </w:tcBorders>
            <w:shd w:val="clear" w:color="000000" w:fill="FFFFFF"/>
            <w:noWrap/>
            <w:vAlign w:val="bottom"/>
            <w:hideMark/>
          </w:tcPr>
          <w:p w14:paraId="4E3AC77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66" w:type="dxa"/>
            <w:tcBorders>
              <w:top w:val="nil"/>
              <w:left w:val="nil"/>
              <w:bottom w:val="single" w:sz="8" w:space="0" w:color="auto"/>
              <w:right w:val="nil"/>
            </w:tcBorders>
            <w:shd w:val="clear" w:color="000000" w:fill="FFFFFF"/>
            <w:noWrap/>
            <w:vAlign w:val="bottom"/>
            <w:hideMark/>
          </w:tcPr>
          <w:p w14:paraId="4003F17C"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547" w:type="dxa"/>
            <w:tcBorders>
              <w:top w:val="nil"/>
              <w:left w:val="nil"/>
              <w:bottom w:val="single" w:sz="8" w:space="0" w:color="auto"/>
              <w:right w:val="nil"/>
            </w:tcBorders>
            <w:shd w:val="clear" w:color="000000" w:fill="FFFFFF"/>
            <w:noWrap/>
            <w:vAlign w:val="bottom"/>
            <w:hideMark/>
          </w:tcPr>
          <w:p w14:paraId="7253EB2D"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650" w:type="dxa"/>
            <w:tcBorders>
              <w:top w:val="nil"/>
              <w:left w:val="nil"/>
              <w:bottom w:val="single" w:sz="8" w:space="0" w:color="auto"/>
              <w:right w:val="nil"/>
            </w:tcBorders>
            <w:shd w:val="clear" w:color="000000" w:fill="1F4E78"/>
            <w:noWrap/>
            <w:vAlign w:val="bottom"/>
            <w:hideMark/>
          </w:tcPr>
          <w:p w14:paraId="187201FB"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c>
          <w:tcPr>
            <w:tcW w:w="1002" w:type="dxa"/>
            <w:tcBorders>
              <w:top w:val="nil"/>
              <w:left w:val="nil"/>
              <w:bottom w:val="single" w:sz="8" w:space="0" w:color="auto"/>
              <w:right w:val="single" w:sz="8" w:space="0" w:color="auto"/>
            </w:tcBorders>
            <w:shd w:val="clear" w:color="000000" w:fill="FFFFFF"/>
            <w:noWrap/>
            <w:vAlign w:val="bottom"/>
            <w:hideMark/>
          </w:tcPr>
          <w:p w14:paraId="68C2AB8F" w14:textId="77777777" w:rsidR="00F3250C" w:rsidRPr="00A31C26" w:rsidRDefault="00F3250C" w:rsidP="00EF0FDF">
            <w:pPr>
              <w:spacing w:after="0" w:line="240" w:lineRule="auto"/>
              <w:jc w:val="both"/>
              <w:rPr>
                <w:rFonts w:asciiTheme="minorHAnsi" w:eastAsia="Times New Roman" w:hAnsiTheme="minorHAnsi" w:cstheme="minorHAnsi"/>
                <w:color w:val="000000"/>
                <w:sz w:val="18"/>
                <w:szCs w:val="18"/>
                <w:lang w:val="en-IN" w:eastAsia="en-IN"/>
              </w:rPr>
            </w:pPr>
            <w:r w:rsidRPr="00A31C26">
              <w:rPr>
                <w:rFonts w:asciiTheme="minorHAnsi" w:eastAsia="Times New Roman" w:hAnsiTheme="minorHAnsi" w:cstheme="minorHAnsi"/>
                <w:color w:val="000000"/>
                <w:sz w:val="18"/>
                <w:szCs w:val="18"/>
                <w:lang w:val="en-IN" w:eastAsia="en-IN"/>
              </w:rPr>
              <w:t> </w:t>
            </w:r>
          </w:p>
        </w:tc>
      </w:tr>
    </w:tbl>
    <w:p w14:paraId="1F4816A1" w14:textId="77777777" w:rsidR="007065EA" w:rsidRPr="00A31C26" w:rsidRDefault="007065EA" w:rsidP="00EF0FDF">
      <w:pPr>
        <w:spacing w:after="0" w:line="240" w:lineRule="auto"/>
        <w:jc w:val="both"/>
        <w:rPr>
          <w:rFonts w:asciiTheme="minorHAnsi" w:hAnsiTheme="minorHAnsi" w:cstheme="minorHAnsi"/>
          <w:i/>
          <w:iCs/>
          <w:color w:val="0000FF"/>
        </w:rPr>
      </w:pPr>
    </w:p>
    <w:p w14:paraId="2B98E23A" w14:textId="77777777" w:rsidR="00EA2D1B" w:rsidRPr="00EA2D1B" w:rsidRDefault="00B63DA4" w:rsidP="00EF0FDF">
      <w:pPr>
        <w:pStyle w:val="Heading2"/>
        <w:numPr>
          <w:ilvl w:val="1"/>
          <w:numId w:val="3"/>
        </w:numPr>
        <w:ind w:left="1512"/>
        <w:jc w:val="both"/>
        <w:rPr>
          <w:rFonts w:asciiTheme="minorHAnsi" w:hAnsiTheme="minorHAnsi" w:cstheme="minorHAnsi"/>
          <w:sz w:val="24"/>
          <w:szCs w:val="24"/>
        </w:rPr>
      </w:pPr>
      <w:bookmarkStart w:id="389" w:name="_Toc167295268"/>
      <w:bookmarkStart w:id="390" w:name="_Toc169687060"/>
      <w:r>
        <w:rPr>
          <w:rFonts w:asciiTheme="minorHAnsi" w:hAnsiTheme="minorHAnsi" w:cstheme="minorHAnsi"/>
          <w:sz w:val="24"/>
          <w:szCs w:val="24"/>
        </w:rPr>
        <w:t xml:space="preserve">Customer Testing </w:t>
      </w:r>
      <w:r w:rsidR="00EA2D1B" w:rsidRPr="00EA2D1B">
        <w:rPr>
          <w:rFonts w:asciiTheme="minorHAnsi" w:hAnsiTheme="minorHAnsi" w:cstheme="minorHAnsi"/>
          <w:sz w:val="24"/>
          <w:szCs w:val="24"/>
        </w:rPr>
        <w:t xml:space="preserve">Sign off </w:t>
      </w:r>
      <w:bookmarkEnd w:id="389"/>
      <w:bookmarkEnd w:id="390"/>
      <w:r w:rsidR="003D4B34" w:rsidRPr="00EA2D1B">
        <w:rPr>
          <w:rFonts w:asciiTheme="minorHAnsi" w:hAnsiTheme="minorHAnsi" w:cstheme="minorHAnsi"/>
          <w:sz w:val="24"/>
          <w:szCs w:val="24"/>
        </w:rPr>
        <w:t>Criteria.</w:t>
      </w:r>
    </w:p>
    <w:p w14:paraId="232B8657" w14:textId="77777777" w:rsidR="00EA2D1B" w:rsidRPr="00EA2D1B" w:rsidRDefault="00EA2D1B" w:rsidP="00EF0FDF">
      <w:pPr>
        <w:pStyle w:val="Heading2"/>
        <w:numPr>
          <w:ilvl w:val="2"/>
          <w:numId w:val="3"/>
        </w:numPr>
        <w:ind w:left="1944"/>
        <w:jc w:val="both"/>
        <w:rPr>
          <w:rFonts w:asciiTheme="minorHAnsi" w:hAnsiTheme="minorHAnsi" w:cstheme="minorHAnsi"/>
          <w:sz w:val="22"/>
          <w:szCs w:val="22"/>
        </w:rPr>
      </w:pPr>
      <w:bookmarkStart w:id="391" w:name="_Toc166782428"/>
      <w:bookmarkStart w:id="392" w:name="_Toc167295269"/>
      <w:bookmarkStart w:id="393" w:name="_Toc169687061"/>
      <w:r w:rsidRPr="00EA2D1B">
        <w:rPr>
          <w:rFonts w:asciiTheme="minorHAnsi" w:hAnsiTheme="minorHAnsi" w:cstheme="minorHAnsi"/>
          <w:sz w:val="22"/>
          <w:szCs w:val="22"/>
        </w:rPr>
        <w:t xml:space="preserve">Testing Sign off </w:t>
      </w:r>
      <w:bookmarkEnd w:id="391"/>
      <w:bookmarkEnd w:id="392"/>
      <w:bookmarkEnd w:id="393"/>
      <w:r w:rsidR="003D4B34" w:rsidRPr="00EA2D1B">
        <w:rPr>
          <w:rFonts w:asciiTheme="minorHAnsi" w:hAnsiTheme="minorHAnsi" w:cstheme="minorHAnsi"/>
          <w:sz w:val="22"/>
          <w:szCs w:val="22"/>
        </w:rPr>
        <w:t>Criteria.</w:t>
      </w:r>
    </w:p>
    <w:p w14:paraId="57CD8515" w14:textId="77777777" w:rsidR="00EA2D1B" w:rsidRPr="00B709F2" w:rsidRDefault="00EA2D1B">
      <w:pPr>
        <w:pStyle w:val="List"/>
        <w:numPr>
          <w:ilvl w:val="0"/>
          <w:numId w:val="66"/>
        </w:numPr>
        <w:spacing w:after="0" w:line="240" w:lineRule="auto"/>
        <w:jc w:val="both"/>
        <w:rPr>
          <w:rFonts w:cs="Arial"/>
          <w:sz w:val="20"/>
          <w:szCs w:val="20"/>
        </w:rPr>
        <w:pPrChange w:id="394" w:author="Tim Pauley" w:date="2024-06-19T22:12:00Z" w16du:dateUtc="2024-06-20T02:12:00Z">
          <w:pPr>
            <w:pStyle w:val="List"/>
            <w:numPr>
              <w:numId w:val="28"/>
            </w:numPr>
            <w:spacing w:after="0" w:line="240" w:lineRule="auto"/>
            <w:ind w:left="851" w:hanging="284"/>
            <w:jc w:val="both"/>
          </w:pPr>
        </w:pPrChange>
      </w:pPr>
      <w:r w:rsidRPr="00B709F2">
        <w:rPr>
          <w:rFonts w:cs="Arial"/>
          <w:sz w:val="20"/>
          <w:szCs w:val="20"/>
        </w:rPr>
        <w:t xml:space="preserve">No outstanding </w:t>
      </w:r>
      <w:r>
        <w:rPr>
          <w:rFonts w:cs="Arial"/>
          <w:sz w:val="20"/>
          <w:szCs w:val="20"/>
        </w:rPr>
        <w:t xml:space="preserve">Priority </w:t>
      </w:r>
      <w:r w:rsidRPr="00B709F2">
        <w:rPr>
          <w:rFonts w:cs="Arial"/>
          <w:sz w:val="20"/>
          <w:szCs w:val="20"/>
        </w:rPr>
        <w:t>1 or 2</w:t>
      </w:r>
      <w:r w:rsidR="00B63DA4">
        <w:rPr>
          <w:rFonts w:cs="Arial"/>
          <w:sz w:val="20"/>
          <w:szCs w:val="20"/>
        </w:rPr>
        <w:t xml:space="preserve"> defects in any phase of testing</w:t>
      </w:r>
      <w:r w:rsidRPr="00B709F2">
        <w:rPr>
          <w:rFonts w:cs="Arial"/>
          <w:sz w:val="20"/>
          <w:szCs w:val="20"/>
        </w:rPr>
        <w:t>.</w:t>
      </w:r>
    </w:p>
    <w:p w14:paraId="0277496E" w14:textId="4007763A" w:rsidR="00EA2D1B" w:rsidRPr="00B709F2" w:rsidRDefault="00EA2D1B">
      <w:pPr>
        <w:pStyle w:val="List"/>
        <w:numPr>
          <w:ilvl w:val="0"/>
          <w:numId w:val="66"/>
        </w:numPr>
        <w:spacing w:after="0" w:line="240" w:lineRule="auto"/>
        <w:jc w:val="both"/>
        <w:rPr>
          <w:rFonts w:cs="Arial"/>
          <w:sz w:val="20"/>
          <w:szCs w:val="20"/>
        </w:rPr>
        <w:pPrChange w:id="395" w:author="Tim Pauley" w:date="2024-06-19T22:12:00Z" w16du:dateUtc="2024-06-20T02:12:00Z">
          <w:pPr>
            <w:pStyle w:val="List"/>
            <w:numPr>
              <w:numId w:val="28"/>
            </w:numPr>
            <w:spacing w:after="0" w:line="240" w:lineRule="auto"/>
            <w:ind w:left="851" w:hanging="284"/>
            <w:jc w:val="both"/>
          </w:pPr>
        </w:pPrChange>
      </w:pPr>
      <w:r>
        <w:rPr>
          <w:rFonts w:cs="Arial"/>
          <w:sz w:val="20"/>
          <w:szCs w:val="20"/>
        </w:rPr>
        <w:t xml:space="preserve">All </w:t>
      </w:r>
      <w:r w:rsidRPr="00B709F2">
        <w:rPr>
          <w:rFonts w:cs="Arial"/>
          <w:sz w:val="20"/>
          <w:szCs w:val="20"/>
        </w:rPr>
        <w:t>planned functional/integration</w:t>
      </w:r>
      <w:r>
        <w:rPr>
          <w:rFonts w:cs="Arial"/>
          <w:sz w:val="20"/>
          <w:szCs w:val="20"/>
        </w:rPr>
        <w:t>/regression</w:t>
      </w:r>
      <w:r w:rsidRPr="00B709F2">
        <w:rPr>
          <w:rFonts w:cs="Arial"/>
          <w:sz w:val="20"/>
          <w:szCs w:val="20"/>
        </w:rPr>
        <w:t xml:space="preserve"> test</w:t>
      </w:r>
      <w:r>
        <w:rPr>
          <w:rFonts w:cs="Arial"/>
          <w:sz w:val="20"/>
          <w:szCs w:val="20"/>
        </w:rPr>
        <w:t xml:space="preserve"> cases</w:t>
      </w:r>
      <w:r w:rsidRPr="00B709F2">
        <w:rPr>
          <w:rFonts w:cs="Arial"/>
          <w:sz w:val="20"/>
          <w:szCs w:val="20"/>
        </w:rPr>
        <w:t xml:space="preserve"> </w:t>
      </w:r>
      <w:r w:rsidR="00B63DA4">
        <w:rPr>
          <w:rFonts w:cs="Arial"/>
          <w:sz w:val="20"/>
          <w:szCs w:val="20"/>
        </w:rPr>
        <w:t xml:space="preserve">are 100% </w:t>
      </w:r>
      <w:r w:rsidRPr="00B709F2">
        <w:rPr>
          <w:rFonts w:cs="Arial"/>
          <w:sz w:val="20"/>
          <w:szCs w:val="20"/>
        </w:rPr>
        <w:t>executed. Test results are updated in Azure DevOp</w:t>
      </w:r>
      <w:ins w:id="396" w:author="Tim Pauley" w:date="2024-06-19T22:12:00Z" w16du:dateUtc="2024-06-20T02:12:00Z">
        <w:r w:rsidR="00A21369">
          <w:rPr>
            <w:rFonts w:cs="Arial"/>
            <w:sz w:val="20"/>
            <w:szCs w:val="20"/>
          </w:rPr>
          <w:t>s</w:t>
        </w:r>
      </w:ins>
      <w:del w:id="397" w:author="Tim Pauley" w:date="2024-06-19T22:12:00Z" w16du:dateUtc="2024-06-20T02:12:00Z">
        <w:r w:rsidRPr="00B709F2" w:rsidDel="00A21369">
          <w:rPr>
            <w:rFonts w:cs="Arial"/>
            <w:sz w:val="20"/>
            <w:szCs w:val="20"/>
          </w:rPr>
          <w:delText>s tool.</w:delText>
        </w:r>
      </w:del>
    </w:p>
    <w:p w14:paraId="3548A96C" w14:textId="77777777" w:rsidR="00EA2D1B" w:rsidRPr="00B709F2" w:rsidRDefault="00EA2D1B">
      <w:pPr>
        <w:pStyle w:val="List"/>
        <w:numPr>
          <w:ilvl w:val="0"/>
          <w:numId w:val="66"/>
        </w:numPr>
        <w:spacing w:after="0" w:line="240" w:lineRule="auto"/>
        <w:jc w:val="both"/>
        <w:rPr>
          <w:rFonts w:cs="Arial"/>
          <w:sz w:val="20"/>
          <w:szCs w:val="20"/>
        </w:rPr>
        <w:pPrChange w:id="398" w:author="Tim Pauley" w:date="2024-06-19T22:12:00Z" w16du:dateUtc="2024-06-20T02:12:00Z">
          <w:pPr>
            <w:pStyle w:val="List"/>
            <w:numPr>
              <w:numId w:val="28"/>
            </w:numPr>
            <w:spacing w:after="0" w:line="240" w:lineRule="auto"/>
            <w:ind w:left="851" w:hanging="284"/>
            <w:jc w:val="both"/>
          </w:pPr>
        </w:pPrChange>
      </w:pPr>
      <w:r w:rsidRPr="00B709F2">
        <w:rPr>
          <w:rFonts w:cs="Arial"/>
          <w:sz w:val="20"/>
          <w:szCs w:val="20"/>
        </w:rPr>
        <w:t xml:space="preserve">Test </w:t>
      </w:r>
      <w:r>
        <w:rPr>
          <w:rFonts w:cs="Arial"/>
          <w:sz w:val="20"/>
          <w:szCs w:val="20"/>
        </w:rPr>
        <w:t xml:space="preserve">Execution </w:t>
      </w:r>
      <w:r w:rsidRPr="00B709F2">
        <w:rPr>
          <w:rFonts w:cs="Arial"/>
          <w:sz w:val="20"/>
          <w:szCs w:val="20"/>
        </w:rPr>
        <w:t>Summary Report</w:t>
      </w:r>
      <w:r w:rsidR="006D6F54">
        <w:rPr>
          <w:rFonts w:cs="Arial"/>
          <w:sz w:val="20"/>
          <w:szCs w:val="20"/>
        </w:rPr>
        <w:t xml:space="preserve"> for every sprint</w:t>
      </w:r>
      <w:r w:rsidRPr="00B709F2">
        <w:rPr>
          <w:rFonts w:cs="Arial"/>
          <w:sz w:val="20"/>
          <w:szCs w:val="20"/>
        </w:rPr>
        <w:t xml:space="preserve"> shared </w:t>
      </w:r>
      <w:r w:rsidR="00B63DA4">
        <w:rPr>
          <w:rFonts w:cs="Arial"/>
          <w:sz w:val="20"/>
          <w:szCs w:val="20"/>
        </w:rPr>
        <w:t>and approved by the customer</w:t>
      </w:r>
      <w:r w:rsidRPr="00B709F2">
        <w:rPr>
          <w:rFonts w:cs="Arial"/>
          <w:sz w:val="20"/>
          <w:szCs w:val="20"/>
        </w:rPr>
        <w:t>.</w:t>
      </w:r>
    </w:p>
    <w:p w14:paraId="3F98715F" w14:textId="77777777" w:rsidR="00EA2D1B" w:rsidRPr="00EA2D1B" w:rsidRDefault="00EA2D1B" w:rsidP="00EF0FDF">
      <w:pPr>
        <w:pStyle w:val="Heading2"/>
        <w:numPr>
          <w:ilvl w:val="2"/>
          <w:numId w:val="3"/>
        </w:numPr>
        <w:ind w:left="1944"/>
        <w:jc w:val="both"/>
        <w:rPr>
          <w:rFonts w:asciiTheme="minorHAnsi" w:hAnsiTheme="minorHAnsi" w:cstheme="minorHAnsi"/>
          <w:sz w:val="22"/>
          <w:szCs w:val="22"/>
        </w:rPr>
      </w:pPr>
      <w:bookmarkStart w:id="399" w:name="_Toc166782429"/>
      <w:bookmarkStart w:id="400" w:name="_Toc167295270"/>
      <w:bookmarkStart w:id="401" w:name="_Toc169687062"/>
      <w:r w:rsidRPr="00EA2D1B">
        <w:rPr>
          <w:rFonts w:asciiTheme="minorHAnsi" w:hAnsiTheme="minorHAnsi" w:cstheme="minorHAnsi"/>
          <w:sz w:val="22"/>
          <w:szCs w:val="22"/>
        </w:rPr>
        <w:t>Hyper care</w:t>
      </w:r>
      <w:r w:rsidR="00B63DA4">
        <w:rPr>
          <w:rFonts w:asciiTheme="minorHAnsi" w:hAnsiTheme="minorHAnsi" w:cstheme="minorHAnsi"/>
          <w:sz w:val="22"/>
          <w:szCs w:val="22"/>
        </w:rPr>
        <w:t xml:space="preserve"> (</w:t>
      </w:r>
      <w:r w:rsidR="000A5598">
        <w:rPr>
          <w:rFonts w:asciiTheme="minorHAnsi" w:hAnsiTheme="minorHAnsi" w:cstheme="minorHAnsi"/>
          <w:sz w:val="22"/>
          <w:szCs w:val="22"/>
        </w:rPr>
        <w:t>Post Deployment</w:t>
      </w:r>
      <w:r w:rsidR="00B63DA4">
        <w:rPr>
          <w:rFonts w:asciiTheme="minorHAnsi" w:hAnsiTheme="minorHAnsi" w:cstheme="minorHAnsi"/>
          <w:sz w:val="22"/>
          <w:szCs w:val="22"/>
        </w:rPr>
        <w:t>)</w:t>
      </w:r>
      <w:r w:rsidRPr="00EA2D1B">
        <w:rPr>
          <w:rFonts w:asciiTheme="minorHAnsi" w:hAnsiTheme="minorHAnsi" w:cstheme="minorHAnsi"/>
          <w:sz w:val="22"/>
          <w:szCs w:val="22"/>
        </w:rPr>
        <w:t xml:space="preserve"> Sign off </w:t>
      </w:r>
      <w:bookmarkEnd w:id="399"/>
      <w:bookmarkEnd w:id="400"/>
      <w:bookmarkEnd w:id="401"/>
      <w:r w:rsidR="003D4B34" w:rsidRPr="00EA2D1B">
        <w:rPr>
          <w:rFonts w:asciiTheme="minorHAnsi" w:hAnsiTheme="minorHAnsi" w:cstheme="minorHAnsi"/>
          <w:sz w:val="22"/>
          <w:szCs w:val="22"/>
        </w:rPr>
        <w:t>Criteria’s.</w:t>
      </w:r>
      <w:r w:rsidRPr="00EA2D1B">
        <w:rPr>
          <w:rFonts w:asciiTheme="minorHAnsi" w:hAnsiTheme="minorHAnsi" w:cstheme="minorHAnsi"/>
          <w:sz w:val="22"/>
          <w:szCs w:val="22"/>
        </w:rPr>
        <w:t xml:space="preserve"> </w:t>
      </w:r>
    </w:p>
    <w:p w14:paraId="564231E3" w14:textId="77777777" w:rsidR="00EA2D1B" w:rsidRPr="00045828" w:rsidRDefault="00EA2D1B">
      <w:pPr>
        <w:pStyle w:val="List"/>
        <w:numPr>
          <w:ilvl w:val="0"/>
          <w:numId w:val="67"/>
        </w:numPr>
        <w:spacing w:after="0" w:line="240" w:lineRule="auto"/>
        <w:jc w:val="both"/>
        <w:rPr>
          <w:rFonts w:cs="Arial"/>
          <w:sz w:val="20"/>
          <w:szCs w:val="20"/>
        </w:rPr>
        <w:pPrChange w:id="402" w:author="Tim Pauley" w:date="2024-06-19T22:12:00Z" w16du:dateUtc="2024-06-20T02:12:00Z">
          <w:pPr>
            <w:pStyle w:val="List"/>
            <w:numPr>
              <w:numId w:val="28"/>
            </w:numPr>
            <w:spacing w:after="0" w:line="240" w:lineRule="auto"/>
            <w:ind w:left="851" w:hanging="284"/>
            <w:jc w:val="both"/>
          </w:pPr>
        </w:pPrChange>
      </w:pPr>
      <w:r>
        <w:rPr>
          <w:rFonts w:cs="Arial"/>
          <w:sz w:val="20"/>
          <w:szCs w:val="20"/>
        </w:rPr>
        <w:t xml:space="preserve">C-PRISM </w:t>
      </w:r>
      <w:r w:rsidR="000A5598">
        <w:rPr>
          <w:rFonts w:cs="Arial"/>
          <w:sz w:val="20"/>
          <w:szCs w:val="20"/>
        </w:rPr>
        <w:t xml:space="preserve"> 8-week support post deployment with no P1 / P2 identified in production</w:t>
      </w:r>
      <w:r>
        <w:rPr>
          <w:rFonts w:cs="Arial"/>
          <w:sz w:val="20"/>
          <w:szCs w:val="20"/>
        </w:rPr>
        <w:t>.</w:t>
      </w:r>
    </w:p>
    <w:p w14:paraId="4480AC47" w14:textId="77777777" w:rsidR="00EA2D1B" w:rsidRPr="00045828" w:rsidRDefault="00EA2D1B">
      <w:pPr>
        <w:pStyle w:val="List"/>
        <w:numPr>
          <w:ilvl w:val="0"/>
          <w:numId w:val="67"/>
        </w:numPr>
        <w:spacing w:after="0" w:line="240" w:lineRule="auto"/>
        <w:jc w:val="both"/>
        <w:rPr>
          <w:rFonts w:cs="Arial"/>
          <w:sz w:val="20"/>
          <w:szCs w:val="20"/>
        </w:rPr>
        <w:pPrChange w:id="403" w:author="Tim Pauley" w:date="2024-06-19T22:12:00Z" w16du:dateUtc="2024-06-20T02:12:00Z">
          <w:pPr>
            <w:pStyle w:val="List"/>
            <w:numPr>
              <w:numId w:val="28"/>
            </w:numPr>
            <w:spacing w:after="0" w:line="240" w:lineRule="auto"/>
            <w:ind w:left="851" w:hanging="284"/>
            <w:jc w:val="both"/>
          </w:pPr>
        </w:pPrChange>
      </w:pPr>
      <w:r w:rsidRPr="00045828">
        <w:rPr>
          <w:rFonts w:cs="Arial"/>
          <w:sz w:val="20"/>
          <w:szCs w:val="20"/>
        </w:rPr>
        <w:t>Maintaining a Pega Guardrail score of 90 or higher throughout the engagement, which includes the Hyper</w:t>
      </w:r>
      <w:r>
        <w:rPr>
          <w:rFonts w:cs="Arial"/>
          <w:sz w:val="20"/>
          <w:szCs w:val="20"/>
        </w:rPr>
        <w:t xml:space="preserve"> </w:t>
      </w:r>
      <w:r w:rsidRPr="00045828">
        <w:rPr>
          <w:rFonts w:cs="Arial"/>
          <w:sz w:val="20"/>
          <w:szCs w:val="20"/>
        </w:rPr>
        <w:t>care period.</w:t>
      </w:r>
    </w:p>
    <w:p w14:paraId="175DFF54" w14:textId="77777777" w:rsidR="007C6769" w:rsidRPr="00A31C26" w:rsidRDefault="007C6769" w:rsidP="00EF0FDF">
      <w:pPr>
        <w:spacing w:after="0" w:line="240" w:lineRule="auto"/>
        <w:jc w:val="both"/>
        <w:rPr>
          <w:rFonts w:asciiTheme="minorHAnsi" w:hAnsiTheme="minorHAnsi" w:cstheme="minorHAnsi"/>
          <w:i/>
          <w:iCs/>
          <w:color w:val="0000FF"/>
        </w:rPr>
      </w:pPr>
    </w:p>
    <w:p w14:paraId="0C1903B3" w14:textId="77777777" w:rsidR="007E3108" w:rsidRPr="00A31C26" w:rsidRDefault="007E3108" w:rsidP="00EF0FDF">
      <w:pPr>
        <w:pStyle w:val="Heading2"/>
        <w:numPr>
          <w:ilvl w:val="1"/>
          <w:numId w:val="3"/>
        </w:numPr>
        <w:ind w:left="1512"/>
        <w:jc w:val="both"/>
        <w:rPr>
          <w:rFonts w:asciiTheme="minorHAnsi" w:hAnsiTheme="minorHAnsi" w:cstheme="minorHAnsi"/>
          <w:sz w:val="24"/>
          <w:szCs w:val="24"/>
        </w:rPr>
      </w:pPr>
      <w:bookmarkStart w:id="404" w:name="_Toc169687063"/>
      <w:r w:rsidRPr="00A31C26">
        <w:rPr>
          <w:rFonts w:asciiTheme="minorHAnsi" w:hAnsiTheme="minorHAnsi" w:cstheme="minorHAnsi"/>
          <w:sz w:val="24"/>
          <w:szCs w:val="24"/>
        </w:rPr>
        <w:t xml:space="preserve">Test </w:t>
      </w:r>
      <w:r w:rsidR="00C41CFF" w:rsidRPr="00A31C26">
        <w:rPr>
          <w:rFonts w:asciiTheme="minorHAnsi" w:hAnsiTheme="minorHAnsi" w:cstheme="minorHAnsi"/>
          <w:sz w:val="24"/>
          <w:szCs w:val="24"/>
        </w:rPr>
        <w:t>G</w:t>
      </w:r>
      <w:r w:rsidR="0021733F" w:rsidRPr="00A31C26">
        <w:rPr>
          <w:rFonts w:asciiTheme="minorHAnsi" w:hAnsiTheme="minorHAnsi" w:cstheme="minorHAnsi"/>
          <w:sz w:val="24"/>
          <w:szCs w:val="24"/>
        </w:rPr>
        <w:t xml:space="preserve">overnance </w:t>
      </w:r>
      <w:r w:rsidR="00C41CFF" w:rsidRPr="00A31C26">
        <w:rPr>
          <w:rFonts w:asciiTheme="minorHAnsi" w:hAnsiTheme="minorHAnsi" w:cstheme="minorHAnsi"/>
          <w:sz w:val="24"/>
          <w:szCs w:val="24"/>
        </w:rPr>
        <w:t>P</w:t>
      </w:r>
      <w:r w:rsidR="0021733F" w:rsidRPr="00A31C26">
        <w:rPr>
          <w:rFonts w:asciiTheme="minorHAnsi" w:hAnsiTheme="minorHAnsi" w:cstheme="minorHAnsi"/>
          <w:sz w:val="24"/>
          <w:szCs w:val="24"/>
        </w:rPr>
        <w:t>rocess</w:t>
      </w:r>
      <w:bookmarkEnd w:id="404"/>
      <w:r w:rsidR="0021733F" w:rsidRPr="00A31C26">
        <w:rPr>
          <w:rFonts w:asciiTheme="minorHAnsi" w:hAnsiTheme="minorHAnsi" w:cstheme="minorHAnsi"/>
          <w:sz w:val="24"/>
          <w:szCs w:val="24"/>
        </w:rPr>
        <w:t xml:space="preserve"> </w:t>
      </w:r>
    </w:p>
    <w:p w14:paraId="36AF96C3" w14:textId="77777777" w:rsidR="007E3108" w:rsidRPr="00A31C26" w:rsidRDefault="007E3108" w:rsidP="00EF0FDF">
      <w:pPr>
        <w:spacing w:after="0" w:line="240" w:lineRule="auto"/>
        <w:ind w:left="709"/>
        <w:jc w:val="both"/>
        <w:rPr>
          <w:rFonts w:asciiTheme="minorHAnsi" w:hAnsiTheme="minorHAnsi" w:cstheme="minorHAnsi"/>
          <w:sz w:val="20"/>
          <w:szCs w:val="20"/>
        </w:rPr>
      </w:pPr>
      <w:r w:rsidRPr="00A31C26">
        <w:rPr>
          <w:rFonts w:asciiTheme="minorHAnsi" w:hAnsiTheme="minorHAnsi" w:cstheme="minorHAnsi"/>
          <w:sz w:val="20"/>
          <w:szCs w:val="20"/>
        </w:rPr>
        <w:t>This section details the key process</w:t>
      </w:r>
      <w:r w:rsidR="0021733F" w:rsidRPr="00A31C26">
        <w:rPr>
          <w:rFonts w:asciiTheme="minorHAnsi" w:hAnsiTheme="minorHAnsi" w:cstheme="minorHAnsi"/>
          <w:sz w:val="20"/>
          <w:szCs w:val="20"/>
        </w:rPr>
        <w:t xml:space="preserve">es employed within the QA function to keep a check and control of the </w:t>
      </w:r>
      <w:r w:rsidR="002312D3" w:rsidRPr="00A31C26">
        <w:rPr>
          <w:rFonts w:asciiTheme="minorHAnsi" w:hAnsiTheme="minorHAnsi" w:cstheme="minorHAnsi"/>
          <w:sz w:val="20"/>
          <w:szCs w:val="20"/>
        </w:rPr>
        <w:t xml:space="preserve">applications getting </w:t>
      </w:r>
      <w:r w:rsidR="00C343DF" w:rsidRPr="00A31C26">
        <w:rPr>
          <w:rFonts w:asciiTheme="minorHAnsi" w:hAnsiTheme="minorHAnsi" w:cstheme="minorHAnsi"/>
          <w:sz w:val="20"/>
          <w:szCs w:val="20"/>
        </w:rPr>
        <w:t>migrated, defect</w:t>
      </w:r>
      <w:r w:rsidR="0021733F" w:rsidRPr="00A31C26">
        <w:rPr>
          <w:rFonts w:asciiTheme="minorHAnsi" w:hAnsiTheme="minorHAnsi" w:cstheme="minorHAnsi"/>
          <w:sz w:val="20"/>
          <w:szCs w:val="20"/>
        </w:rPr>
        <w:t xml:space="preserve"> management during support of </w:t>
      </w:r>
      <w:r w:rsidR="002312D3" w:rsidRPr="00A31C26">
        <w:rPr>
          <w:rFonts w:asciiTheme="minorHAnsi" w:hAnsiTheme="minorHAnsi" w:cstheme="minorHAnsi"/>
          <w:sz w:val="20"/>
          <w:szCs w:val="20"/>
        </w:rPr>
        <w:t xml:space="preserve">all the migrated </w:t>
      </w:r>
      <w:r w:rsidR="006C3BCA" w:rsidRPr="00A31C26">
        <w:rPr>
          <w:rFonts w:asciiTheme="minorHAnsi" w:hAnsiTheme="minorHAnsi" w:cstheme="minorHAnsi"/>
          <w:sz w:val="20"/>
          <w:szCs w:val="20"/>
        </w:rPr>
        <w:t>applications.</w:t>
      </w:r>
      <w:r w:rsidR="00DF10D8" w:rsidRPr="00A31C26">
        <w:rPr>
          <w:rFonts w:asciiTheme="minorHAnsi" w:hAnsiTheme="minorHAnsi" w:cstheme="minorHAnsi"/>
          <w:sz w:val="20"/>
          <w:szCs w:val="20"/>
        </w:rPr>
        <w:t xml:space="preserve"> </w:t>
      </w:r>
    </w:p>
    <w:p w14:paraId="09377B2E" w14:textId="77777777" w:rsidR="007C6769" w:rsidRPr="00A31C26" w:rsidRDefault="007C6769" w:rsidP="00EF0FDF">
      <w:pPr>
        <w:spacing w:after="0" w:line="240" w:lineRule="auto"/>
        <w:ind w:left="360"/>
        <w:jc w:val="both"/>
        <w:rPr>
          <w:rFonts w:asciiTheme="minorHAnsi" w:hAnsiTheme="minorHAnsi" w:cstheme="minorHAnsi"/>
          <w:sz w:val="20"/>
          <w:szCs w:val="20"/>
        </w:rPr>
      </w:pPr>
    </w:p>
    <w:p w14:paraId="307D3A00" w14:textId="77777777" w:rsidR="007C6769" w:rsidRPr="00E52474" w:rsidRDefault="007C6769" w:rsidP="00EF0FDF">
      <w:pPr>
        <w:pStyle w:val="Heading2"/>
        <w:numPr>
          <w:ilvl w:val="2"/>
          <w:numId w:val="3"/>
        </w:numPr>
        <w:ind w:left="1944"/>
        <w:jc w:val="both"/>
        <w:rPr>
          <w:rFonts w:asciiTheme="minorHAnsi" w:hAnsiTheme="minorHAnsi" w:cstheme="minorHAnsi"/>
          <w:sz w:val="22"/>
          <w:szCs w:val="22"/>
        </w:rPr>
      </w:pPr>
      <w:bookmarkStart w:id="405" w:name="_Toc169687064"/>
      <w:r w:rsidRPr="00E52474">
        <w:rPr>
          <w:rFonts w:asciiTheme="minorHAnsi" w:hAnsiTheme="minorHAnsi" w:cstheme="minorHAnsi"/>
          <w:sz w:val="22"/>
          <w:szCs w:val="22"/>
        </w:rPr>
        <w:t>Team Meetings</w:t>
      </w:r>
      <w:bookmarkEnd w:id="405"/>
      <w:r w:rsidRPr="00E52474">
        <w:rPr>
          <w:rFonts w:asciiTheme="minorHAnsi" w:hAnsiTheme="minorHAnsi" w:cstheme="minorHAnsi"/>
          <w:sz w:val="22"/>
          <w:szCs w:val="22"/>
        </w:rPr>
        <w:t xml:space="preserve"> </w:t>
      </w:r>
    </w:p>
    <w:p w14:paraId="4F26E4DF" w14:textId="77777777" w:rsidR="007C6769" w:rsidRPr="00A31C26" w:rsidRDefault="000A5598" w:rsidP="00EF0FDF">
      <w:pPr>
        <w:spacing w:after="0" w:line="240" w:lineRule="auto"/>
        <w:ind w:left="1418"/>
        <w:jc w:val="both"/>
        <w:rPr>
          <w:rFonts w:asciiTheme="minorHAnsi" w:hAnsiTheme="minorHAnsi" w:cstheme="minorHAnsi"/>
          <w:sz w:val="20"/>
          <w:szCs w:val="20"/>
        </w:rPr>
      </w:pPr>
      <w:r>
        <w:rPr>
          <w:rFonts w:asciiTheme="minorHAnsi" w:hAnsiTheme="minorHAnsi" w:cstheme="minorHAnsi"/>
          <w:sz w:val="20"/>
          <w:szCs w:val="20"/>
        </w:rPr>
        <w:t>Regular team meetings will be scheduled to</w:t>
      </w:r>
      <w:r w:rsidR="007C6769" w:rsidRPr="00A31C26">
        <w:rPr>
          <w:rFonts w:asciiTheme="minorHAnsi" w:hAnsiTheme="minorHAnsi" w:cstheme="minorHAnsi"/>
          <w:sz w:val="20"/>
          <w:szCs w:val="20"/>
        </w:rPr>
        <w:t xml:space="preserve"> monitoring </w:t>
      </w:r>
      <w:r>
        <w:rPr>
          <w:rFonts w:asciiTheme="minorHAnsi" w:hAnsiTheme="minorHAnsi" w:cstheme="minorHAnsi"/>
          <w:sz w:val="20"/>
          <w:szCs w:val="20"/>
        </w:rPr>
        <w:t>the</w:t>
      </w:r>
      <w:r w:rsidR="007C6769" w:rsidRPr="00A31C26">
        <w:rPr>
          <w:rFonts w:asciiTheme="minorHAnsi" w:hAnsiTheme="minorHAnsi" w:cstheme="minorHAnsi"/>
          <w:sz w:val="20"/>
          <w:szCs w:val="20"/>
        </w:rPr>
        <w:t xml:space="preserve"> overall program</w:t>
      </w:r>
      <w:r>
        <w:rPr>
          <w:rFonts w:asciiTheme="minorHAnsi" w:hAnsiTheme="minorHAnsi" w:cstheme="minorHAnsi"/>
          <w:sz w:val="20"/>
          <w:szCs w:val="20"/>
        </w:rPr>
        <w:t xml:space="preserve"> according to the given </w:t>
      </w:r>
      <w:r w:rsidR="003D4B34">
        <w:rPr>
          <w:rFonts w:asciiTheme="minorHAnsi" w:hAnsiTheme="minorHAnsi" w:cstheme="minorHAnsi"/>
          <w:sz w:val="20"/>
          <w:szCs w:val="20"/>
        </w:rPr>
        <w:t>frequency.</w:t>
      </w:r>
      <w:r w:rsidR="007C6769" w:rsidRPr="00A31C26">
        <w:rPr>
          <w:rFonts w:asciiTheme="minorHAnsi" w:hAnsiTheme="minorHAnsi" w:cstheme="minorHAnsi"/>
          <w:sz w:val="20"/>
          <w:szCs w:val="20"/>
        </w:rPr>
        <w:t xml:space="preserve"> </w:t>
      </w:r>
    </w:p>
    <w:p w14:paraId="222714CF" w14:textId="77777777" w:rsidR="007C6769" w:rsidRPr="00A31C26" w:rsidRDefault="007C6769" w:rsidP="00EF0FDF">
      <w:pPr>
        <w:spacing w:after="0" w:line="240" w:lineRule="auto"/>
        <w:ind w:left="360"/>
        <w:jc w:val="both"/>
        <w:rPr>
          <w:rFonts w:asciiTheme="minorHAnsi" w:hAnsiTheme="minorHAnsi" w:cstheme="minorHAnsi"/>
          <w:sz w:val="20"/>
          <w:szCs w:val="20"/>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Change w:id="406" w:author="Tim Pauley" w:date="2024-06-19T22:13:00Z" w16du:dateUtc="2024-06-20T02:13: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PrChange>
      </w:tblPr>
      <w:tblGrid>
        <w:gridCol w:w="2760"/>
        <w:gridCol w:w="1081"/>
        <w:gridCol w:w="1455"/>
        <w:gridCol w:w="3891"/>
        <w:tblGridChange w:id="407">
          <w:tblGrid>
            <w:gridCol w:w="607"/>
            <w:gridCol w:w="1306"/>
            <w:gridCol w:w="1315"/>
            <w:gridCol w:w="139"/>
            <w:gridCol w:w="1081"/>
            <w:gridCol w:w="1108"/>
            <w:gridCol w:w="347"/>
            <w:gridCol w:w="3891"/>
            <w:gridCol w:w="662"/>
          </w:tblGrid>
        </w:tblGridChange>
      </w:tblGrid>
      <w:tr w:rsidR="007C6769" w:rsidRPr="00A21369" w14:paraId="2A67F1E1" w14:textId="77777777" w:rsidTr="00A21369">
        <w:trPr>
          <w:trHeight w:val="591"/>
          <w:tblHeader/>
          <w:trPrChange w:id="408" w:author="Tim Pauley" w:date="2024-06-19T22:13:00Z" w16du:dateUtc="2024-06-20T02:13:00Z">
            <w:trPr>
              <w:trHeight w:val="591"/>
              <w:tblHeader/>
            </w:trPr>
          </w:trPrChange>
        </w:trPr>
        <w:tc>
          <w:tcPr>
            <w:tcW w:w="2760" w:type="dxa"/>
            <w:shd w:val="clear" w:color="auto" w:fill="365F91" w:themeFill="accent1" w:themeFillShade="BF"/>
            <w:tcMar>
              <w:top w:w="15" w:type="dxa"/>
              <w:left w:w="108" w:type="dxa"/>
              <w:bottom w:w="0" w:type="dxa"/>
              <w:right w:w="108" w:type="dxa"/>
            </w:tcMar>
            <w:hideMark/>
            <w:tcPrChange w:id="409" w:author="Tim Pauley" w:date="2024-06-19T22:13:00Z" w16du:dateUtc="2024-06-20T02:13:00Z">
              <w:tcPr>
                <w:tcW w:w="915" w:type="pct"/>
                <w:gridSpan w:val="2"/>
                <w:shd w:val="clear" w:color="auto" w:fill="365F91" w:themeFill="accent1" w:themeFillShade="BF"/>
                <w:tcMar>
                  <w:top w:w="15" w:type="dxa"/>
                  <w:left w:w="108" w:type="dxa"/>
                  <w:bottom w:w="0" w:type="dxa"/>
                  <w:right w:w="108" w:type="dxa"/>
                </w:tcMar>
                <w:hideMark/>
              </w:tcPr>
            </w:tcPrChange>
          </w:tcPr>
          <w:p w14:paraId="5055FBDA" w14:textId="77777777" w:rsidR="007C6769" w:rsidRPr="00A21369" w:rsidRDefault="007C6769" w:rsidP="00EF0FDF">
            <w:pPr>
              <w:jc w:val="both"/>
              <w:rPr>
                <w:rFonts w:asciiTheme="minorHAnsi" w:hAnsiTheme="minorHAnsi" w:cstheme="minorHAnsi"/>
                <w:b/>
                <w:color w:val="FFFFFF" w:themeColor="background1"/>
                <w:sz w:val="20"/>
                <w:szCs w:val="20"/>
                <w:rPrChange w:id="410" w:author="Tim Pauley" w:date="2024-06-19T22:13:00Z" w16du:dateUtc="2024-06-20T02:13:00Z">
                  <w:rPr>
                    <w:rFonts w:asciiTheme="minorHAnsi" w:hAnsiTheme="minorHAnsi" w:cstheme="minorHAnsi"/>
                    <w:b/>
                    <w:color w:val="FFFFFF" w:themeColor="background1"/>
                  </w:rPr>
                </w:rPrChange>
              </w:rPr>
            </w:pPr>
            <w:r w:rsidRPr="00A21369">
              <w:rPr>
                <w:rFonts w:asciiTheme="minorHAnsi" w:hAnsiTheme="minorHAnsi" w:cstheme="minorHAnsi"/>
                <w:b/>
                <w:color w:val="FFFFFF" w:themeColor="background1"/>
                <w:sz w:val="20"/>
                <w:szCs w:val="20"/>
                <w:rPrChange w:id="411" w:author="Tim Pauley" w:date="2024-06-19T22:13:00Z" w16du:dateUtc="2024-06-20T02:13:00Z">
                  <w:rPr>
                    <w:rFonts w:asciiTheme="minorHAnsi" w:hAnsiTheme="minorHAnsi" w:cstheme="minorHAnsi"/>
                    <w:b/>
                    <w:color w:val="FFFFFF" w:themeColor="background1"/>
                  </w:rPr>
                </w:rPrChange>
              </w:rPr>
              <w:t>Report / Meeting</w:t>
            </w:r>
          </w:p>
        </w:tc>
        <w:tc>
          <w:tcPr>
            <w:tcW w:w="1081" w:type="dxa"/>
            <w:shd w:val="clear" w:color="auto" w:fill="365F91" w:themeFill="accent1" w:themeFillShade="BF"/>
            <w:tcMar>
              <w:top w:w="15" w:type="dxa"/>
              <w:left w:w="108" w:type="dxa"/>
              <w:bottom w:w="0" w:type="dxa"/>
              <w:right w:w="108" w:type="dxa"/>
            </w:tcMar>
            <w:hideMark/>
            <w:tcPrChange w:id="412" w:author="Tim Pauley" w:date="2024-06-19T22:13:00Z" w16du:dateUtc="2024-06-20T02:13:00Z">
              <w:tcPr>
                <w:tcW w:w="629" w:type="pct"/>
                <w:shd w:val="clear" w:color="auto" w:fill="365F91" w:themeFill="accent1" w:themeFillShade="BF"/>
                <w:tcMar>
                  <w:top w:w="15" w:type="dxa"/>
                  <w:left w:w="108" w:type="dxa"/>
                  <w:bottom w:w="0" w:type="dxa"/>
                  <w:right w:w="108" w:type="dxa"/>
                </w:tcMar>
                <w:hideMark/>
              </w:tcPr>
            </w:tcPrChange>
          </w:tcPr>
          <w:p w14:paraId="0DABABF2" w14:textId="77777777" w:rsidR="007C6769" w:rsidRPr="00A21369" w:rsidRDefault="007C6769" w:rsidP="00EF0FDF">
            <w:pPr>
              <w:jc w:val="both"/>
              <w:rPr>
                <w:rFonts w:asciiTheme="minorHAnsi" w:hAnsiTheme="minorHAnsi" w:cstheme="minorHAnsi"/>
                <w:b/>
                <w:color w:val="FFFFFF" w:themeColor="background1"/>
                <w:sz w:val="20"/>
                <w:szCs w:val="20"/>
                <w:rPrChange w:id="413" w:author="Tim Pauley" w:date="2024-06-19T22:13:00Z" w16du:dateUtc="2024-06-20T02:13:00Z">
                  <w:rPr>
                    <w:rFonts w:asciiTheme="minorHAnsi" w:hAnsiTheme="minorHAnsi" w:cstheme="minorHAnsi"/>
                    <w:b/>
                    <w:color w:val="FFFFFF" w:themeColor="background1"/>
                  </w:rPr>
                </w:rPrChange>
              </w:rPr>
            </w:pPr>
            <w:r w:rsidRPr="00A21369">
              <w:rPr>
                <w:rFonts w:asciiTheme="minorHAnsi" w:hAnsiTheme="minorHAnsi" w:cstheme="minorHAnsi"/>
                <w:b/>
                <w:color w:val="FFFFFF" w:themeColor="background1"/>
                <w:sz w:val="20"/>
                <w:szCs w:val="20"/>
                <w:rPrChange w:id="414" w:author="Tim Pauley" w:date="2024-06-19T22:13:00Z" w16du:dateUtc="2024-06-20T02:13:00Z">
                  <w:rPr>
                    <w:rFonts w:asciiTheme="minorHAnsi" w:hAnsiTheme="minorHAnsi" w:cstheme="minorHAnsi"/>
                    <w:b/>
                    <w:color w:val="FFFFFF" w:themeColor="background1"/>
                  </w:rPr>
                </w:rPrChange>
              </w:rPr>
              <w:t>Frequency</w:t>
            </w:r>
          </w:p>
        </w:tc>
        <w:tc>
          <w:tcPr>
            <w:tcW w:w="1455" w:type="dxa"/>
            <w:shd w:val="clear" w:color="auto" w:fill="365F91" w:themeFill="accent1" w:themeFillShade="BF"/>
            <w:tcPrChange w:id="415" w:author="Tim Pauley" w:date="2024-06-19T22:13:00Z" w16du:dateUtc="2024-06-20T02:13:00Z">
              <w:tcPr>
                <w:tcW w:w="1113" w:type="pct"/>
                <w:gridSpan w:val="3"/>
                <w:shd w:val="clear" w:color="auto" w:fill="365F91" w:themeFill="accent1" w:themeFillShade="BF"/>
              </w:tcPr>
            </w:tcPrChange>
          </w:tcPr>
          <w:p w14:paraId="0DF01CE9" w14:textId="77777777" w:rsidR="007C6769" w:rsidRPr="00A21369" w:rsidRDefault="007C6769" w:rsidP="00EF0FDF">
            <w:pPr>
              <w:ind w:left="91"/>
              <w:jc w:val="both"/>
              <w:rPr>
                <w:rFonts w:asciiTheme="minorHAnsi" w:hAnsiTheme="minorHAnsi" w:cstheme="minorHAnsi"/>
                <w:b/>
                <w:color w:val="FFFFFF" w:themeColor="background1"/>
                <w:sz w:val="20"/>
                <w:szCs w:val="20"/>
                <w:rPrChange w:id="416" w:author="Tim Pauley" w:date="2024-06-19T22:13:00Z" w16du:dateUtc="2024-06-20T02:13:00Z">
                  <w:rPr>
                    <w:rFonts w:asciiTheme="minorHAnsi" w:hAnsiTheme="minorHAnsi" w:cstheme="minorHAnsi"/>
                    <w:b/>
                    <w:color w:val="FFFFFF" w:themeColor="background1"/>
                  </w:rPr>
                </w:rPrChange>
              </w:rPr>
            </w:pPr>
            <w:r w:rsidRPr="00A21369">
              <w:rPr>
                <w:rFonts w:asciiTheme="minorHAnsi" w:hAnsiTheme="minorHAnsi" w:cstheme="minorHAnsi"/>
                <w:b/>
                <w:color w:val="FFFFFF" w:themeColor="background1"/>
                <w:sz w:val="20"/>
                <w:szCs w:val="20"/>
                <w:rPrChange w:id="417" w:author="Tim Pauley" w:date="2024-06-19T22:13:00Z" w16du:dateUtc="2024-06-20T02:13:00Z">
                  <w:rPr>
                    <w:rFonts w:asciiTheme="minorHAnsi" w:hAnsiTheme="minorHAnsi" w:cstheme="minorHAnsi"/>
                    <w:b/>
                    <w:color w:val="FFFFFF" w:themeColor="background1"/>
                  </w:rPr>
                </w:rPrChange>
              </w:rPr>
              <w:t>Meeting Host</w:t>
            </w:r>
          </w:p>
        </w:tc>
        <w:tc>
          <w:tcPr>
            <w:tcW w:w="3891" w:type="dxa"/>
            <w:shd w:val="clear" w:color="auto" w:fill="365F91" w:themeFill="accent1" w:themeFillShade="BF"/>
            <w:tcMar>
              <w:top w:w="15" w:type="dxa"/>
              <w:left w:w="108" w:type="dxa"/>
              <w:bottom w:w="0" w:type="dxa"/>
              <w:right w:w="108" w:type="dxa"/>
            </w:tcMar>
            <w:hideMark/>
            <w:tcPrChange w:id="418" w:author="Tim Pauley" w:date="2024-06-19T22:13:00Z" w16du:dateUtc="2024-06-20T02:13:00Z">
              <w:tcPr>
                <w:tcW w:w="2343" w:type="pct"/>
                <w:gridSpan w:val="3"/>
                <w:shd w:val="clear" w:color="auto" w:fill="365F91" w:themeFill="accent1" w:themeFillShade="BF"/>
                <w:tcMar>
                  <w:top w:w="15" w:type="dxa"/>
                  <w:left w:w="108" w:type="dxa"/>
                  <w:bottom w:w="0" w:type="dxa"/>
                  <w:right w:w="108" w:type="dxa"/>
                </w:tcMar>
                <w:hideMark/>
              </w:tcPr>
            </w:tcPrChange>
          </w:tcPr>
          <w:p w14:paraId="4F91E0BF" w14:textId="77777777" w:rsidR="007C6769" w:rsidRPr="00A21369" w:rsidRDefault="000A5598" w:rsidP="00EF0FDF">
            <w:pPr>
              <w:jc w:val="both"/>
              <w:rPr>
                <w:rFonts w:asciiTheme="minorHAnsi" w:hAnsiTheme="minorHAnsi" w:cstheme="minorHAnsi"/>
                <w:b/>
                <w:color w:val="FFFFFF" w:themeColor="background1"/>
                <w:sz w:val="20"/>
                <w:szCs w:val="20"/>
                <w:rPrChange w:id="419" w:author="Tim Pauley" w:date="2024-06-19T22:13:00Z" w16du:dateUtc="2024-06-20T02:13:00Z">
                  <w:rPr>
                    <w:rFonts w:asciiTheme="minorHAnsi" w:hAnsiTheme="minorHAnsi" w:cstheme="minorHAnsi"/>
                    <w:b/>
                    <w:color w:val="FFFFFF" w:themeColor="background1"/>
                  </w:rPr>
                </w:rPrChange>
              </w:rPr>
            </w:pPr>
            <w:r w:rsidRPr="00A21369">
              <w:rPr>
                <w:rFonts w:asciiTheme="minorHAnsi" w:hAnsiTheme="minorHAnsi" w:cstheme="minorHAnsi"/>
                <w:b/>
                <w:color w:val="FFFFFF" w:themeColor="background1"/>
                <w:sz w:val="20"/>
                <w:szCs w:val="20"/>
                <w:rPrChange w:id="420" w:author="Tim Pauley" w:date="2024-06-19T22:13:00Z" w16du:dateUtc="2024-06-20T02:13:00Z">
                  <w:rPr>
                    <w:rFonts w:asciiTheme="minorHAnsi" w:hAnsiTheme="minorHAnsi" w:cstheme="minorHAnsi"/>
                    <w:b/>
                    <w:color w:val="FFFFFF" w:themeColor="background1"/>
                  </w:rPr>
                </w:rPrChange>
              </w:rPr>
              <w:t>Target Audience and Stakeholders</w:t>
            </w:r>
          </w:p>
        </w:tc>
      </w:tr>
      <w:tr w:rsidR="007C6769" w:rsidRPr="00A21369" w14:paraId="2A6B77B4" w14:textId="77777777" w:rsidTr="00A21369">
        <w:trPr>
          <w:trHeight w:val="65"/>
          <w:trPrChange w:id="421" w:author="Tim Pauley" w:date="2024-06-19T22:13:00Z" w16du:dateUtc="2024-06-20T02:13:00Z">
            <w:trPr>
              <w:trHeight w:val="624"/>
            </w:trPr>
          </w:trPrChange>
        </w:trPr>
        <w:tc>
          <w:tcPr>
            <w:tcW w:w="2760" w:type="dxa"/>
            <w:shd w:val="clear" w:color="auto" w:fill="auto"/>
            <w:tcMar>
              <w:top w:w="15" w:type="dxa"/>
              <w:left w:w="108" w:type="dxa"/>
              <w:bottom w:w="0" w:type="dxa"/>
              <w:right w:w="108" w:type="dxa"/>
            </w:tcMar>
            <w:vAlign w:val="center"/>
            <w:hideMark/>
            <w:tcPrChange w:id="422" w:author="Tim Pauley" w:date="2024-06-19T22:13:00Z" w16du:dateUtc="2024-06-20T02:13:00Z">
              <w:tcPr>
                <w:tcW w:w="915" w:type="pct"/>
                <w:gridSpan w:val="2"/>
                <w:shd w:val="clear" w:color="auto" w:fill="auto"/>
                <w:tcMar>
                  <w:top w:w="15" w:type="dxa"/>
                  <w:left w:w="108" w:type="dxa"/>
                  <w:bottom w:w="0" w:type="dxa"/>
                  <w:right w:w="108" w:type="dxa"/>
                </w:tcMar>
                <w:vAlign w:val="center"/>
                <w:hideMark/>
              </w:tcPr>
            </w:tcPrChange>
          </w:tcPr>
          <w:p w14:paraId="70B70D31" w14:textId="77777777" w:rsidR="007C6769" w:rsidRPr="00A21369" w:rsidRDefault="007C6769" w:rsidP="00EF0FDF">
            <w:pPr>
              <w:jc w:val="both"/>
              <w:rPr>
                <w:rFonts w:asciiTheme="minorHAnsi" w:hAnsiTheme="minorHAnsi" w:cstheme="minorHAnsi"/>
                <w:color w:val="000000"/>
                <w:sz w:val="20"/>
                <w:szCs w:val="20"/>
                <w:lang w:val="en-US"/>
                <w:rPrChange w:id="423"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b/>
                <w:bCs/>
                <w:color w:val="000000"/>
                <w:sz w:val="20"/>
                <w:szCs w:val="20"/>
                <w:lang w:val="en-US"/>
                <w:rPrChange w:id="424" w:author="Tim Pauley" w:date="2024-06-19T22:13:00Z" w16du:dateUtc="2024-06-20T02:13:00Z">
                  <w:rPr>
                    <w:rFonts w:asciiTheme="minorHAnsi" w:hAnsiTheme="minorHAnsi" w:cstheme="minorHAnsi"/>
                    <w:b/>
                    <w:bCs/>
                    <w:color w:val="000000"/>
                    <w:lang w:val="en-US"/>
                  </w:rPr>
                </w:rPrChange>
              </w:rPr>
              <w:t xml:space="preserve">Cross-functional forum </w:t>
            </w:r>
          </w:p>
        </w:tc>
        <w:tc>
          <w:tcPr>
            <w:tcW w:w="1081" w:type="dxa"/>
            <w:shd w:val="clear" w:color="auto" w:fill="auto"/>
            <w:tcMar>
              <w:top w:w="15" w:type="dxa"/>
              <w:left w:w="108" w:type="dxa"/>
              <w:bottom w:w="0" w:type="dxa"/>
              <w:right w:w="108" w:type="dxa"/>
            </w:tcMar>
            <w:vAlign w:val="center"/>
            <w:hideMark/>
            <w:tcPrChange w:id="425" w:author="Tim Pauley" w:date="2024-06-19T22:13:00Z" w16du:dateUtc="2024-06-20T02:13:00Z">
              <w:tcPr>
                <w:tcW w:w="629" w:type="pct"/>
                <w:shd w:val="clear" w:color="auto" w:fill="auto"/>
                <w:tcMar>
                  <w:top w:w="15" w:type="dxa"/>
                  <w:left w:w="108" w:type="dxa"/>
                  <w:bottom w:w="0" w:type="dxa"/>
                  <w:right w:w="108" w:type="dxa"/>
                </w:tcMar>
                <w:vAlign w:val="center"/>
                <w:hideMark/>
              </w:tcPr>
            </w:tcPrChange>
          </w:tcPr>
          <w:p w14:paraId="39820371" w14:textId="77777777" w:rsidR="007C6769" w:rsidRPr="00A21369" w:rsidRDefault="007C6769" w:rsidP="00EF0FDF">
            <w:pPr>
              <w:jc w:val="both"/>
              <w:rPr>
                <w:rFonts w:asciiTheme="minorHAnsi" w:hAnsiTheme="minorHAnsi" w:cstheme="minorHAnsi"/>
                <w:color w:val="000000"/>
                <w:sz w:val="20"/>
                <w:szCs w:val="20"/>
                <w:lang w:val="en-US"/>
                <w:rPrChange w:id="426"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27" w:author="Tim Pauley" w:date="2024-06-19T22:13:00Z" w16du:dateUtc="2024-06-20T02:13:00Z">
                  <w:rPr>
                    <w:rFonts w:asciiTheme="minorHAnsi" w:hAnsiTheme="minorHAnsi" w:cstheme="minorHAnsi"/>
                    <w:color w:val="000000"/>
                    <w:lang w:val="en-US"/>
                  </w:rPr>
                </w:rPrChange>
              </w:rPr>
              <w:t>Daily</w:t>
            </w:r>
          </w:p>
        </w:tc>
        <w:tc>
          <w:tcPr>
            <w:tcW w:w="1455" w:type="dxa"/>
            <w:shd w:val="clear" w:color="auto" w:fill="auto"/>
            <w:vAlign w:val="center"/>
            <w:tcPrChange w:id="428" w:author="Tim Pauley" w:date="2024-06-19T22:13:00Z" w16du:dateUtc="2024-06-20T02:13:00Z">
              <w:tcPr>
                <w:tcW w:w="1113" w:type="pct"/>
                <w:gridSpan w:val="3"/>
                <w:shd w:val="clear" w:color="auto" w:fill="auto"/>
                <w:vAlign w:val="center"/>
              </w:tcPr>
            </w:tcPrChange>
          </w:tcPr>
          <w:p w14:paraId="4BCADC98" w14:textId="77777777" w:rsidR="007C6769" w:rsidRPr="00A21369" w:rsidRDefault="007C6769" w:rsidP="00EF0FDF">
            <w:pPr>
              <w:ind w:left="91"/>
              <w:jc w:val="both"/>
              <w:rPr>
                <w:rFonts w:asciiTheme="minorHAnsi" w:hAnsiTheme="minorHAnsi" w:cstheme="minorHAnsi"/>
                <w:color w:val="000000"/>
                <w:sz w:val="20"/>
                <w:szCs w:val="20"/>
                <w:rPrChange w:id="429" w:author="Tim Pauley" w:date="2024-06-19T22:13:00Z" w16du:dateUtc="2024-06-20T02:13:00Z">
                  <w:rPr>
                    <w:rFonts w:asciiTheme="minorHAnsi" w:hAnsiTheme="minorHAnsi" w:cstheme="minorHAnsi"/>
                    <w:color w:val="000000"/>
                  </w:rPr>
                </w:rPrChange>
              </w:rPr>
            </w:pPr>
            <w:r w:rsidRPr="00A21369">
              <w:rPr>
                <w:rFonts w:asciiTheme="minorHAnsi" w:hAnsiTheme="minorHAnsi" w:cstheme="minorHAnsi"/>
                <w:color w:val="000000"/>
                <w:sz w:val="20"/>
                <w:szCs w:val="20"/>
                <w:rPrChange w:id="430" w:author="Tim Pauley" w:date="2024-06-19T22:13:00Z" w16du:dateUtc="2024-06-20T02:13:00Z">
                  <w:rPr>
                    <w:rFonts w:asciiTheme="minorHAnsi" w:hAnsiTheme="minorHAnsi" w:cstheme="minorHAnsi"/>
                    <w:color w:val="000000"/>
                  </w:rPr>
                </w:rPrChange>
              </w:rPr>
              <w:t>Project Manager</w:t>
            </w:r>
          </w:p>
        </w:tc>
        <w:tc>
          <w:tcPr>
            <w:tcW w:w="3891" w:type="dxa"/>
            <w:shd w:val="clear" w:color="auto" w:fill="auto"/>
            <w:tcMar>
              <w:top w:w="15" w:type="dxa"/>
              <w:left w:w="108" w:type="dxa"/>
              <w:bottom w:w="0" w:type="dxa"/>
              <w:right w:w="108" w:type="dxa"/>
            </w:tcMar>
            <w:vAlign w:val="center"/>
            <w:hideMark/>
            <w:tcPrChange w:id="431" w:author="Tim Pauley" w:date="2024-06-19T22:13:00Z" w16du:dateUtc="2024-06-20T02:13:00Z">
              <w:tcPr>
                <w:tcW w:w="2343" w:type="pct"/>
                <w:gridSpan w:val="3"/>
                <w:shd w:val="clear" w:color="auto" w:fill="auto"/>
                <w:tcMar>
                  <w:top w:w="15" w:type="dxa"/>
                  <w:left w:w="108" w:type="dxa"/>
                  <w:bottom w:w="0" w:type="dxa"/>
                  <w:right w:w="108" w:type="dxa"/>
                </w:tcMar>
                <w:vAlign w:val="center"/>
                <w:hideMark/>
              </w:tcPr>
            </w:tcPrChange>
          </w:tcPr>
          <w:p w14:paraId="407D8531" w14:textId="77777777" w:rsidR="007C6769" w:rsidRPr="00A21369" w:rsidRDefault="007C6769" w:rsidP="00EF0FDF">
            <w:pPr>
              <w:jc w:val="both"/>
              <w:rPr>
                <w:rFonts w:asciiTheme="minorHAnsi" w:hAnsiTheme="minorHAnsi" w:cstheme="minorHAnsi"/>
                <w:color w:val="000000"/>
                <w:sz w:val="20"/>
                <w:szCs w:val="20"/>
                <w:lang w:val="en-US"/>
                <w:rPrChange w:id="432"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rPrChange w:id="433" w:author="Tim Pauley" w:date="2024-06-19T22:13:00Z" w16du:dateUtc="2024-06-20T02:13:00Z">
                  <w:rPr>
                    <w:rFonts w:asciiTheme="minorHAnsi" w:hAnsiTheme="minorHAnsi" w:cstheme="minorHAnsi"/>
                    <w:color w:val="000000"/>
                  </w:rPr>
                </w:rPrChange>
              </w:rPr>
              <w:t>Dev, QA, BA team.</w:t>
            </w:r>
          </w:p>
        </w:tc>
      </w:tr>
      <w:tr w:rsidR="007C6769" w:rsidRPr="00A21369" w14:paraId="2A409862" w14:textId="77777777" w:rsidTr="00A21369">
        <w:trPr>
          <w:trHeight w:val="35"/>
          <w:trPrChange w:id="434" w:author="Tim Pauley" w:date="2024-06-19T22:13:00Z" w16du:dateUtc="2024-06-20T02:13:00Z">
            <w:trPr>
              <w:trHeight w:val="938"/>
            </w:trPr>
          </w:trPrChange>
        </w:trPr>
        <w:tc>
          <w:tcPr>
            <w:tcW w:w="2760" w:type="dxa"/>
            <w:shd w:val="clear" w:color="auto" w:fill="auto"/>
            <w:tcMar>
              <w:top w:w="15" w:type="dxa"/>
              <w:left w:w="108" w:type="dxa"/>
              <w:bottom w:w="0" w:type="dxa"/>
              <w:right w:w="108" w:type="dxa"/>
            </w:tcMar>
            <w:vAlign w:val="center"/>
            <w:hideMark/>
            <w:tcPrChange w:id="435" w:author="Tim Pauley" w:date="2024-06-19T22:13:00Z" w16du:dateUtc="2024-06-20T02:13:00Z">
              <w:tcPr>
                <w:tcW w:w="915" w:type="pct"/>
                <w:gridSpan w:val="2"/>
                <w:shd w:val="clear" w:color="auto" w:fill="auto"/>
                <w:tcMar>
                  <w:top w:w="15" w:type="dxa"/>
                  <w:left w:w="108" w:type="dxa"/>
                  <w:bottom w:w="0" w:type="dxa"/>
                  <w:right w:w="108" w:type="dxa"/>
                </w:tcMar>
                <w:vAlign w:val="center"/>
                <w:hideMark/>
              </w:tcPr>
            </w:tcPrChange>
          </w:tcPr>
          <w:p w14:paraId="77DBF221" w14:textId="77777777" w:rsidR="007C6769" w:rsidRPr="00A21369" w:rsidRDefault="007C6769" w:rsidP="00EF0FDF">
            <w:pPr>
              <w:jc w:val="both"/>
              <w:rPr>
                <w:rFonts w:asciiTheme="minorHAnsi" w:hAnsiTheme="minorHAnsi" w:cstheme="minorHAnsi"/>
                <w:color w:val="000000"/>
                <w:sz w:val="20"/>
                <w:szCs w:val="20"/>
                <w:lang w:val="en-US"/>
                <w:rPrChange w:id="436"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b/>
                <w:bCs/>
                <w:color w:val="000000"/>
                <w:sz w:val="20"/>
                <w:szCs w:val="20"/>
                <w:lang w:val="en-US"/>
                <w:rPrChange w:id="437" w:author="Tim Pauley" w:date="2024-06-19T22:13:00Z" w16du:dateUtc="2024-06-20T02:13:00Z">
                  <w:rPr>
                    <w:rFonts w:asciiTheme="minorHAnsi" w:hAnsiTheme="minorHAnsi" w:cstheme="minorHAnsi"/>
                    <w:b/>
                    <w:bCs/>
                    <w:color w:val="000000"/>
                    <w:lang w:val="en-US"/>
                  </w:rPr>
                </w:rPrChange>
              </w:rPr>
              <w:t>Internal QA Meeting</w:t>
            </w:r>
          </w:p>
        </w:tc>
        <w:tc>
          <w:tcPr>
            <w:tcW w:w="1081" w:type="dxa"/>
            <w:shd w:val="clear" w:color="auto" w:fill="auto"/>
            <w:tcMar>
              <w:top w:w="15" w:type="dxa"/>
              <w:left w:w="108" w:type="dxa"/>
              <w:bottom w:w="0" w:type="dxa"/>
              <w:right w:w="108" w:type="dxa"/>
            </w:tcMar>
            <w:vAlign w:val="center"/>
            <w:hideMark/>
            <w:tcPrChange w:id="438" w:author="Tim Pauley" w:date="2024-06-19T22:13:00Z" w16du:dateUtc="2024-06-20T02:13:00Z">
              <w:tcPr>
                <w:tcW w:w="629" w:type="pct"/>
                <w:shd w:val="clear" w:color="auto" w:fill="auto"/>
                <w:tcMar>
                  <w:top w:w="15" w:type="dxa"/>
                  <w:left w:w="108" w:type="dxa"/>
                  <w:bottom w:w="0" w:type="dxa"/>
                  <w:right w:w="108" w:type="dxa"/>
                </w:tcMar>
                <w:vAlign w:val="center"/>
                <w:hideMark/>
              </w:tcPr>
            </w:tcPrChange>
          </w:tcPr>
          <w:p w14:paraId="4BE4CF9A" w14:textId="77777777" w:rsidR="007C6769" w:rsidRPr="00A21369" w:rsidRDefault="007C6769" w:rsidP="00EF0FDF">
            <w:pPr>
              <w:jc w:val="both"/>
              <w:rPr>
                <w:rFonts w:asciiTheme="minorHAnsi" w:hAnsiTheme="minorHAnsi" w:cstheme="minorHAnsi"/>
                <w:color w:val="000000"/>
                <w:sz w:val="20"/>
                <w:szCs w:val="20"/>
                <w:lang w:val="en-US"/>
                <w:rPrChange w:id="439"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40" w:author="Tim Pauley" w:date="2024-06-19T22:13:00Z" w16du:dateUtc="2024-06-20T02:13:00Z">
                  <w:rPr>
                    <w:rFonts w:asciiTheme="minorHAnsi" w:hAnsiTheme="minorHAnsi" w:cstheme="minorHAnsi"/>
                    <w:color w:val="000000"/>
                    <w:lang w:val="en-US"/>
                  </w:rPr>
                </w:rPrChange>
              </w:rPr>
              <w:t>Daily</w:t>
            </w:r>
          </w:p>
        </w:tc>
        <w:tc>
          <w:tcPr>
            <w:tcW w:w="1455" w:type="dxa"/>
            <w:shd w:val="clear" w:color="auto" w:fill="auto"/>
            <w:vAlign w:val="center"/>
            <w:tcPrChange w:id="441" w:author="Tim Pauley" w:date="2024-06-19T22:13:00Z" w16du:dateUtc="2024-06-20T02:13:00Z">
              <w:tcPr>
                <w:tcW w:w="1113" w:type="pct"/>
                <w:gridSpan w:val="3"/>
                <w:shd w:val="clear" w:color="auto" w:fill="auto"/>
                <w:vAlign w:val="center"/>
              </w:tcPr>
            </w:tcPrChange>
          </w:tcPr>
          <w:p w14:paraId="23FD2B47" w14:textId="77777777" w:rsidR="007C6769" w:rsidRPr="00A21369" w:rsidRDefault="007C6769" w:rsidP="00EF0FDF">
            <w:pPr>
              <w:ind w:left="91"/>
              <w:jc w:val="both"/>
              <w:rPr>
                <w:rFonts w:asciiTheme="minorHAnsi" w:hAnsiTheme="minorHAnsi" w:cstheme="minorHAnsi"/>
                <w:color w:val="000000"/>
                <w:sz w:val="20"/>
                <w:szCs w:val="20"/>
                <w:rPrChange w:id="442" w:author="Tim Pauley" w:date="2024-06-19T22:13:00Z" w16du:dateUtc="2024-06-20T02:13:00Z">
                  <w:rPr>
                    <w:rFonts w:asciiTheme="minorHAnsi" w:hAnsiTheme="minorHAnsi" w:cstheme="minorHAnsi"/>
                    <w:color w:val="000000"/>
                  </w:rPr>
                </w:rPrChange>
              </w:rPr>
            </w:pPr>
            <w:r w:rsidRPr="00A21369">
              <w:rPr>
                <w:rFonts w:asciiTheme="minorHAnsi" w:hAnsiTheme="minorHAnsi" w:cstheme="minorHAnsi"/>
                <w:color w:val="000000"/>
                <w:sz w:val="20"/>
                <w:szCs w:val="20"/>
                <w:rPrChange w:id="443" w:author="Tim Pauley" w:date="2024-06-19T22:13:00Z" w16du:dateUtc="2024-06-20T02:13:00Z">
                  <w:rPr>
                    <w:rFonts w:asciiTheme="minorHAnsi" w:hAnsiTheme="minorHAnsi" w:cstheme="minorHAnsi"/>
                    <w:color w:val="000000"/>
                  </w:rPr>
                </w:rPrChange>
              </w:rPr>
              <w:t xml:space="preserve">Test Specialist </w:t>
            </w:r>
          </w:p>
        </w:tc>
        <w:tc>
          <w:tcPr>
            <w:tcW w:w="3891" w:type="dxa"/>
            <w:shd w:val="clear" w:color="auto" w:fill="auto"/>
            <w:tcMar>
              <w:top w:w="15" w:type="dxa"/>
              <w:left w:w="108" w:type="dxa"/>
              <w:bottom w:w="0" w:type="dxa"/>
              <w:right w:w="108" w:type="dxa"/>
            </w:tcMar>
            <w:vAlign w:val="center"/>
            <w:hideMark/>
            <w:tcPrChange w:id="444" w:author="Tim Pauley" w:date="2024-06-19T22:13:00Z" w16du:dateUtc="2024-06-20T02:13:00Z">
              <w:tcPr>
                <w:tcW w:w="2343" w:type="pct"/>
                <w:gridSpan w:val="3"/>
                <w:shd w:val="clear" w:color="auto" w:fill="auto"/>
                <w:tcMar>
                  <w:top w:w="15" w:type="dxa"/>
                  <w:left w:w="108" w:type="dxa"/>
                  <w:bottom w:w="0" w:type="dxa"/>
                  <w:right w:w="108" w:type="dxa"/>
                </w:tcMar>
                <w:vAlign w:val="center"/>
                <w:hideMark/>
              </w:tcPr>
            </w:tcPrChange>
          </w:tcPr>
          <w:p w14:paraId="4271FE96" w14:textId="77777777" w:rsidR="007C6769" w:rsidRPr="00A21369" w:rsidRDefault="007C6769" w:rsidP="00EF0FDF">
            <w:pPr>
              <w:jc w:val="both"/>
              <w:rPr>
                <w:rFonts w:asciiTheme="minorHAnsi" w:hAnsiTheme="minorHAnsi" w:cstheme="minorHAnsi"/>
                <w:color w:val="000000"/>
                <w:sz w:val="20"/>
                <w:szCs w:val="20"/>
                <w:lang w:val="en-US"/>
                <w:rPrChange w:id="445"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rPrChange w:id="446" w:author="Tim Pauley" w:date="2024-06-19T22:13:00Z" w16du:dateUtc="2024-06-20T02:13:00Z">
                  <w:rPr>
                    <w:rFonts w:asciiTheme="minorHAnsi" w:hAnsiTheme="minorHAnsi" w:cstheme="minorHAnsi"/>
                    <w:color w:val="000000"/>
                  </w:rPr>
                </w:rPrChange>
              </w:rPr>
              <w:t xml:space="preserve">Test Team </w:t>
            </w:r>
          </w:p>
        </w:tc>
      </w:tr>
      <w:tr w:rsidR="007C6769" w:rsidRPr="00A21369" w14:paraId="0CE47635" w14:textId="77777777" w:rsidTr="00A21369">
        <w:trPr>
          <w:trHeight w:val="74"/>
          <w:trPrChange w:id="447" w:author="Tim Pauley" w:date="2024-06-19T22:13:00Z" w16du:dateUtc="2024-06-20T02:13:00Z">
            <w:trPr>
              <w:trHeight w:val="1275"/>
            </w:trPr>
          </w:trPrChange>
        </w:trPr>
        <w:tc>
          <w:tcPr>
            <w:tcW w:w="2760" w:type="dxa"/>
            <w:shd w:val="clear" w:color="auto" w:fill="auto"/>
            <w:tcMar>
              <w:top w:w="15" w:type="dxa"/>
              <w:left w:w="108" w:type="dxa"/>
              <w:bottom w:w="0" w:type="dxa"/>
              <w:right w:w="108" w:type="dxa"/>
            </w:tcMar>
            <w:vAlign w:val="center"/>
            <w:hideMark/>
            <w:tcPrChange w:id="448" w:author="Tim Pauley" w:date="2024-06-19T22:13:00Z" w16du:dateUtc="2024-06-20T02:13:00Z">
              <w:tcPr>
                <w:tcW w:w="915" w:type="pct"/>
                <w:gridSpan w:val="2"/>
                <w:shd w:val="clear" w:color="auto" w:fill="auto"/>
                <w:tcMar>
                  <w:top w:w="15" w:type="dxa"/>
                  <w:left w:w="108" w:type="dxa"/>
                  <w:bottom w:w="0" w:type="dxa"/>
                  <w:right w:w="108" w:type="dxa"/>
                </w:tcMar>
                <w:vAlign w:val="center"/>
                <w:hideMark/>
              </w:tcPr>
            </w:tcPrChange>
          </w:tcPr>
          <w:p w14:paraId="0B22C3EB" w14:textId="77777777" w:rsidR="007C6769" w:rsidRPr="00A21369" w:rsidRDefault="007C6769" w:rsidP="00EF0FDF">
            <w:pPr>
              <w:jc w:val="both"/>
              <w:rPr>
                <w:rFonts w:asciiTheme="minorHAnsi" w:hAnsiTheme="minorHAnsi" w:cstheme="minorHAnsi"/>
                <w:color w:val="000000"/>
                <w:sz w:val="20"/>
                <w:szCs w:val="20"/>
                <w:lang w:val="en-US"/>
                <w:rPrChange w:id="449"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b/>
                <w:bCs/>
                <w:color w:val="000000"/>
                <w:sz w:val="20"/>
                <w:szCs w:val="20"/>
                <w:lang w:val="en-US"/>
                <w:rPrChange w:id="450" w:author="Tim Pauley" w:date="2024-06-19T22:13:00Z" w16du:dateUtc="2024-06-20T02:13:00Z">
                  <w:rPr>
                    <w:rFonts w:asciiTheme="minorHAnsi" w:hAnsiTheme="minorHAnsi" w:cstheme="minorHAnsi"/>
                    <w:b/>
                    <w:bCs/>
                    <w:color w:val="000000"/>
                    <w:lang w:val="en-US"/>
                  </w:rPr>
                </w:rPrChange>
              </w:rPr>
              <w:t>Defect Review / Triage</w:t>
            </w:r>
          </w:p>
        </w:tc>
        <w:tc>
          <w:tcPr>
            <w:tcW w:w="1081" w:type="dxa"/>
            <w:shd w:val="clear" w:color="auto" w:fill="auto"/>
            <w:tcMar>
              <w:top w:w="15" w:type="dxa"/>
              <w:left w:w="108" w:type="dxa"/>
              <w:bottom w:w="0" w:type="dxa"/>
              <w:right w:w="108" w:type="dxa"/>
            </w:tcMar>
            <w:vAlign w:val="center"/>
            <w:hideMark/>
            <w:tcPrChange w:id="451" w:author="Tim Pauley" w:date="2024-06-19T22:13:00Z" w16du:dateUtc="2024-06-20T02:13:00Z">
              <w:tcPr>
                <w:tcW w:w="629" w:type="pct"/>
                <w:shd w:val="clear" w:color="auto" w:fill="auto"/>
                <w:tcMar>
                  <w:top w:w="15" w:type="dxa"/>
                  <w:left w:w="108" w:type="dxa"/>
                  <w:bottom w:w="0" w:type="dxa"/>
                  <w:right w:w="108" w:type="dxa"/>
                </w:tcMar>
                <w:vAlign w:val="center"/>
                <w:hideMark/>
              </w:tcPr>
            </w:tcPrChange>
          </w:tcPr>
          <w:p w14:paraId="4FC2B974" w14:textId="77777777" w:rsidR="007C6769" w:rsidRPr="00A21369" w:rsidRDefault="007C6769" w:rsidP="00EF0FDF">
            <w:pPr>
              <w:jc w:val="both"/>
              <w:rPr>
                <w:rFonts w:asciiTheme="minorHAnsi" w:hAnsiTheme="minorHAnsi" w:cstheme="minorHAnsi"/>
                <w:color w:val="000000"/>
                <w:sz w:val="20"/>
                <w:szCs w:val="20"/>
                <w:lang w:val="en-US"/>
                <w:rPrChange w:id="452"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53" w:author="Tim Pauley" w:date="2024-06-19T22:13:00Z" w16du:dateUtc="2024-06-20T02:13:00Z">
                  <w:rPr>
                    <w:rFonts w:asciiTheme="minorHAnsi" w:hAnsiTheme="minorHAnsi" w:cstheme="minorHAnsi"/>
                    <w:color w:val="000000"/>
                    <w:lang w:val="en-US"/>
                  </w:rPr>
                </w:rPrChange>
              </w:rPr>
              <w:t>Weekly</w:t>
            </w:r>
          </w:p>
        </w:tc>
        <w:tc>
          <w:tcPr>
            <w:tcW w:w="1455" w:type="dxa"/>
            <w:shd w:val="clear" w:color="auto" w:fill="auto"/>
            <w:vAlign w:val="center"/>
            <w:tcPrChange w:id="454" w:author="Tim Pauley" w:date="2024-06-19T22:13:00Z" w16du:dateUtc="2024-06-20T02:13:00Z">
              <w:tcPr>
                <w:tcW w:w="1113" w:type="pct"/>
                <w:gridSpan w:val="3"/>
                <w:shd w:val="clear" w:color="auto" w:fill="auto"/>
                <w:vAlign w:val="center"/>
              </w:tcPr>
            </w:tcPrChange>
          </w:tcPr>
          <w:p w14:paraId="7C5181FC" w14:textId="77777777" w:rsidR="007C6769" w:rsidRPr="00A21369" w:rsidRDefault="007C6769" w:rsidP="00EF0FDF">
            <w:pPr>
              <w:ind w:left="91"/>
              <w:jc w:val="both"/>
              <w:rPr>
                <w:rFonts w:asciiTheme="minorHAnsi" w:hAnsiTheme="minorHAnsi" w:cstheme="minorHAnsi"/>
                <w:color w:val="000000"/>
                <w:sz w:val="20"/>
                <w:szCs w:val="20"/>
                <w:rPrChange w:id="455" w:author="Tim Pauley" w:date="2024-06-19T22:13:00Z" w16du:dateUtc="2024-06-20T02:13:00Z">
                  <w:rPr>
                    <w:rFonts w:asciiTheme="minorHAnsi" w:hAnsiTheme="minorHAnsi" w:cstheme="minorHAnsi"/>
                    <w:color w:val="000000"/>
                  </w:rPr>
                </w:rPrChange>
              </w:rPr>
            </w:pPr>
            <w:r w:rsidRPr="00A21369">
              <w:rPr>
                <w:rFonts w:asciiTheme="minorHAnsi" w:hAnsiTheme="minorHAnsi" w:cstheme="minorHAnsi"/>
                <w:color w:val="000000"/>
                <w:sz w:val="20"/>
                <w:szCs w:val="20"/>
                <w:rPrChange w:id="456" w:author="Tim Pauley" w:date="2024-06-19T22:13:00Z" w16du:dateUtc="2024-06-20T02:13:00Z">
                  <w:rPr>
                    <w:rFonts w:asciiTheme="minorHAnsi" w:hAnsiTheme="minorHAnsi" w:cstheme="minorHAnsi"/>
                    <w:color w:val="000000"/>
                  </w:rPr>
                </w:rPrChange>
              </w:rPr>
              <w:t>Test Specialist</w:t>
            </w:r>
          </w:p>
        </w:tc>
        <w:tc>
          <w:tcPr>
            <w:tcW w:w="3891" w:type="dxa"/>
            <w:shd w:val="clear" w:color="auto" w:fill="auto"/>
            <w:tcMar>
              <w:top w:w="15" w:type="dxa"/>
              <w:left w:w="108" w:type="dxa"/>
              <w:bottom w:w="0" w:type="dxa"/>
              <w:right w:w="108" w:type="dxa"/>
            </w:tcMar>
            <w:vAlign w:val="center"/>
            <w:hideMark/>
            <w:tcPrChange w:id="457" w:author="Tim Pauley" w:date="2024-06-19T22:13:00Z" w16du:dateUtc="2024-06-20T02:13:00Z">
              <w:tcPr>
                <w:tcW w:w="2343" w:type="pct"/>
                <w:gridSpan w:val="3"/>
                <w:shd w:val="clear" w:color="auto" w:fill="auto"/>
                <w:tcMar>
                  <w:top w:w="15" w:type="dxa"/>
                  <w:left w:w="108" w:type="dxa"/>
                  <w:bottom w:w="0" w:type="dxa"/>
                  <w:right w:w="108" w:type="dxa"/>
                </w:tcMar>
                <w:vAlign w:val="center"/>
                <w:hideMark/>
              </w:tcPr>
            </w:tcPrChange>
          </w:tcPr>
          <w:p w14:paraId="5DF4A17F" w14:textId="77777777" w:rsidR="007C6769" w:rsidRPr="00A21369" w:rsidRDefault="007C6769" w:rsidP="00EF0FDF">
            <w:pPr>
              <w:jc w:val="both"/>
              <w:rPr>
                <w:rFonts w:asciiTheme="minorHAnsi" w:hAnsiTheme="minorHAnsi" w:cstheme="minorHAnsi"/>
                <w:color w:val="000000"/>
                <w:sz w:val="20"/>
                <w:szCs w:val="20"/>
                <w:lang w:val="en-US"/>
                <w:rPrChange w:id="458"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rPrChange w:id="459" w:author="Tim Pauley" w:date="2024-06-19T22:13:00Z" w16du:dateUtc="2024-06-20T02:13:00Z">
                  <w:rPr>
                    <w:rFonts w:asciiTheme="minorHAnsi" w:hAnsiTheme="minorHAnsi" w:cstheme="minorHAnsi"/>
                    <w:color w:val="000000"/>
                  </w:rPr>
                </w:rPrChange>
              </w:rPr>
              <w:t xml:space="preserve">Test team, BA team, Dev team </w:t>
            </w:r>
          </w:p>
        </w:tc>
      </w:tr>
      <w:tr w:rsidR="007C6769" w:rsidRPr="00A21369" w14:paraId="36487F86" w14:textId="77777777" w:rsidTr="00A21369">
        <w:trPr>
          <w:trHeight w:val="535"/>
          <w:trPrChange w:id="460" w:author="Tim Pauley" w:date="2024-06-19T22:13:00Z" w16du:dateUtc="2024-06-20T02:13:00Z">
            <w:trPr>
              <w:trHeight w:val="535"/>
            </w:trPr>
          </w:trPrChange>
        </w:trPr>
        <w:tc>
          <w:tcPr>
            <w:tcW w:w="2760" w:type="dxa"/>
            <w:shd w:val="clear" w:color="auto" w:fill="auto"/>
            <w:tcMar>
              <w:top w:w="15" w:type="dxa"/>
              <w:left w:w="108" w:type="dxa"/>
              <w:bottom w:w="0" w:type="dxa"/>
              <w:right w:w="108" w:type="dxa"/>
            </w:tcMar>
            <w:vAlign w:val="center"/>
            <w:tcPrChange w:id="461" w:author="Tim Pauley" w:date="2024-06-19T22:13:00Z" w16du:dateUtc="2024-06-20T02:13:00Z">
              <w:tcPr>
                <w:tcW w:w="915" w:type="pct"/>
                <w:gridSpan w:val="2"/>
                <w:shd w:val="clear" w:color="auto" w:fill="auto"/>
                <w:tcMar>
                  <w:top w:w="15" w:type="dxa"/>
                  <w:left w:w="108" w:type="dxa"/>
                  <w:bottom w:w="0" w:type="dxa"/>
                  <w:right w:w="108" w:type="dxa"/>
                </w:tcMar>
                <w:vAlign w:val="center"/>
              </w:tcPr>
            </w:tcPrChange>
          </w:tcPr>
          <w:p w14:paraId="33978667" w14:textId="77777777" w:rsidR="007C6769" w:rsidRPr="00A21369" w:rsidRDefault="007C6769" w:rsidP="00EF0FDF">
            <w:pPr>
              <w:jc w:val="both"/>
              <w:rPr>
                <w:rFonts w:asciiTheme="minorHAnsi" w:hAnsiTheme="minorHAnsi" w:cstheme="minorHAnsi"/>
                <w:color w:val="000000"/>
                <w:sz w:val="20"/>
                <w:szCs w:val="20"/>
                <w:lang w:val="en-US"/>
                <w:rPrChange w:id="462"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b/>
                <w:bCs/>
                <w:color w:val="000000"/>
                <w:sz w:val="20"/>
                <w:szCs w:val="20"/>
                <w:lang w:val="en-US"/>
                <w:rPrChange w:id="463" w:author="Tim Pauley" w:date="2024-06-19T22:13:00Z" w16du:dateUtc="2024-06-20T02:13:00Z">
                  <w:rPr>
                    <w:rFonts w:asciiTheme="minorHAnsi" w:hAnsiTheme="minorHAnsi" w:cstheme="minorHAnsi"/>
                    <w:b/>
                    <w:bCs/>
                    <w:color w:val="000000"/>
                    <w:lang w:val="en-US"/>
                  </w:rPr>
                </w:rPrChange>
              </w:rPr>
              <w:t xml:space="preserve">Joint </w:t>
            </w:r>
            <w:r w:rsidR="000A5598" w:rsidRPr="00A21369">
              <w:rPr>
                <w:rFonts w:asciiTheme="minorHAnsi" w:hAnsiTheme="minorHAnsi" w:cstheme="minorHAnsi"/>
                <w:b/>
                <w:bCs/>
                <w:color w:val="000000"/>
                <w:sz w:val="20"/>
                <w:szCs w:val="20"/>
                <w:lang w:val="en-US"/>
                <w:rPrChange w:id="464" w:author="Tim Pauley" w:date="2024-06-19T22:13:00Z" w16du:dateUtc="2024-06-20T02:13:00Z">
                  <w:rPr>
                    <w:rFonts w:asciiTheme="minorHAnsi" w:hAnsiTheme="minorHAnsi" w:cstheme="minorHAnsi"/>
                    <w:b/>
                    <w:bCs/>
                    <w:color w:val="000000"/>
                    <w:lang w:val="en-US"/>
                  </w:rPr>
                </w:rPrChange>
              </w:rPr>
              <w:t>Program Status</w:t>
            </w:r>
            <w:r w:rsidRPr="00A21369">
              <w:rPr>
                <w:rFonts w:asciiTheme="minorHAnsi" w:hAnsiTheme="minorHAnsi" w:cstheme="minorHAnsi"/>
                <w:b/>
                <w:bCs/>
                <w:color w:val="000000"/>
                <w:sz w:val="20"/>
                <w:szCs w:val="20"/>
                <w:lang w:val="en-US"/>
                <w:rPrChange w:id="465" w:author="Tim Pauley" w:date="2024-06-19T22:13:00Z" w16du:dateUtc="2024-06-20T02:13:00Z">
                  <w:rPr>
                    <w:rFonts w:asciiTheme="minorHAnsi" w:hAnsiTheme="minorHAnsi" w:cstheme="minorHAnsi"/>
                    <w:b/>
                    <w:bCs/>
                    <w:color w:val="000000"/>
                    <w:lang w:val="en-US"/>
                  </w:rPr>
                </w:rPrChange>
              </w:rPr>
              <w:t xml:space="preserve"> Meetings</w:t>
            </w:r>
          </w:p>
        </w:tc>
        <w:tc>
          <w:tcPr>
            <w:tcW w:w="1081" w:type="dxa"/>
            <w:shd w:val="clear" w:color="auto" w:fill="auto"/>
            <w:tcMar>
              <w:top w:w="15" w:type="dxa"/>
              <w:left w:w="108" w:type="dxa"/>
              <w:bottom w:w="0" w:type="dxa"/>
              <w:right w:w="108" w:type="dxa"/>
            </w:tcMar>
            <w:vAlign w:val="center"/>
            <w:tcPrChange w:id="466" w:author="Tim Pauley" w:date="2024-06-19T22:13:00Z" w16du:dateUtc="2024-06-20T02:13:00Z">
              <w:tcPr>
                <w:tcW w:w="629" w:type="pct"/>
                <w:shd w:val="clear" w:color="auto" w:fill="auto"/>
                <w:tcMar>
                  <w:top w:w="15" w:type="dxa"/>
                  <w:left w:w="108" w:type="dxa"/>
                  <w:bottom w:w="0" w:type="dxa"/>
                  <w:right w:w="108" w:type="dxa"/>
                </w:tcMar>
                <w:vAlign w:val="center"/>
              </w:tcPr>
            </w:tcPrChange>
          </w:tcPr>
          <w:p w14:paraId="570BEB44" w14:textId="77777777" w:rsidR="007C6769" w:rsidRPr="00A21369" w:rsidRDefault="007C6769" w:rsidP="00EF0FDF">
            <w:pPr>
              <w:jc w:val="both"/>
              <w:rPr>
                <w:rFonts w:asciiTheme="minorHAnsi" w:hAnsiTheme="minorHAnsi" w:cstheme="minorHAnsi"/>
                <w:color w:val="000000"/>
                <w:sz w:val="20"/>
                <w:szCs w:val="20"/>
                <w:lang w:val="en-US"/>
                <w:rPrChange w:id="467"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68" w:author="Tim Pauley" w:date="2024-06-19T22:13:00Z" w16du:dateUtc="2024-06-20T02:13:00Z">
                  <w:rPr>
                    <w:rFonts w:asciiTheme="minorHAnsi" w:hAnsiTheme="minorHAnsi" w:cstheme="minorHAnsi"/>
                    <w:color w:val="000000"/>
                    <w:lang w:val="en-US"/>
                  </w:rPr>
                </w:rPrChange>
              </w:rPr>
              <w:t>Weekly</w:t>
            </w:r>
          </w:p>
        </w:tc>
        <w:tc>
          <w:tcPr>
            <w:tcW w:w="1455" w:type="dxa"/>
            <w:shd w:val="clear" w:color="auto" w:fill="auto"/>
            <w:vAlign w:val="center"/>
            <w:tcPrChange w:id="469" w:author="Tim Pauley" w:date="2024-06-19T22:13:00Z" w16du:dateUtc="2024-06-20T02:13:00Z">
              <w:tcPr>
                <w:tcW w:w="1113" w:type="pct"/>
                <w:gridSpan w:val="3"/>
                <w:shd w:val="clear" w:color="auto" w:fill="auto"/>
                <w:vAlign w:val="center"/>
              </w:tcPr>
            </w:tcPrChange>
          </w:tcPr>
          <w:p w14:paraId="7F4D8556" w14:textId="77777777" w:rsidR="007C6769" w:rsidRPr="00A21369" w:rsidRDefault="007C6769" w:rsidP="00EF0FDF">
            <w:pPr>
              <w:ind w:left="91"/>
              <w:jc w:val="both"/>
              <w:rPr>
                <w:rFonts w:asciiTheme="minorHAnsi" w:hAnsiTheme="minorHAnsi" w:cstheme="minorHAnsi"/>
                <w:color w:val="000000"/>
                <w:sz w:val="20"/>
                <w:szCs w:val="20"/>
                <w:lang w:val="en-US"/>
                <w:rPrChange w:id="470"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71" w:author="Tim Pauley" w:date="2024-06-19T22:13:00Z" w16du:dateUtc="2024-06-20T02:13:00Z">
                  <w:rPr>
                    <w:rFonts w:asciiTheme="minorHAnsi" w:hAnsiTheme="minorHAnsi" w:cstheme="minorHAnsi"/>
                    <w:color w:val="000000"/>
                    <w:lang w:val="en-US"/>
                  </w:rPr>
                </w:rPrChange>
              </w:rPr>
              <w:t>Project Manager</w:t>
            </w:r>
          </w:p>
        </w:tc>
        <w:tc>
          <w:tcPr>
            <w:tcW w:w="3891" w:type="dxa"/>
            <w:shd w:val="clear" w:color="auto" w:fill="auto"/>
            <w:tcMar>
              <w:top w:w="15" w:type="dxa"/>
              <w:left w:w="108" w:type="dxa"/>
              <w:bottom w:w="0" w:type="dxa"/>
              <w:right w:w="108" w:type="dxa"/>
            </w:tcMar>
            <w:vAlign w:val="center"/>
            <w:tcPrChange w:id="472" w:author="Tim Pauley" w:date="2024-06-19T22:13:00Z" w16du:dateUtc="2024-06-20T02:13:00Z">
              <w:tcPr>
                <w:tcW w:w="2343" w:type="pct"/>
                <w:gridSpan w:val="3"/>
                <w:shd w:val="clear" w:color="auto" w:fill="auto"/>
                <w:tcMar>
                  <w:top w:w="15" w:type="dxa"/>
                  <w:left w:w="108" w:type="dxa"/>
                  <w:bottom w:w="0" w:type="dxa"/>
                  <w:right w:w="108" w:type="dxa"/>
                </w:tcMar>
                <w:vAlign w:val="center"/>
              </w:tcPr>
            </w:tcPrChange>
          </w:tcPr>
          <w:p w14:paraId="5C013B30" w14:textId="77777777" w:rsidR="007C6769" w:rsidRPr="00A21369" w:rsidRDefault="000A5598" w:rsidP="00EF0FDF">
            <w:pPr>
              <w:jc w:val="both"/>
              <w:rPr>
                <w:rFonts w:asciiTheme="minorHAnsi" w:hAnsiTheme="minorHAnsi" w:cstheme="minorHAnsi"/>
                <w:color w:val="000000"/>
                <w:sz w:val="20"/>
                <w:szCs w:val="20"/>
                <w:lang w:val="en-US"/>
                <w:rPrChange w:id="473"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74" w:author="Tim Pauley" w:date="2024-06-19T22:13:00Z" w16du:dateUtc="2024-06-20T02:13:00Z">
                  <w:rPr>
                    <w:rFonts w:asciiTheme="minorHAnsi" w:hAnsiTheme="minorHAnsi" w:cstheme="minorHAnsi"/>
                    <w:color w:val="000000"/>
                    <w:lang w:val="en-US"/>
                  </w:rPr>
                </w:rPrChange>
              </w:rPr>
              <w:t>Coforge Dev and Test leads.</w:t>
            </w:r>
            <w:r w:rsidR="007C6769" w:rsidRPr="00A21369">
              <w:rPr>
                <w:rFonts w:asciiTheme="minorHAnsi" w:hAnsiTheme="minorHAnsi" w:cstheme="minorHAnsi"/>
                <w:color w:val="000000"/>
                <w:sz w:val="20"/>
                <w:szCs w:val="20"/>
                <w:lang w:val="en-US"/>
                <w:rPrChange w:id="475" w:author="Tim Pauley" w:date="2024-06-19T22:13:00Z" w16du:dateUtc="2024-06-20T02:13:00Z">
                  <w:rPr>
                    <w:rFonts w:asciiTheme="minorHAnsi" w:hAnsiTheme="minorHAnsi" w:cstheme="minorHAnsi"/>
                    <w:color w:val="000000"/>
                    <w:lang w:val="en-US"/>
                  </w:rPr>
                </w:rPrChange>
              </w:rPr>
              <w:t xml:space="preserve"> TFF </w:t>
            </w:r>
            <w:r w:rsidRPr="00A21369">
              <w:rPr>
                <w:rFonts w:asciiTheme="minorHAnsi" w:hAnsiTheme="minorHAnsi" w:cstheme="minorHAnsi"/>
                <w:color w:val="000000"/>
                <w:sz w:val="20"/>
                <w:szCs w:val="20"/>
                <w:lang w:val="en-US"/>
                <w:rPrChange w:id="476" w:author="Tim Pauley" w:date="2024-06-19T22:13:00Z" w16du:dateUtc="2024-06-20T02:13:00Z">
                  <w:rPr>
                    <w:rFonts w:asciiTheme="minorHAnsi" w:hAnsiTheme="minorHAnsi" w:cstheme="minorHAnsi"/>
                    <w:color w:val="000000"/>
                    <w:lang w:val="en-US"/>
                  </w:rPr>
                </w:rPrChange>
              </w:rPr>
              <w:t>Tower heads</w:t>
            </w:r>
          </w:p>
        </w:tc>
      </w:tr>
      <w:tr w:rsidR="007C6769" w:rsidRPr="00A21369" w14:paraId="47799830" w14:textId="77777777" w:rsidTr="00A21369">
        <w:trPr>
          <w:trHeight w:val="35"/>
          <w:trPrChange w:id="477" w:author="Tim Pauley" w:date="2024-06-19T22:13:00Z" w16du:dateUtc="2024-06-20T02:13:00Z">
            <w:trPr>
              <w:trHeight w:val="531"/>
            </w:trPr>
          </w:trPrChange>
        </w:trPr>
        <w:tc>
          <w:tcPr>
            <w:tcW w:w="2760" w:type="dxa"/>
            <w:shd w:val="clear" w:color="auto" w:fill="auto"/>
            <w:tcMar>
              <w:top w:w="15" w:type="dxa"/>
              <w:left w:w="108" w:type="dxa"/>
              <w:bottom w:w="0" w:type="dxa"/>
              <w:right w:w="108" w:type="dxa"/>
            </w:tcMar>
            <w:vAlign w:val="center"/>
            <w:tcPrChange w:id="478" w:author="Tim Pauley" w:date="2024-06-19T22:13:00Z" w16du:dateUtc="2024-06-20T02:13:00Z">
              <w:tcPr>
                <w:tcW w:w="915" w:type="pct"/>
                <w:gridSpan w:val="2"/>
                <w:shd w:val="clear" w:color="auto" w:fill="auto"/>
                <w:tcMar>
                  <w:top w:w="15" w:type="dxa"/>
                  <w:left w:w="108" w:type="dxa"/>
                  <w:bottom w:w="0" w:type="dxa"/>
                  <w:right w:w="108" w:type="dxa"/>
                </w:tcMar>
                <w:vAlign w:val="center"/>
              </w:tcPr>
            </w:tcPrChange>
          </w:tcPr>
          <w:p w14:paraId="1650FE6A" w14:textId="77777777" w:rsidR="007C6769" w:rsidRPr="00A21369" w:rsidRDefault="007C6769" w:rsidP="00EF0FDF">
            <w:pPr>
              <w:jc w:val="both"/>
              <w:rPr>
                <w:rFonts w:asciiTheme="minorHAnsi" w:hAnsiTheme="minorHAnsi" w:cstheme="minorHAnsi"/>
                <w:color w:val="000000"/>
                <w:sz w:val="20"/>
                <w:szCs w:val="20"/>
                <w:lang w:val="en-US"/>
                <w:rPrChange w:id="479"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b/>
                <w:bCs/>
                <w:color w:val="000000"/>
                <w:sz w:val="20"/>
                <w:szCs w:val="20"/>
                <w:lang w:val="en-US"/>
                <w:rPrChange w:id="480" w:author="Tim Pauley" w:date="2024-06-19T22:13:00Z" w16du:dateUtc="2024-06-20T02:13:00Z">
                  <w:rPr>
                    <w:rFonts w:asciiTheme="minorHAnsi" w:hAnsiTheme="minorHAnsi" w:cstheme="minorHAnsi"/>
                    <w:b/>
                    <w:bCs/>
                    <w:color w:val="000000"/>
                    <w:lang w:val="en-US"/>
                  </w:rPr>
                </w:rPrChange>
              </w:rPr>
              <w:t>Sprint Demo</w:t>
            </w:r>
          </w:p>
        </w:tc>
        <w:tc>
          <w:tcPr>
            <w:tcW w:w="1081" w:type="dxa"/>
            <w:shd w:val="clear" w:color="auto" w:fill="auto"/>
            <w:tcMar>
              <w:top w:w="15" w:type="dxa"/>
              <w:left w:w="108" w:type="dxa"/>
              <w:bottom w:w="0" w:type="dxa"/>
              <w:right w:w="108" w:type="dxa"/>
            </w:tcMar>
            <w:vAlign w:val="center"/>
            <w:tcPrChange w:id="481" w:author="Tim Pauley" w:date="2024-06-19T22:13:00Z" w16du:dateUtc="2024-06-20T02:13:00Z">
              <w:tcPr>
                <w:tcW w:w="629" w:type="pct"/>
                <w:shd w:val="clear" w:color="auto" w:fill="auto"/>
                <w:tcMar>
                  <w:top w:w="15" w:type="dxa"/>
                  <w:left w:w="108" w:type="dxa"/>
                  <w:bottom w:w="0" w:type="dxa"/>
                  <w:right w:w="108" w:type="dxa"/>
                </w:tcMar>
                <w:vAlign w:val="center"/>
              </w:tcPr>
            </w:tcPrChange>
          </w:tcPr>
          <w:p w14:paraId="3C3CEDF8" w14:textId="77777777" w:rsidR="007C6769" w:rsidRPr="00A21369" w:rsidRDefault="007C6769" w:rsidP="00EF0FDF">
            <w:pPr>
              <w:jc w:val="both"/>
              <w:rPr>
                <w:rFonts w:asciiTheme="minorHAnsi" w:hAnsiTheme="minorHAnsi" w:cstheme="minorHAnsi"/>
                <w:color w:val="000000"/>
                <w:sz w:val="20"/>
                <w:szCs w:val="20"/>
                <w:lang w:val="en-US"/>
                <w:rPrChange w:id="482"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83" w:author="Tim Pauley" w:date="2024-06-19T22:13:00Z" w16du:dateUtc="2024-06-20T02:13:00Z">
                  <w:rPr>
                    <w:rFonts w:asciiTheme="minorHAnsi" w:hAnsiTheme="minorHAnsi" w:cstheme="minorHAnsi"/>
                    <w:color w:val="000000"/>
                    <w:lang w:val="en-US"/>
                  </w:rPr>
                </w:rPrChange>
              </w:rPr>
              <w:t>Sprint</w:t>
            </w:r>
          </w:p>
        </w:tc>
        <w:tc>
          <w:tcPr>
            <w:tcW w:w="1455" w:type="dxa"/>
            <w:shd w:val="clear" w:color="auto" w:fill="auto"/>
            <w:vAlign w:val="center"/>
            <w:tcPrChange w:id="484" w:author="Tim Pauley" w:date="2024-06-19T22:13:00Z" w16du:dateUtc="2024-06-20T02:13:00Z">
              <w:tcPr>
                <w:tcW w:w="1113" w:type="pct"/>
                <w:gridSpan w:val="3"/>
                <w:shd w:val="clear" w:color="auto" w:fill="auto"/>
                <w:vAlign w:val="center"/>
              </w:tcPr>
            </w:tcPrChange>
          </w:tcPr>
          <w:p w14:paraId="0882052F" w14:textId="77777777" w:rsidR="007C6769" w:rsidRPr="00A21369" w:rsidRDefault="007C6769" w:rsidP="00EF0FDF">
            <w:pPr>
              <w:ind w:left="91"/>
              <w:jc w:val="both"/>
              <w:rPr>
                <w:rFonts w:asciiTheme="minorHAnsi" w:hAnsiTheme="minorHAnsi" w:cstheme="minorHAnsi"/>
                <w:color w:val="000000"/>
                <w:sz w:val="20"/>
                <w:szCs w:val="20"/>
                <w:lang w:val="en-US"/>
                <w:rPrChange w:id="485"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86" w:author="Tim Pauley" w:date="2024-06-19T22:13:00Z" w16du:dateUtc="2024-06-20T02:13:00Z">
                  <w:rPr>
                    <w:rFonts w:asciiTheme="minorHAnsi" w:hAnsiTheme="minorHAnsi" w:cstheme="minorHAnsi"/>
                    <w:color w:val="000000"/>
                    <w:lang w:val="en-US"/>
                  </w:rPr>
                </w:rPrChange>
              </w:rPr>
              <w:t>Project Manager</w:t>
            </w:r>
          </w:p>
        </w:tc>
        <w:tc>
          <w:tcPr>
            <w:tcW w:w="3891" w:type="dxa"/>
            <w:shd w:val="clear" w:color="auto" w:fill="auto"/>
            <w:tcMar>
              <w:top w:w="15" w:type="dxa"/>
              <w:left w:w="108" w:type="dxa"/>
              <w:bottom w:w="0" w:type="dxa"/>
              <w:right w:w="108" w:type="dxa"/>
            </w:tcMar>
            <w:vAlign w:val="center"/>
            <w:tcPrChange w:id="487" w:author="Tim Pauley" w:date="2024-06-19T22:13:00Z" w16du:dateUtc="2024-06-20T02:13:00Z">
              <w:tcPr>
                <w:tcW w:w="2343" w:type="pct"/>
                <w:gridSpan w:val="3"/>
                <w:shd w:val="clear" w:color="auto" w:fill="auto"/>
                <w:tcMar>
                  <w:top w:w="15" w:type="dxa"/>
                  <w:left w:w="108" w:type="dxa"/>
                  <w:bottom w:w="0" w:type="dxa"/>
                  <w:right w:w="108" w:type="dxa"/>
                </w:tcMar>
                <w:vAlign w:val="center"/>
              </w:tcPr>
            </w:tcPrChange>
          </w:tcPr>
          <w:p w14:paraId="7F0D977D" w14:textId="77777777" w:rsidR="007C6769" w:rsidRPr="00A21369" w:rsidRDefault="000A5598" w:rsidP="00EF0FDF">
            <w:pPr>
              <w:jc w:val="both"/>
              <w:rPr>
                <w:rFonts w:asciiTheme="minorHAnsi" w:hAnsiTheme="minorHAnsi" w:cstheme="minorHAnsi"/>
                <w:color w:val="000000"/>
                <w:sz w:val="20"/>
                <w:szCs w:val="20"/>
                <w:lang w:val="en-US"/>
                <w:rPrChange w:id="488"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89" w:author="Tim Pauley" w:date="2024-06-19T22:13:00Z" w16du:dateUtc="2024-06-20T02:13:00Z">
                  <w:rPr>
                    <w:rFonts w:asciiTheme="minorHAnsi" w:hAnsiTheme="minorHAnsi" w:cstheme="minorHAnsi"/>
                    <w:color w:val="000000"/>
                    <w:lang w:val="en-US"/>
                  </w:rPr>
                </w:rPrChange>
              </w:rPr>
              <w:t>Coforge Dev and Test leads. TFF Tower heads</w:t>
            </w:r>
          </w:p>
        </w:tc>
      </w:tr>
      <w:tr w:rsidR="007C6769" w:rsidRPr="00A21369" w14:paraId="7FA12D62" w14:textId="77777777" w:rsidTr="00A21369">
        <w:trPr>
          <w:trHeight w:val="35"/>
          <w:trPrChange w:id="490" w:author="Tim Pauley" w:date="2024-06-19T22:13:00Z" w16du:dateUtc="2024-06-20T02:13:00Z">
            <w:trPr>
              <w:trHeight w:val="531"/>
            </w:trPr>
          </w:trPrChange>
        </w:trPr>
        <w:tc>
          <w:tcPr>
            <w:tcW w:w="2760" w:type="dxa"/>
            <w:shd w:val="clear" w:color="auto" w:fill="auto"/>
            <w:tcMar>
              <w:top w:w="15" w:type="dxa"/>
              <w:left w:w="108" w:type="dxa"/>
              <w:bottom w:w="0" w:type="dxa"/>
              <w:right w:w="108" w:type="dxa"/>
            </w:tcMar>
            <w:vAlign w:val="center"/>
            <w:tcPrChange w:id="491" w:author="Tim Pauley" w:date="2024-06-19T22:13:00Z" w16du:dateUtc="2024-06-20T02:13:00Z">
              <w:tcPr>
                <w:tcW w:w="915" w:type="pct"/>
                <w:gridSpan w:val="2"/>
                <w:shd w:val="clear" w:color="auto" w:fill="auto"/>
                <w:tcMar>
                  <w:top w:w="15" w:type="dxa"/>
                  <w:left w:w="108" w:type="dxa"/>
                  <w:bottom w:w="0" w:type="dxa"/>
                  <w:right w:w="108" w:type="dxa"/>
                </w:tcMar>
                <w:vAlign w:val="center"/>
              </w:tcPr>
            </w:tcPrChange>
          </w:tcPr>
          <w:p w14:paraId="1ED033FE" w14:textId="77777777" w:rsidR="007C6769" w:rsidRPr="00A21369" w:rsidRDefault="007C6769" w:rsidP="00EF0FDF">
            <w:pPr>
              <w:jc w:val="both"/>
              <w:rPr>
                <w:rFonts w:asciiTheme="minorHAnsi" w:hAnsiTheme="minorHAnsi" w:cstheme="minorHAnsi"/>
                <w:color w:val="000000"/>
                <w:sz w:val="20"/>
                <w:szCs w:val="20"/>
                <w:lang w:val="en-US"/>
                <w:rPrChange w:id="492"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b/>
                <w:bCs/>
                <w:color w:val="000000"/>
                <w:sz w:val="20"/>
                <w:szCs w:val="20"/>
                <w:lang w:val="en-US"/>
                <w:rPrChange w:id="493" w:author="Tim Pauley" w:date="2024-06-19T22:13:00Z" w16du:dateUtc="2024-06-20T02:13:00Z">
                  <w:rPr>
                    <w:rFonts w:asciiTheme="minorHAnsi" w:hAnsiTheme="minorHAnsi" w:cstheme="minorHAnsi"/>
                    <w:b/>
                    <w:bCs/>
                    <w:color w:val="000000"/>
                    <w:lang w:val="en-US"/>
                  </w:rPr>
                </w:rPrChange>
              </w:rPr>
              <w:t>Sprint Grooming</w:t>
            </w:r>
          </w:p>
        </w:tc>
        <w:tc>
          <w:tcPr>
            <w:tcW w:w="1081" w:type="dxa"/>
            <w:shd w:val="clear" w:color="auto" w:fill="auto"/>
            <w:tcMar>
              <w:top w:w="15" w:type="dxa"/>
              <w:left w:w="108" w:type="dxa"/>
              <w:bottom w:w="0" w:type="dxa"/>
              <w:right w:w="108" w:type="dxa"/>
            </w:tcMar>
            <w:vAlign w:val="center"/>
            <w:tcPrChange w:id="494" w:author="Tim Pauley" w:date="2024-06-19T22:13:00Z" w16du:dateUtc="2024-06-20T02:13:00Z">
              <w:tcPr>
                <w:tcW w:w="629" w:type="pct"/>
                <w:shd w:val="clear" w:color="auto" w:fill="auto"/>
                <w:tcMar>
                  <w:top w:w="15" w:type="dxa"/>
                  <w:left w:w="108" w:type="dxa"/>
                  <w:bottom w:w="0" w:type="dxa"/>
                  <w:right w:w="108" w:type="dxa"/>
                </w:tcMar>
                <w:vAlign w:val="center"/>
              </w:tcPr>
            </w:tcPrChange>
          </w:tcPr>
          <w:p w14:paraId="346766D9" w14:textId="77777777" w:rsidR="007C6769" w:rsidRPr="00A21369" w:rsidRDefault="007C6769" w:rsidP="00EF0FDF">
            <w:pPr>
              <w:jc w:val="both"/>
              <w:rPr>
                <w:rFonts w:asciiTheme="minorHAnsi" w:hAnsiTheme="minorHAnsi" w:cstheme="minorHAnsi"/>
                <w:color w:val="000000"/>
                <w:sz w:val="20"/>
                <w:szCs w:val="20"/>
                <w:lang w:val="en-US"/>
                <w:rPrChange w:id="495"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96" w:author="Tim Pauley" w:date="2024-06-19T22:13:00Z" w16du:dateUtc="2024-06-20T02:13:00Z">
                  <w:rPr>
                    <w:rFonts w:asciiTheme="minorHAnsi" w:hAnsiTheme="minorHAnsi" w:cstheme="minorHAnsi"/>
                    <w:color w:val="000000"/>
                    <w:lang w:val="en-US"/>
                  </w:rPr>
                </w:rPrChange>
              </w:rPr>
              <w:t>Sprint</w:t>
            </w:r>
          </w:p>
        </w:tc>
        <w:tc>
          <w:tcPr>
            <w:tcW w:w="1455" w:type="dxa"/>
            <w:shd w:val="clear" w:color="auto" w:fill="auto"/>
            <w:vAlign w:val="center"/>
            <w:tcPrChange w:id="497" w:author="Tim Pauley" w:date="2024-06-19T22:13:00Z" w16du:dateUtc="2024-06-20T02:13:00Z">
              <w:tcPr>
                <w:tcW w:w="1113" w:type="pct"/>
                <w:gridSpan w:val="3"/>
                <w:shd w:val="clear" w:color="auto" w:fill="auto"/>
                <w:vAlign w:val="center"/>
              </w:tcPr>
            </w:tcPrChange>
          </w:tcPr>
          <w:p w14:paraId="7DE168EC" w14:textId="77777777" w:rsidR="007C6769" w:rsidRPr="00A21369" w:rsidRDefault="007C6769" w:rsidP="00EF0FDF">
            <w:pPr>
              <w:ind w:left="91"/>
              <w:jc w:val="both"/>
              <w:rPr>
                <w:rFonts w:asciiTheme="minorHAnsi" w:hAnsiTheme="minorHAnsi" w:cstheme="minorHAnsi"/>
                <w:color w:val="000000"/>
                <w:sz w:val="20"/>
                <w:szCs w:val="20"/>
                <w:lang w:val="en-US"/>
                <w:rPrChange w:id="498"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499" w:author="Tim Pauley" w:date="2024-06-19T22:13:00Z" w16du:dateUtc="2024-06-20T02:13:00Z">
                  <w:rPr>
                    <w:rFonts w:asciiTheme="minorHAnsi" w:hAnsiTheme="minorHAnsi" w:cstheme="minorHAnsi"/>
                    <w:color w:val="000000"/>
                    <w:lang w:val="en-US"/>
                  </w:rPr>
                </w:rPrChange>
              </w:rPr>
              <w:t>Project Manager</w:t>
            </w:r>
          </w:p>
        </w:tc>
        <w:tc>
          <w:tcPr>
            <w:tcW w:w="3891" w:type="dxa"/>
            <w:shd w:val="clear" w:color="auto" w:fill="auto"/>
            <w:tcMar>
              <w:top w:w="15" w:type="dxa"/>
              <w:left w:w="108" w:type="dxa"/>
              <w:bottom w:w="0" w:type="dxa"/>
              <w:right w:w="108" w:type="dxa"/>
            </w:tcMar>
            <w:vAlign w:val="center"/>
            <w:tcPrChange w:id="500" w:author="Tim Pauley" w:date="2024-06-19T22:13:00Z" w16du:dateUtc="2024-06-20T02:13:00Z">
              <w:tcPr>
                <w:tcW w:w="2343" w:type="pct"/>
                <w:gridSpan w:val="3"/>
                <w:shd w:val="clear" w:color="auto" w:fill="auto"/>
                <w:tcMar>
                  <w:top w:w="15" w:type="dxa"/>
                  <w:left w:w="108" w:type="dxa"/>
                  <w:bottom w:w="0" w:type="dxa"/>
                  <w:right w:w="108" w:type="dxa"/>
                </w:tcMar>
                <w:vAlign w:val="center"/>
              </w:tcPr>
            </w:tcPrChange>
          </w:tcPr>
          <w:p w14:paraId="4B831A9F" w14:textId="77777777" w:rsidR="007C6769" w:rsidRPr="00A21369" w:rsidRDefault="000A5598" w:rsidP="00EF0FDF">
            <w:pPr>
              <w:jc w:val="both"/>
              <w:rPr>
                <w:rFonts w:asciiTheme="minorHAnsi" w:hAnsiTheme="minorHAnsi" w:cstheme="minorHAnsi"/>
                <w:color w:val="000000"/>
                <w:sz w:val="20"/>
                <w:szCs w:val="20"/>
                <w:lang w:val="en-US"/>
                <w:rPrChange w:id="501" w:author="Tim Pauley" w:date="2024-06-19T22:13:00Z" w16du:dateUtc="2024-06-20T02:13:00Z">
                  <w:rPr>
                    <w:rFonts w:asciiTheme="minorHAnsi" w:hAnsiTheme="minorHAnsi" w:cstheme="minorHAnsi"/>
                    <w:color w:val="000000"/>
                    <w:lang w:val="en-US"/>
                  </w:rPr>
                </w:rPrChange>
              </w:rPr>
            </w:pPr>
            <w:r w:rsidRPr="00A21369">
              <w:rPr>
                <w:rFonts w:asciiTheme="minorHAnsi" w:hAnsiTheme="minorHAnsi" w:cstheme="minorHAnsi"/>
                <w:color w:val="000000"/>
                <w:sz w:val="20"/>
                <w:szCs w:val="20"/>
                <w:lang w:val="en-US"/>
                <w:rPrChange w:id="502" w:author="Tim Pauley" w:date="2024-06-19T22:13:00Z" w16du:dateUtc="2024-06-20T02:13:00Z">
                  <w:rPr>
                    <w:rFonts w:asciiTheme="minorHAnsi" w:hAnsiTheme="minorHAnsi" w:cstheme="minorHAnsi"/>
                    <w:color w:val="000000"/>
                    <w:lang w:val="en-US"/>
                  </w:rPr>
                </w:rPrChange>
              </w:rPr>
              <w:t>Coforge Dev and Test leads. TFF Tower heads</w:t>
            </w:r>
          </w:p>
        </w:tc>
      </w:tr>
    </w:tbl>
    <w:p w14:paraId="655710D2" w14:textId="77777777" w:rsidR="007C6769" w:rsidRPr="00A31C26" w:rsidRDefault="007C6769" w:rsidP="00EF0FDF">
      <w:pPr>
        <w:spacing w:after="0" w:line="240" w:lineRule="auto"/>
        <w:ind w:left="360"/>
        <w:jc w:val="both"/>
        <w:rPr>
          <w:rFonts w:asciiTheme="minorHAnsi" w:hAnsiTheme="minorHAnsi" w:cstheme="minorHAnsi"/>
          <w:sz w:val="20"/>
          <w:szCs w:val="20"/>
        </w:rPr>
      </w:pPr>
    </w:p>
    <w:p w14:paraId="582D2AD2" w14:textId="77777777" w:rsidR="008C35C6" w:rsidRPr="00E52474" w:rsidRDefault="008C35C6" w:rsidP="00EF0FDF">
      <w:pPr>
        <w:pStyle w:val="Heading2"/>
        <w:numPr>
          <w:ilvl w:val="2"/>
          <w:numId w:val="3"/>
        </w:numPr>
        <w:ind w:left="1944"/>
        <w:jc w:val="both"/>
        <w:rPr>
          <w:rFonts w:asciiTheme="minorHAnsi" w:hAnsiTheme="minorHAnsi" w:cstheme="minorHAnsi"/>
          <w:sz w:val="22"/>
          <w:szCs w:val="22"/>
        </w:rPr>
      </w:pPr>
      <w:bookmarkStart w:id="503" w:name="_Toc169687065"/>
      <w:r w:rsidRPr="00E52474">
        <w:rPr>
          <w:rFonts w:asciiTheme="minorHAnsi" w:hAnsiTheme="minorHAnsi" w:cstheme="minorHAnsi"/>
          <w:sz w:val="22"/>
          <w:szCs w:val="22"/>
        </w:rPr>
        <w:lastRenderedPageBreak/>
        <w:t>Test Report</w:t>
      </w:r>
      <w:bookmarkEnd w:id="503"/>
      <w:r w:rsidRPr="00E52474">
        <w:rPr>
          <w:rFonts w:asciiTheme="minorHAnsi" w:hAnsiTheme="minorHAnsi" w:cstheme="minorHAnsi"/>
          <w:sz w:val="22"/>
          <w:szCs w:val="22"/>
        </w:rPr>
        <w:t xml:space="preserve"> </w:t>
      </w:r>
    </w:p>
    <w:p w14:paraId="57D08EA8" w14:textId="77777777" w:rsidR="000A5598" w:rsidRDefault="000A5598" w:rsidP="00EF0FDF">
      <w:pPr>
        <w:spacing w:after="0" w:line="240" w:lineRule="auto"/>
        <w:ind w:left="1418"/>
        <w:jc w:val="both"/>
        <w:rPr>
          <w:rFonts w:asciiTheme="minorHAnsi" w:hAnsiTheme="minorHAnsi" w:cstheme="minorHAnsi"/>
          <w:sz w:val="20"/>
          <w:szCs w:val="20"/>
        </w:rPr>
      </w:pPr>
    </w:p>
    <w:p w14:paraId="76FDB119" w14:textId="77777777" w:rsidR="008C35C6" w:rsidRPr="00A31C26" w:rsidRDefault="000A5598" w:rsidP="00EF0FDF">
      <w:pPr>
        <w:spacing w:after="0" w:line="240" w:lineRule="auto"/>
        <w:ind w:left="1418"/>
        <w:jc w:val="both"/>
        <w:rPr>
          <w:rFonts w:asciiTheme="minorHAnsi" w:hAnsiTheme="minorHAnsi" w:cstheme="minorHAnsi"/>
          <w:sz w:val="20"/>
          <w:szCs w:val="20"/>
        </w:rPr>
      </w:pPr>
      <w:r>
        <w:rPr>
          <w:rFonts w:asciiTheme="minorHAnsi" w:hAnsiTheme="minorHAnsi" w:cstheme="minorHAnsi"/>
          <w:sz w:val="20"/>
          <w:szCs w:val="20"/>
        </w:rPr>
        <w:t xml:space="preserve">Coforge </w:t>
      </w:r>
      <w:r w:rsidR="008C35C6" w:rsidRPr="00A31C26">
        <w:rPr>
          <w:rFonts w:asciiTheme="minorHAnsi" w:hAnsiTheme="minorHAnsi" w:cstheme="minorHAnsi"/>
          <w:sz w:val="20"/>
          <w:szCs w:val="20"/>
        </w:rPr>
        <w:t>Testing</w:t>
      </w:r>
      <w:r>
        <w:rPr>
          <w:rFonts w:asciiTheme="minorHAnsi" w:hAnsiTheme="minorHAnsi" w:cstheme="minorHAnsi"/>
          <w:sz w:val="20"/>
          <w:szCs w:val="20"/>
        </w:rPr>
        <w:t xml:space="preserve"> Team</w:t>
      </w:r>
      <w:r w:rsidR="008C35C6" w:rsidRPr="00A31C26">
        <w:rPr>
          <w:rFonts w:asciiTheme="minorHAnsi" w:hAnsiTheme="minorHAnsi" w:cstheme="minorHAnsi"/>
          <w:sz w:val="20"/>
          <w:szCs w:val="20"/>
        </w:rPr>
        <w:t xml:space="preserve"> will publish following reports as per proposed frequency. Ideally, these reports should be automated as much as possible.</w:t>
      </w:r>
    </w:p>
    <w:p w14:paraId="7D8005C3" w14:textId="77777777" w:rsidR="008C35C6" w:rsidRPr="00A31C26" w:rsidRDefault="008C35C6" w:rsidP="00EF0FDF">
      <w:pPr>
        <w:spacing w:after="0" w:line="240" w:lineRule="auto"/>
        <w:ind w:left="360"/>
        <w:jc w:val="both"/>
        <w:rPr>
          <w:rFonts w:asciiTheme="minorHAnsi" w:hAnsiTheme="minorHAnsi" w:cstheme="minorHAnsi"/>
          <w:sz w:val="20"/>
          <w:szCs w:val="20"/>
        </w:rPr>
      </w:pPr>
    </w:p>
    <w:tbl>
      <w:tblPr>
        <w:tblW w:w="0" w:type="auto"/>
        <w:tblInd w:w="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Change w:id="504" w:author="Tim Pauley" w:date="2024-06-19T22:14:00Z" w16du:dateUtc="2024-06-20T02:14: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PrChange>
      </w:tblPr>
      <w:tblGrid>
        <w:gridCol w:w="1945"/>
        <w:gridCol w:w="1037"/>
        <w:gridCol w:w="5810"/>
        <w:gridCol w:w="1035"/>
        <w:tblGridChange w:id="505">
          <w:tblGrid>
            <w:gridCol w:w="629"/>
            <w:gridCol w:w="1308"/>
            <w:gridCol w:w="637"/>
            <w:gridCol w:w="626"/>
            <w:gridCol w:w="411"/>
            <w:gridCol w:w="3303"/>
            <w:gridCol w:w="2507"/>
            <w:gridCol w:w="1035"/>
          </w:tblGrid>
        </w:tblGridChange>
      </w:tblGrid>
      <w:tr w:rsidR="008C35C6" w:rsidRPr="00A21369" w14:paraId="611683ED" w14:textId="77777777" w:rsidTr="00A21369">
        <w:trPr>
          <w:trHeight w:val="317"/>
          <w:tblHeader/>
          <w:trPrChange w:id="506" w:author="Tim Pauley" w:date="2024-06-19T22:14:00Z" w16du:dateUtc="2024-06-20T02:14:00Z">
            <w:trPr>
              <w:trHeight w:val="317"/>
              <w:tblHeader/>
            </w:trPr>
          </w:trPrChange>
        </w:trPr>
        <w:tc>
          <w:tcPr>
            <w:tcW w:w="0" w:type="auto"/>
            <w:shd w:val="clear" w:color="auto" w:fill="365F91" w:themeFill="accent1" w:themeFillShade="BF"/>
            <w:tcMar>
              <w:top w:w="15" w:type="dxa"/>
              <w:left w:w="86" w:type="dxa"/>
              <w:bottom w:w="0" w:type="dxa"/>
              <w:right w:w="86" w:type="dxa"/>
            </w:tcMar>
            <w:hideMark/>
            <w:tcPrChange w:id="507" w:author="Tim Pauley" w:date="2024-06-19T22:14:00Z" w16du:dateUtc="2024-06-20T02:14:00Z">
              <w:tcPr>
                <w:tcW w:w="926" w:type="pct"/>
                <w:gridSpan w:val="2"/>
                <w:shd w:val="clear" w:color="auto" w:fill="365F91" w:themeFill="accent1" w:themeFillShade="BF"/>
                <w:tcMar>
                  <w:top w:w="15" w:type="dxa"/>
                  <w:left w:w="86" w:type="dxa"/>
                  <w:bottom w:w="0" w:type="dxa"/>
                  <w:right w:w="86" w:type="dxa"/>
                </w:tcMar>
                <w:hideMark/>
              </w:tcPr>
            </w:tcPrChange>
          </w:tcPr>
          <w:p w14:paraId="336A0972" w14:textId="77777777" w:rsidR="008C35C6" w:rsidRPr="00A21369" w:rsidRDefault="008C35C6" w:rsidP="00EF0FDF">
            <w:pPr>
              <w:jc w:val="both"/>
              <w:rPr>
                <w:rFonts w:asciiTheme="minorHAnsi" w:hAnsiTheme="minorHAnsi" w:cstheme="minorHAnsi"/>
                <w:color w:val="FFFFFF" w:themeColor="background1"/>
                <w:sz w:val="20"/>
                <w:szCs w:val="20"/>
                <w:lang w:val="en-US"/>
                <w:rPrChange w:id="508" w:author="Tim Pauley" w:date="2024-06-19T22:14:00Z" w16du:dateUtc="2024-06-20T02:14:00Z">
                  <w:rPr>
                    <w:rFonts w:asciiTheme="minorHAnsi" w:hAnsiTheme="minorHAnsi" w:cstheme="minorHAnsi"/>
                    <w:color w:val="FFFFFF" w:themeColor="background1"/>
                    <w:lang w:val="en-US"/>
                  </w:rPr>
                </w:rPrChange>
              </w:rPr>
            </w:pPr>
            <w:r w:rsidRPr="00A21369">
              <w:rPr>
                <w:rFonts w:asciiTheme="minorHAnsi" w:hAnsiTheme="minorHAnsi" w:cstheme="minorHAnsi"/>
                <w:b/>
                <w:bCs/>
                <w:color w:val="FFFFFF" w:themeColor="background1"/>
                <w:sz w:val="20"/>
                <w:szCs w:val="20"/>
                <w:rPrChange w:id="509" w:author="Tim Pauley" w:date="2024-06-19T22:14:00Z" w16du:dateUtc="2024-06-20T02:14:00Z">
                  <w:rPr>
                    <w:rFonts w:asciiTheme="minorHAnsi" w:hAnsiTheme="minorHAnsi" w:cstheme="minorHAnsi"/>
                    <w:b/>
                    <w:bCs/>
                    <w:color w:val="FFFFFF" w:themeColor="background1"/>
                  </w:rPr>
                </w:rPrChange>
              </w:rPr>
              <w:t>Report / Meeting</w:t>
            </w:r>
          </w:p>
        </w:tc>
        <w:tc>
          <w:tcPr>
            <w:tcW w:w="0" w:type="auto"/>
            <w:shd w:val="clear" w:color="auto" w:fill="365F91" w:themeFill="accent1" w:themeFillShade="BF"/>
            <w:tcMar>
              <w:top w:w="15" w:type="dxa"/>
              <w:left w:w="86" w:type="dxa"/>
              <w:bottom w:w="0" w:type="dxa"/>
              <w:right w:w="86" w:type="dxa"/>
            </w:tcMar>
            <w:hideMark/>
            <w:tcPrChange w:id="510" w:author="Tim Pauley" w:date="2024-06-19T22:14:00Z" w16du:dateUtc="2024-06-20T02:14:00Z">
              <w:tcPr>
                <w:tcW w:w="604" w:type="pct"/>
                <w:gridSpan w:val="2"/>
                <w:shd w:val="clear" w:color="auto" w:fill="365F91" w:themeFill="accent1" w:themeFillShade="BF"/>
                <w:tcMar>
                  <w:top w:w="15" w:type="dxa"/>
                  <w:left w:w="86" w:type="dxa"/>
                  <w:bottom w:w="0" w:type="dxa"/>
                  <w:right w:w="86" w:type="dxa"/>
                </w:tcMar>
                <w:hideMark/>
              </w:tcPr>
            </w:tcPrChange>
          </w:tcPr>
          <w:p w14:paraId="05F91AC8" w14:textId="77777777" w:rsidR="008C35C6" w:rsidRPr="00A21369" w:rsidRDefault="008C35C6" w:rsidP="00EF0FDF">
            <w:pPr>
              <w:jc w:val="both"/>
              <w:rPr>
                <w:rFonts w:asciiTheme="minorHAnsi" w:hAnsiTheme="minorHAnsi" w:cstheme="minorHAnsi"/>
                <w:color w:val="FFFFFF" w:themeColor="background1"/>
                <w:sz w:val="20"/>
                <w:szCs w:val="20"/>
                <w:lang w:val="en-US"/>
                <w:rPrChange w:id="511" w:author="Tim Pauley" w:date="2024-06-19T22:14:00Z" w16du:dateUtc="2024-06-20T02:14:00Z">
                  <w:rPr>
                    <w:rFonts w:asciiTheme="minorHAnsi" w:hAnsiTheme="minorHAnsi" w:cstheme="minorHAnsi"/>
                    <w:color w:val="FFFFFF" w:themeColor="background1"/>
                    <w:lang w:val="en-US"/>
                  </w:rPr>
                </w:rPrChange>
              </w:rPr>
            </w:pPr>
            <w:r w:rsidRPr="00A21369">
              <w:rPr>
                <w:rFonts w:asciiTheme="minorHAnsi" w:hAnsiTheme="minorHAnsi" w:cstheme="minorHAnsi"/>
                <w:b/>
                <w:bCs/>
                <w:color w:val="FFFFFF" w:themeColor="background1"/>
                <w:sz w:val="20"/>
                <w:szCs w:val="20"/>
                <w:rPrChange w:id="512" w:author="Tim Pauley" w:date="2024-06-19T22:14:00Z" w16du:dateUtc="2024-06-20T02:14:00Z">
                  <w:rPr>
                    <w:rFonts w:asciiTheme="minorHAnsi" w:hAnsiTheme="minorHAnsi" w:cstheme="minorHAnsi"/>
                    <w:b/>
                    <w:bCs/>
                    <w:color w:val="FFFFFF" w:themeColor="background1"/>
                  </w:rPr>
                </w:rPrChange>
              </w:rPr>
              <w:t>Frequency</w:t>
            </w:r>
          </w:p>
        </w:tc>
        <w:tc>
          <w:tcPr>
            <w:tcW w:w="0" w:type="auto"/>
            <w:shd w:val="clear" w:color="auto" w:fill="365F91" w:themeFill="accent1" w:themeFillShade="BF"/>
            <w:tcMar>
              <w:top w:w="15" w:type="dxa"/>
              <w:left w:w="86" w:type="dxa"/>
              <w:bottom w:w="0" w:type="dxa"/>
              <w:right w:w="86" w:type="dxa"/>
            </w:tcMar>
            <w:hideMark/>
            <w:tcPrChange w:id="513" w:author="Tim Pauley" w:date="2024-06-19T22:14:00Z" w16du:dateUtc="2024-06-20T02:14:00Z">
              <w:tcPr>
                <w:tcW w:w="1776" w:type="pct"/>
                <w:gridSpan w:val="2"/>
                <w:shd w:val="clear" w:color="auto" w:fill="365F91" w:themeFill="accent1" w:themeFillShade="BF"/>
                <w:tcMar>
                  <w:top w:w="15" w:type="dxa"/>
                  <w:left w:w="86" w:type="dxa"/>
                  <w:bottom w:w="0" w:type="dxa"/>
                  <w:right w:w="86" w:type="dxa"/>
                </w:tcMar>
                <w:hideMark/>
              </w:tcPr>
            </w:tcPrChange>
          </w:tcPr>
          <w:p w14:paraId="40851F42" w14:textId="77777777" w:rsidR="008C35C6" w:rsidRPr="00A21369" w:rsidRDefault="008C35C6" w:rsidP="00EF0FDF">
            <w:pPr>
              <w:jc w:val="both"/>
              <w:rPr>
                <w:rFonts w:asciiTheme="minorHAnsi" w:hAnsiTheme="minorHAnsi" w:cstheme="minorHAnsi"/>
                <w:color w:val="FFFFFF" w:themeColor="background1"/>
                <w:sz w:val="20"/>
                <w:szCs w:val="20"/>
                <w:lang w:val="en-US"/>
                <w:rPrChange w:id="514" w:author="Tim Pauley" w:date="2024-06-19T22:14:00Z" w16du:dateUtc="2024-06-20T02:14:00Z">
                  <w:rPr>
                    <w:rFonts w:asciiTheme="minorHAnsi" w:hAnsiTheme="minorHAnsi" w:cstheme="minorHAnsi"/>
                    <w:color w:val="FFFFFF" w:themeColor="background1"/>
                    <w:lang w:val="en-US"/>
                  </w:rPr>
                </w:rPrChange>
              </w:rPr>
            </w:pPr>
            <w:r w:rsidRPr="00A21369">
              <w:rPr>
                <w:rFonts w:asciiTheme="minorHAnsi" w:hAnsiTheme="minorHAnsi" w:cstheme="minorHAnsi"/>
                <w:b/>
                <w:bCs/>
                <w:color w:val="FFFFFF" w:themeColor="background1"/>
                <w:sz w:val="20"/>
                <w:szCs w:val="20"/>
                <w:rPrChange w:id="515" w:author="Tim Pauley" w:date="2024-06-19T22:14:00Z" w16du:dateUtc="2024-06-20T02:14:00Z">
                  <w:rPr>
                    <w:rFonts w:asciiTheme="minorHAnsi" w:hAnsiTheme="minorHAnsi" w:cstheme="minorHAnsi"/>
                    <w:b/>
                    <w:bCs/>
                    <w:color w:val="FFFFFF" w:themeColor="background1"/>
                  </w:rPr>
                </w:rPrChange>
              </w:rPr>
              <w:t xml:space="preserve">Description </w:t>
            </w:r>
          </w:p>
        </w:tc>
        <w:tc>
          <w:tcPr>
            <w:tcW w:w="0" w:type="auto"/>
            <w:shd w:val="clear" w:color="auto" w:fill="365F91" w:themeFill="accent1" w:themeFillShade="BF"/>
            <w:tcMar>
              <w:top w:w="15" w:type="dxa"/>
              <w:left w:w="86" w:type="dxa"/>
              <w:bottom w:w="0" w:type="dxa"/>
              <w:right w:w="86" w:type="dxa"/>
            </w:tcMar>
            <w:hideMark/>
            <w:tcPrChange w:id="516" w:author="Tim Pauley" w:date="2024-06-19T22:14:00Z" w16du:dateUtc="2024-06-20T02:14:00Z">
              <w:tcPr>
                <w:tcW w:w="1694" w:type="pct"/>
                <w:gridSpan w:val="2"/>
                <w:shd w:val="clear" w:color="auto" w:fill="365F91" w:themeFill="accent1" w:themeFillShade="BF"/>
                <w:tcMar>
                  <w:top w:w="15" w:type="dxa"/>
                  <w:left w:w="86" w:type="dxa"/>
                  <w:bottom w:w="0" w:type="dxa"/>
                  <w:right w:w="86" w:type="dxa"/>
                </w:tcMar>
                <w:hideMark/>
              </w:tcPr>
            </w:tcPrChange>
          </w:tcPr>
          <w:p w14:paraId="4E0CEE15" w14:textId="77777777" w:rsidR="008C35C6" w:rsidRPr="00A21369" w:rsidRDefault="008C5A50" w:rsidP="00EF0FDF">
            <w:pPr>
              <w:jc w:val="both"/>
              <w:rPr>
                <w:rFonts w:asciiTheme="minorHAnsi" w:hAnsiTheme="minorHAnsi" w:cstheme="minorHAnsi"/>
                <w:color w:val="FFFFFF" w:themeColor="background1"/>
                <w:sz w:val="20"/>
                <w:szCs w:val="20"/>
                <w:lang w:val="en-US"/>
                <w:rPrChange w:id="517" w:author="Tim Pauley" w:date="2024-06-19T22:14:00Z" w16du:dateUtc="2024-06-20T02:14:00Z">
                  <w:rPr>
                    <w:rFonts w:asciiTheme="minorHAnsi" w:hAnsiTheme="minorHAnsi" w:cstheme="minorHAnsi"/>
                    <w:color w:val="FFFFFF" w:themeColor="background1"/>
                    <w:lang w:val="en-US"/>
                  </w:rPr>
                </w:rPrChange>
              </w:rPr>
            </w:pPr>
            <w:r w:rsidRPr="00A21369">
              <w:rPr>
                <w:rFonts w:asciiTheme="minorHAnsi" w:hAnsiTheme="minorHAnsi" w:cstheme="minorHAnsi"/>
                <w:b/>
                <w:bCs/>
                <w:color w:val="FFFFFF" w:themeColor="background1"/>
                <w:sz w:val="20"/>
                <w:szCs w:val="20"/>
                <w:rPrChange w:id="518" w:author="Tim Pauley" w:date="2024-06-19T22:14:00Z" w16du:dateUtc="2024-06-20T02:14:00Z">
                  <w:rPr>
                    <w:rFonts w:asciiTheme="minorHAnsi" w:hAnsiTheme="minorHAnsi" w:cstheme="minorHAnsi"/>
                    <w:b/>
                    <w:bCs/>
                    <w:color w:val="FFFFFF" w:themeColor="background1"/>
                  </w:rPr>
                </w:rPrChange>
              </w:rPr>
              <w:t>Owner</w:t>
            </w:r>
          </w:p>
        </w:tc>
      </w:tr>
      <w:tr w:rsidR="008C35C6" w:rsidRPr="00A21369" w14:paraId="49D93669" w14:textId="77777777" w:rsidTr="00A21369">
        <w:trPr>
          <w:trHeight w:val="1263"/>
          <w:trPrChange w:id="519" w:author="Tim Pauley" w:date="2024-06-19T22:14:00Z" w16du:dateUtc="2024-06-20T02:14:00Z">
            <w:trPr>
              <w:trHeight w:val="1263"/>
            </w:trPr>
          </w:trPrChange>
        </w:trPr>
        <w:tc>
          <w:tcPr>
            <w:tcW w:w="0" w:type="auto"/>
            <w:shd w:val="clear" w:color="auto" w:fill="auto"/>
            <w:tcMar>
              <w:top w:w="15" w:type="dxa"/>
              <w:left w:w="86" w:type="dxa"/>
              <w:bottom w:w="0" w:type="dxa"/>
              <w:right w:w="86" w:type="dxa"/>
            </w:tcMar>
            <w:hideMark/>
            <w:tcPrChange w:id="520" w:author="Tim Pauley" w:date="2024-06-19T22:14:00Z" w16du:dateUtc="2024-06-20T02:14:00Z">
              <w:tcPr>
                <w:tcW w:w="926" w:type="pct"/>
                <w:gridSpan w:val="2"/>
                <w:shd w:val="clear" w:color="auto" w:fill="auto"/>
                <w:tcMar>
                  <w:top w:w="15" w:type="dxa"/>
                  <w:left w:w="86" w:type="dxa"/>
                  <w:bottom w:w="0" w:type="dxa"/>
                  <w:right w:w="86" w:type="dxa"/>
                </w:tcMar>
                <w:hideMark/>
              </w:tcPr>
            </w:tcPrChange>
          </w:tcPr>
          <w:p w14:paraId="37D0154E" w14:textId="77777777" w:rsidR="008C35C6" w:rsidRPr="00A21369" w:rsidRDefault="008C5A50">
            <w:pPr>
              <w:rPr>
                <w:rFonts w:asciiTheme="minorHAnsi" w:hAnsiTheme="minorHAnsi" w:cstheme="minorHAnsi"/>
                <w:color w:val="000000"/>
                <w:sz w:val="20"/>
                <w:szCs w:val="20"/>
                <w:lang w:val="en-US"/>
                <w:rPrChange w:id="521" w:author="Tim Pauley" w:date="2024-06-19T22:14:00Z" w16du:dateUtc="2024-06-20T02:14:00Z">
                  <w:rPr>
                    <w:rFonts w:asciiTheme="minorHAnsi" w:hAnsiTheme="minorHAnsi" w:cstheme="minorHAnsi"/>
                    <w:color w:val="000000"/>
                    <w:lang w:val="en-US"/>
                  </w:rPr>
                </w:rPrChange>
              </w:rPr>
              <w:pPrChange w:id="522" w:author="Tim Pauley" w:date="2024-06-19T22:14:00Z" w16du:dateUtc="2024-06-20T02:14:00Z">
                <w:pPr>
                  <w:jc w:val="both"/>
                </w:pPr>
              </w:pPrChange>
            </w:pPr>
            <w:r w:rsidRPr="00A21369">
              <w:rPr>
                <w:rFonts w:asciiTheme="minorHAnsi" w:hAnsiTheme="minorHAnsi" w:cstheme="minorHAnsi"/>
                <w:b/>
                <w:bCs/>
                <w:color w:val="000000"/>
                <w:sz w:val="20"/>
                <w:szCs w:val="20"/>
                <w:rPrChange w:id="523" w:author="Tim Pauley" w:date="2024-06-19T22:14:00Z" w16du:dateUtc="2024-06-20T02:14:00Z">
                  <w:rPr>
                    <w:rFonts w:asciiTheme="minorHAnsi" w:hAnsiTheme="minorHAnsi" w:cstheme="minorHAnsi"/>
                    <w:b/>
                    <w:bCs/>
                    <w:color w:val="000000"/>
                  </w:rPr>
                </w:rPrChange>
              </w:rPr>
              <w:t>Sprint Test Completion Summary Report</w:t>
            </w:r>
          </w:p>
        </w:tc>
        <w:tc>
          <w:tcPr>
            <w:tcW w:w="0" w:type="auto"/>
            <w:shd w:val="clear" w:color="auto" w:fill="auto"/>
            <w:tcMar>
              <w:top w:w="15" w:type="dxa"/>
              <w:left w:w="86" w:type="dxa"/>
              <w:bottom w:w="0" w:type="dxa"/>
              <w:right w:w="86" w:type="dxa"/>
            </w:tcMar>
            <w:hideMark/>
            <w:tcPrChange w:id="524" w:author="Tim Pauley" w:date="2024-06-19T22:14:00Z" w16du:dateUtc="2024-06-20T02:14:00Z">
              <w:tcPr>
                <w:tcW w:w="604" w:type="pct"/>
                <w:gridSpan w:val="2"/>
                <w:shd w:val="clear" w:color="auto" w:fill="auto"/>
                <w:tcMar>
                  <w:top w:w="15" w:type="dxa"/>
                  <w:left w:w="86" w:type="dxa"/>
                  <w:bottom w:w="0" w:type="dxa"/>
                  <w:right w:w="86" w:type="dxa"/>
                </w:tcMar>
                <w:hideMark/>
              </w:tcPr>
            </w:tcPrChange>
          </w:tcPr>
          <w:p w14:paraId="44CE34FE" w14:textId="77777777" w:rsidR="008C35C6" w:rsidRPr="00A21369" w:rsidRDefault="008C5A50" w:rsidP="00EF0FDF">
            <w:pPr>
              <w:jc w:val="both"/>
              <w:rPr>
                <w:rFonts w:asciiTheme="minorHAnsi" w:hAnsiTheme="minorHAnsi" w:cstheme="minorHAnsi"/>
                <w:color w:val="000000"/>
                <w:sz w:val="20"/>
                <w:szCs w:val="20"/>
                <w:lang w:val="en-US"/>
                <w:rPrChange w:id="525" w:author="Tim Pauley" w:date="2024-06-19T22:14:00Z" w16du:dateUtc="2024-06-20T02:14:00Z">
                  <w:rPr>
                    <w:rFonts w:asciiTheme="minorHAnsi" w:hAnsiTheme="minorHAnsi" w:cstheme="minorHAnsi"/>
                    <w:color w:val="000000"/>
                    <w:lang w:val="en-US"/>
                  </w:rPr>
                </w:rPrChange>
              </w:rPr>
            </w:pPr>
            <w:r w:rsidRPr="00A21369">
              <w:rPr>
                <w:rFonts w:asciiTheme="minorHAnsi" w:hAnsiTheme="minorHAnsi" w:cstheme="minorHAnsi"/>
                <w:color w:val="000000"/>
                <w:sz w:val="20"/>
                <w:szCs w:val="20"/>
                <w:rPrChange w:id="526" w:author="Tim Pauley" w:date="2024-06-19T22:14:00Z" w16du:dateUtc="2024-06-20T02:14:00Z">
                  <w:rPr>
                    <w:rFonts w:asciiTheme="minorHAnsi" w:hAnsiTheme="minorHAnsi" w:cstheme="minorHAnsi"/>
                    <w:color w:val="000000"/>
                  </w:rPr>
                </w:rPrChange>
              </w:rPr>
              <w:t>Sprint</w:t>
            </w:r>
          </w:p>
        </w:tc>
        <w:tc>
          <w:tcPr>
            <w:tcW w:w="0" w:type="auto"/>
            <w:shd w:val="clear" w:color="auto" w:fill="auto"/>
            <w:tcMar>
              <w:top w:w="15" w:type="dxa"/>
              <w:left w:w="86" w:type="dxa"/>
              <w:bottom w:w="0" w:type="dxa"/>
              <w:right w:w="86" w:type="dxa"/>
            </w:tcMar>
            <w:hideMark/>
            <w:tcPrChange w:id="527" w:author="Tim Pauley" w:date="2024-06-19T22:14:00Z" w16du:dateUtc="2024-06-20T02:14:00Z">
              <w:tcPr>
                <w:tcW w:w="1776" w:type="pct"/>
                <w:gridSpan w:val="2"/>
                <w:shd w:val="clear" w:color="auto" w:fill="auto"/>
                <w:tcMar>
                  <w:top w:w="15" w:type="dxa"/>
                  <w:left w:w="86" w:type="dxa"/>
                  <w:bottom w:w="0" w:type="dxa"/>
                  <w:right w:w="86" w:type="dxa"/>
                </w:tcMar>
                <w:hideMark/>
              </w:tcPr>
            </w:tcPrChange>
          </w:tcPr>
          <w:p w14:paraId="35D3BE14" w14:textId="77777777" w:rsidR="008C5A50" w:rsidRPr="00A21369" w:rsidRDefault="008C35C6">
            <w:pPr>
              <w:rPr>
                <w:rFonts w:asciiTheme="minorHAnsi" w:hAnsiTheme="minorHAnsi" w:cstheme="minorHAnsi"/>
                <w:color w:val="000000"/>
                <w:sz w:val="20"/>
                <w:szCs w:val="20"/>
                <w:rPrChange w:id="528" w:author="Tim Pauley" w:date="2024-06-19T22:14:00Z" w16du:dateUtc="2024-06-20T02:14:00Z">
                  <w:rPr>
                    <w:rFonts w:asciiTheme="minorHAnsi" w:hAnsiTheme="minorHAnsi" w:cstheme="minorHAnsi"/>
                    <w:color w:val="000000"/>
                  </w:rPr>
                </w:rPrChange>
              </w:rPr>
              <w:pPrChange w:id="529" w:author="Tim Pauley" w:date="2024-06-19T22:14:00Z" w16du:dateUtc="2024-06-20T02:14:00Z">
                <w:pPr>
                  <w:jc w:val="both"/>
                </w:pPr>
              </w:pPrChange>
            </w:pPr>
            <w:r w:rsidRPr="00A21369">
              <w:rPr>
                <w:rFonts w:asciiTheme="minorHAnsi" w:hAnsiTheme="minorHAnsi" w:cstheme="minorHAnsi"/>
                <w:color w:val="000000"/>
                <w:sz w:val="20"/>
                <w:szCs w:val="20"/>
                <w:rPrChange w:id="530" w:author="Tim Pauley" w:date="2024-06-19T22:14:00Z" w16du:dateUtc="2024-06-20T02:14:00Z">
                  <w:rPr>
                    <w:rFonts w:asciiTheme="minorHAnsi" w:hAnsiTheme="minorHAnsi" w:cstheme="minorHAnsi"/>
                    <w:color w:val="000000"/>
                  </w:rPr>
                </w:rPrChange>
              </w:rPr>
              <w:t xml:space="preserve">This will highlight the </w:t>
            </w:r>
            <w:r w:rsidR="008C5A50" w:rsidRPr="00A21369">
              <w:rPr>
                <w:rFonts w:asciiTheme="minorHAnsi" w:hAnsiTheme="minorHAnsi" w:cstheme="minorHAnsi"/>
                <w:color w:val="000000"/>
                <w:sz w:val="20"/>
                <w:szCs w:val="20"/>
                <w:rPrChange w:id="531" w:author="Tim Pauley" w:date="2024-06-19T22:14:00Z" w16du:dateUtc="2024-06-20T02:14:00Z">
                  <w:rPr>
                    <w:rFonts w:asciiTheme="minorHAnsi" w:hAnsiTheme="minorHAnsi" w:cstheme="minorHAnsi"/>
                    <w:color w:val="000000"/>
                  </w:rPr>
                </w:rPrChange>
              </w:rPr>
              <w:t xml:space="preserve">overall scope of sprint. This </w:t>
            </w:r>
            <w:r w:rsidR="003D4B34" w:rsidRPr="00A21369">
              <w:rPr>
                <w:rFonts w:asciiTheme="minorHAnsi" w:hAnsiTheme="minorHAnsi" w:cstheme="minorHAnsi"/>
                <w:color w:val="000000"/>
                <w:sz w:val="20"/>
                <w:szCs w:val="20"/>
                <w:rPrChange w:id="532" w:author="Tim Pauley" w:date="2024-06-19T22:14:00Z" w16du:dateUtc="2024-06-20T02:14:00Z">
                  <w:rPr>
                    <w:rFonts w:asciiTheme="minorHAnsi" w:hAnsiTheme="minorHAnsi" w:cstheme="minorHAnsi"/>
                    <w:color w:val="000000"/>
                  </w:rPr>
                </w:rPrChange>
              </w:rPr>
              <w:t>includes</w:t>
            </w:r>
            <w:r w:rsidR="008C5A50" w:rsidRPr="00A21369">
              <w:rPr>
                <w:rFonts w:asciiTheme="minorHAnsi" w:hAnsiTheme="minorHAnsi" w:cstheme="minorHAnsi"/>
                <w:color w:val="000000"/>
                <w:sz w:val="20"/>
                <w:szCs w:val="20"/>
                <w:rPrChange w:id="533" w:author="Tim Pauley" w:date="2024-06-19T22:14:00Z" w16du:dateUtc="2024-06-20T02:14:00Z">
                  <w:rPr>
                    <w:rFonts w:asciiTheme="minorHAnsi" w:hAnsiTheme="minorHAnsi" w:cstheme="minorHAnsi"/>
                    <w:color w:val="000000"/>
                  </w:rPr>
                </w:rPrChange>
              </w:rPr>
              <w:t xml:space="preserve"> total number of user stories delivered, total number test cases created and executed, identified </w:t>
            </w:r>
            <w:r w:rsidRPr="00A21369">
              <w:rPr>
                <w:rFonts w:asciiTheme="minorHAnsi" w:hAnsiTheme="minorHAnsi" w:cstheme="minorHAnsi"/>
                <w:color w:val="000000"/>
                <w:sz w:val="20"/>
                <w:szCs w:val="20"/>
                <w:rPrChange w:id="534" w:author="Tim Pauley" w:date="2024-06-19T22:14:00Z" w16du:dateUtc="2024-06-20T02:14:00Z">
                  <w:rPr>
                    <w:rFonts w:asciiTheme="minorHAnsi" w:hAnsiTheme="minorHAnsi" w:cstheme="minorHAnsi"/>
                    <w:color w:val="000000"/>
                  </w:rPr>
                </w:rPrChange>
              </w:rPr>
              <w:t xml:space="preserve">defect </w:t>
            </w:r>
            <w:r w:rsidR="008C5A50" w:rsidRPr="00A21369">
              <w:rPr>
                <w:rFonts w:asciiTheme="minorHAnsi" w:hAnsiTheme="minorHAnsi" w:cstheme="minorHAnsi"/>
                <w:color w:val="000000"/>
                <w:sz w:val="20"/>
                <w:szCs w:val="20"/>
                <w:rPrChange w:id="535" w:author="Tim Pauley" w:date="2024-06-19T22:14:00Z" w16du:dateUtc="2024-06-20T02:14:00Z">
                  <w:rPr>
                    <w:rFonts w:asciiTheme="minorHAnsi" w:hAnsiTheme="minorHAnsi" w:cstheme="minorHAnsi"/>
                    <w:color w:val="000000"/>
                  </w:rPr>
                </w:rPrChange>
              </w:rPr>
              <w:t xml:space="preserve">with </w:t>
            </w:r>
            <w:r w:rsidRPr="00A21369">
              <w:rPr>
                <w:rFonts w:asciiTheme="minorHAnsi" w:hAnsiTheme="minorHAnsi" w:cstheme="minorHAnsi"/>
                <w:color w:val="000000"/>
                <w:sz w:val="20"/>
                <w:szCs w:val="20"/>
                <w:rPrChange w:id="536" w:author="Tim Pauley" w:date="2024-06-19T22:14:00Z" w16du:dateUtc="2024-06-20T02:14:00Z">
                  <w:rPr>
                    <w:rFonts w:asciiTheme="minorHAnsi" w:hAnsiTheme="minorHAnsi" w:cstheme="minorHAnsi"/>
                    <w:color w:val="000000"/>
                  </w:rPr>
                </w:rPrChange>
              </w:rPr>
              <w:t xml:space="preserve">status </w:t>
            </w:r>
            <w:r w:rsidR="008C5A50" w:rsidRPr="00A21369">
              <w:rPr>
                <w:rFonts w:asciiTheme="minorHAnsi" w:hAnsiTheme="minorHAnsi" w:cstheme="minorHAnsi"/>
                <w:color w:val="000000"/>
                <w:sz w:val="20"/>
                <w:szCs w:val="20"/>
                <w:rPrChange w:id="537" w:author="Tim Pauley" w:date="2024-06-19T22:14:00Z" w16du:dateUtc="2024-06-20T02:14:00Z">
                  <w:rPr>
                    <w:rFonts w:asciiTheme="minorHAnsi" w:hAnsiTheme="minorHAnsi" w:cstheme="minorHAnsi"/>
                    <w:color w:val="000000"/>
                  </w:rPr>
                </w:rPrChange>
              </w:rPr>
              <w:t xml:space="preserve">details. </w:t>
            </w:r>
          </w:p>
          <w:p w14:paraId="172FDBE3" w14:textId="77777777" w:rsidR="008C5A50" w:rsidRPr="00A21369" w:rsidRDefault="008C5A50">
            <w:pPr>
              <w:rPr>
                <w:rFonts w:asciiTheme="minorHAnsi" w:hAnsiTheme="minorHAnsi" w:cstheme="minorHAnsi"/>
                <w:color w:val="000000"/>
                <w:sz w:val="20"/>
                <w:szCs w:val="20"/>
                <w:rPrChange w:id="538" w:author="Tim Pauley" w:date="2024-06-19T22:14:00Z" w16du:dateUtc="2024-06-20T02:14:00Z">
                  <w:rPr>
                    <w:rFonts w:asciiTheme="minorHAnsi" w:hAnsiTheme="minorHAnsi" w:cstheme="minorHAnsi"/>
                    <w:color w:val="000000"/>
                  </w:rPr>
                </w:rPrChange>
              </w:rPr>
              <w:pPrChange w:id="539" w:author="Tim Pauley" w:date="2024-06-19T22:14:00Z" w16du:dateUtc="2024-06-20T02:14:00Z">
                <w:pPr>
                  <w:jc w:val="both"/>
                </w:pPr>
              </w:pPrChange>
            </w:pPr>
            <w:r w:rsidRPr="00A21369">
              <w:rPr>
                <w:rFonts w:asciiTheme="minorHAnsi" w:hAnsiTheme="minorHAnsi" w:cstheme="minorHAnsi"/>
                <w:color w:val="000000"/>
                <w:sz w:val="20"/>
                <w:szCs w:val="20"/>
                <w:rPrChange w:id="540" w:author="Tim Pauley" w:date="2024-06-19T22:14:00Z" w16du:dateUtc="2024-06-20T02:14:00Z">
                  <w:rPr>
                    <w:rFonts w:asciiTheme="minorHAnsi" w:hAnsiTheme="minorHAnsi" w:cstheme="minorHAnsi"/>
                    <w:color w:val="000000"/>
                  </w:rPr>
                </w:rPrChange>
              </w:rPr>
              <w:t>Provide progress on automation regression test suites, execution proceedings.</w:t>
            </w:r>
          </w:p>
          <w:p w14:paraId="2213460B" w14:textId="77777777" w:rsidR="008C35C6" w:rsidRPr="00A21369" w:rsidRDefault="008C5A50">
            <w:pPr>
              <w:rPr>
                <w:rFonts w:asciiTheme="minorHAnsi" w:hAnsiTheme="minorHAnsi" w:cstheme="minorHAnsi"/>
                <w:color w:val="000000"/>
                <w:sz w:val="20"/>
                <w:szCs w:val="20"/>
                <w:lang w:val="en-US"/>
                <w:rPrChange w:id="541" w:author="Tim Pauley" w:date="2024-06-19T22:14:00Z" w16du:dateUtc="2024-06-20T02:14:00Z">
                  <w:rPr>
                    <w:rFonts w:asciiTheme="minorHAnsi" w:hAnsiTheme="minorHAnsi" w:cstheme="minorHAnsi"/>
                    <w:color w:val="000000"/>
                    <w:lang w:val="en-US"/>
                  </w:rPr>
                </w:rPrChange>
              </w:rPr>
              <w:pPrChange w:id="542" w:author="Tim Pauley" w:date="2024-06-19T22:14:00Z" w16du:dateUtc="2024-06-20T02:14:00Z">
                <w:pPr>
                  <w:jc w:val="both"/>
                </w:pPr>
              </w:pPrChange>
            </w:pPr>
            <w:r w:rsidRPr="00A21369">
              <w:rPr>
                <w:rFonts w:asciiTheme="minorHAnsi" w:hAnsiTheme="minorHAnsi" w:cstheme="minorHAnsi"/>
                <w:color w:val="000000"/>
                <w:sz w:val="20"/>
                <w:szCs w:val="20"/>
                <w:rPrChange w:id="543" w:author="Tim Pauley" w:date="2024-06-19T22:14:00Z" w16du:dateUtc="2024-06-20T02:14:00Z">
                  <w:rPr>
                    <w:rFonts w:asciiTheme="minorHAnsi" w:hAnsiTheme="minorHAnsi" w:cstheme="minorHAnsi"/>
                    <w:color w:val="000000"/>
                  </w:rPr>
                </w:rPrChange>
              </w:rPr>
              <w:t>Highlight any challenges and risks.</w:t>
            </w:r>
          </w:p>
        </w:tc>
        <w:tc>
          <w:tcPr>
            <w:tcW w:w="0" w:type="auto"/>
            <w:shd w:val="clear" w:color="auto" w:fill="auto"/>
            <w:tcMar>
              <w:top w:w="15" w:type="dxa"/>
              <w:left w:w="86" w:type="dxa"/>
              <w:bottom w:w="0" w:type="dxa"/>
              <w:right w:w="86" w:type="dxa"/>
            </w:tcMar>
            <w:hideMark/>
            <w:tcPrChange w:id="544" w:author="Tim Pauley" w:date="2024-06-19T22:14:00Z" w16du:dateUtc="2024-06-20T02:14:00Z">
              <w:tcPr>
                <w:tcW w:w="1694" w:type="pct"/>
                <w:gridSpan w:val="2"/>
                <w:shd w:val="clear" w:color="auto" w:fill="auto"/>
                <w:tcMar>
                  <w:top w:w="15" w:type="dxa"/>
                  <w:left w:w="86" w:type="dxa"/>
                  <w:bottom w:w="0" w:type="dxa"/>
                  <w:right w:w="86" w:type="dxa"/>
                </w:tcMar>
                <w:hideMark/>
              </w:tcPr>
            </w:tcPrChange>
          </w:tcPr>
          <w:p w14:paraId="5872DEC6" w14:textId="77777777" w:rsidR="008C35C6" w:rsidRPr="00A21369" w:rsidRDefault="008C35C6" w:rsidP="00EF0FDF">
            <w:pPr>
              <w:jc w:val="both"/>
              <w:rPr>
                <w:rFonts w:asciiTheme="minorHAnsi" w:hAnsiTheme="minorHAnsi" w:cstheme="minorHAnsi"/>
                <w:color w:val="000000"/>
                <w:sz w:val="20"/>
                <w:szCs w:val="20"/>
                <w:lang w:val="en-US"/>
                <w:rPrChange w:id="545" w:author="Tim Pauley" w:date="2024-06-19T22:14:00Z" w16du:dateUtc="2024-06-20T02:14:00Z">
                  <w:rPr>
                    <w:rFonts w:asciiTheme="minorHAnsi" w:hAnsiTheme="minorHAnsi" w:cstheme="minorHAnsi"/>
                    <w:color w:val="000000"/>
                    <w:lang w:val="en-US"/>
                  </w:rPr>
                </w:rPrChange>
              </w:rPr>
            </w:pPr>
            <w:r w:rsidRPr="00A21369">
              <w:rPr>
                <w:rFonts w:asciiTheme="minorHAnsi" w:hAnsiTheme="minorHAnsi" w:cstheme="minorHAnsi"/>
                <w:color w:val="000000"/>
                <w:sz w:val="20"/>
                <w:szCs w:val="20"/>
                <w:rPrChange w:id="546" w:author="Tim Pauley" w:date="2024-06-19T22:14:00Z" w16du:dateUtc="2024-06-20T02:14:00Z">
                  <w:rPr>
                    <w:rFonts w:asciiTheme="minorHAnsi" w:hAnsiTheme="minorHAnsi" w:cstheme="minorHAnsi"/>
                    <w:color w:val="000000"/>
                  </w:rPr>
                </w:rPrChange>
              </w:rPr>
              <w:t>Test Manager</w:t>
            </w:r>
          </w:p>
        </w:tc>
      </w:tr>
    </w:tbl>
    <w:p w14:paraId="2D0923E0" w14:textId="77777777" w:rsidR="008C35C6" w:rsidRPr="00A31C26" w:rsidRDefault="008C35C6" w:rsidP="00EF0FDF">
      <w:pPr>
        <w:spacing w:after="0" w:line="240" w:lineRule="auto"/>
        <w:ind w:left="360"/>
        <w:jc w:val="both"/>
        <w:rPr>
          <w:rFonts w:asciiTheme="minorHAnsi" w:hAnsiTheme="minorHAnsi" w:cstheme="minorHAnsi"/>
          <w:sz w:val="20"/>
          <w:szCs w:val="20"/>
        </w:rPr>
      </w:pPr>
    </w:p>
    <w:p w14:paraId="52B21806" w14:textId="77777777" w:rsidR="00C616C1" w:rsidRPr="00E52474" w:rsidRDefault="00C616C1" w:rsidP="00EF0FDF">
      <w:pPr>
        <w:pStyle w:val="Heading2"/>
        <w:numPr>
          <w:ilvl w:val="2"/>
          <w:numId w:val="3"/>
        </w:numPr>
        <w:ind w:left="1944"/>
        <w:jc w:val="both"/>
        <w:rPr>
          <w:rFonts w:asciiTheme="minorHAnsi" w:hAnsiTheme="minorHAnsi" w:cstheme="minorHAnsi"/>
          <w:sz w:val="22"/>
          <w:szCs w:val="22"/>
        </w:rPr>
      </w:pPr>
      <w:bookmarkStart w:id="547" w:name="_Toc169687066"/>
      <w:r w:rsidRPr="00E52474">
        <w:rPr>
          <w:rFonts w:asciiTheme="minorHAnsi" w:hAnsiTheme="minorHAnsi" w:cstheme="minorHAnsi"/>
          <w:sz w:val="22"/>
          <w:szCs w:val="22"/>
        </w:rPr>
        <w:t>Test Metrics</w:t>
      </w:r>
      <w:bookmarkEnd w:id="547"/>
      <w:r w:rsidRPr="00E52474">
        <w:rPr>
          <w:rFonts w:asciiTheme="minorHAnsi" w:hAnsiTheme="minorHAnsi" w:cstheme="minorHAnsi"/>
          <w:sz w:val="22"/>
          <w:szCs w:val="22"/>
        </w:rPr>
        <w:t xml:space="preserve">  </w:t>
      </w:r>
    </w:p>
    <w:p w14:paraId="15507B3E" w14:textId="77777777" w:rsidR="00C14E85" w:rsidRDefault="00C14E85" w:rsidP="00EF0FDF">
      <w:pPr>
        <w:spacing w:after="0" w:line="240" w:lineRule="auto"/>
        <w:ind w:left="1418"/>
        <w:jc w:val="both"/>
        <w:rPr>
          <w:rFonts w:asciiTheme="minorHAnsi" w:hAnsiTheme="minorHAnsi" w:cstheme="minorHAnsi"/>
          <w:sz w:val="20"/>
          <w:szCs w:val="20"/>
        </w:rPr>
      </w:pPr>
      <w:r w:rsidRPr="00A31C26">
        <w:rPr>
          <w:rFonts w:asciiTheme="minorHAnsi" w:hAnsiTheme="minorHAnsi" w:cstheme="minorHAnsi"/>
          <w:sz w:val="20"/>
          <w:szCs w:val="20"/>
        </w:rPr>
        <w:t xml:space="preserve">The below metrics will be captured for each application in </w:t>
      </w:r>
      <w:r w:rsidR="008C5A50" w:rsidRPr="00A31C26">
        <w:rPr>
          <w:rFonts w:asciiTheme="minorHAnsi" w:hAnsiTheme="minorHAnsi" w:cstheme="minorHAnsi"/>
          <w:sz w:val="20"/>
          <w:szCs w:val="20"/>
        </w:rPr>
        <w:t>QA, Stage 1</w:t>
      </w:r>
      <w:r w:rsidRPr="00A31C26">
        <w:rPr>
          <w:rFonts w:asciiTheme="minorHAnsi" w:hAnsiTheme="minorHAnsi" w:cstheme="minorHAnsi"/>
          <w:sz w:val="20"/>
          <w:szCs w:val="20"/>
        </w:rPr>
        <w:t xml:space="preserve"> Environment</w:t>
      </w:r>
    </w:p>
    <w:p w14:paraId="4B94C3ED" w14:textId="77777777" w:rsidR="006D6F54" w:rsidRPr="00A31C26" w:rsidRDefault="006D6F54" w:rsidP="00EF0FDF">
      <w:pPr>
        <w:spacing w:after="0" w:line="240" w:lineRule="auto"/>
        <w:ind w:left="1418"/>
        <w:jc w:val="both"/>
        <w:rPr>
          <w:rFonts w:asciiTheme="minorHAnsi" w:hAnsiTheme="minorHAnsi" w:cstheme="minorHAnsi"/>
          <w:sz w:val="20"/>
          <w:szCs w:val="20"/>
        </w:rPr>
      </w:pP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Change w:id="548" w:author="Tim Pauley" w:date="2024-06-19T22:15:00Z" w16du:dateUtc="2024-06-20T02:15:00Z">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PrChange>
      </w:tblPr>
      <w:tblGrid>
        <w:gridCol w:w="336"/>
        <w:gridCol w:w="2039"/>
        <w:gridCol w:w="7014"/>
        <w:gridCol w:w="1226"/>
        <w:tblGridChange w:id="549">
          <w:tblGrid>
            <w:gridCol w:w="336"/>
            <w:gridCol w:w="2039"/>
            <w:gridCol w:w="7014"/>
            <w:gridCol w:w="1067"/>
            <w:gridCol w:w="159"/>
          </w:tblGrid>
        </w:tblGridChange>
      </w:tblGrid>
      <w:tr w:rsidR="00A21369" w:rsidRPr="00A21369" w14:paraId="25481774" w14:textId="77777777" w:rsidTr="00A21369">
        <w:trPr>
          <w:trHeight w:val="88"/>
          <w:jc w:val="center"/>
          <w:trPrChange w:id="550" w:author="Tim Pauley" w:date="2024-06-19T22:15:00Z" w16du:dateUtc="2024-06-20T02:15:00Z">
            <w:trPr>
              <w:gridAfter w:val="0"/>
              <w:trHeight w:val="88"/>
              <w:jc w:val="center"/>
            </w:trPr>
          </w:trPrChange>
        </w:trPr>
        <w:tc>
          <w:tcPr>
            <w:tcW w:w="0" w:type="auto"/>
            <w:shd w:val="clear" w:color="auto" w:fill="365F91" w:themeFill="accent1" w:themeFillShade="BF"/>
            <w:tcMar>
              <w:top w:w="15" w:type="dxa"/>
              <w:left w:w="25" w:type="dxa"/>
              <w:bottom w:w="0" w:type="dxa"/>
              <w:right w:w="25" w:type="dxa"/>
            </w:tcMar>
            <w:vAlign w:val="center"/>
            <w:hideMark/>
            <w:tcPrChange w:id="551" w:author="Tim Pauley" w:date="2024-06-19T22:15:00Z" w16du:dateUtc="2024-06-20T02:15:00Z">
              <w:tcPr>
                <w:tcW w:w="0" w:type="auto"/>
                <w:shd w:val="clear" w:color="auto" w:fill="365F91" w:themeFill="accent1" w:themeFillShade="BF"/>
                <w:tcMar>
                  <w:top w:w="15" w:type="dxa"/>
                  <w:left w:w="25" w:type="dxa"/>
                  <w:bottom w:w="0" w:type="dxa"/>
                  <w:right w:w="25" w:type="dxa"/>
                </w:tcMar>
                <w:vAlign w:val="center"/>
                <w:hideMark/>
              </w:tcPr>
            </w:tcPrChange>
          </w:tcPr>
          <w:p w14:paraId="252D431A" w14:textId="77777777" w:rsidR="0010275D" w:rsidRPr="00A21369" w:rsidRDefault="0010275D" w:rsidP="00EF0FDF">
            <w:pPr>
              <w:jc w:val="both"/>
              <w:rPr>
                <w:rFonts w:asciiTheme="minorHAnsi" w:hAnsiTheme="minorHAnsi" w:cstheme="minorHAnsi"/>
                <w:color w:val="FFFFFF" w:themeColor="background1"/>
                <w:sz w:val="20"/>
                <w:szCs w:val="20"/>
                <w:lang w:val="en-US"/>
                <w:rPrChange w:id="552" w:author="Tim Pauley" w:date="2024-06-19T22:15:00Z" w16du:dateUtc="2024-06-20T02:15:00Z">
                  <w:rPr>
                    <w:rFonts w:asciiTheme="minorHAnsi" w:hAnsiTheme="minorHAnsi" w:cstheme="minorHAnsi"/>
                    <w:color w:val="FFFFFF" w:themeColor="background1"/>
                    <w:lang w:val="en-US"/>
                  </w:rPr>
                </w:rPrChange>
              </w:rPr>
            </w:pPr>
            <w:r w:rsidRPr="00A21369">
              <w:rPr>
                <w:rFonts w:asciiTheme="minorHAnsi" w:hAnsiTheme="minorHAnsi" w:cstheme="minorHAnsi"/>
                <w:bCs/>
                <w:color w:val="FFFFFF" w:themeColor="background1"/>
                <w:sz w:val="20"/>
                <w:szCs w:val="20"/>
                <w:lang w:val="en-US"/>
                <w:rPrChange w:id="553" w:author="Tim Pauley" w:date="2024-06-19T22:15:00Z" w16du:dateUtc="2024-06-20T02:15:00Z">
                  <w:rPr>
                    <w:rFonts w:asciiTheme="minorHAnsi" w:hAnsiTheme="minorHAnsi" w:cstheme="minorHAnsi"/>
                    <w:bCs/>
                    <w:color w:val="FFFFFF" w:themeColor="background1"/>
                    <w:lang w:val="en-US"/>
                  </w:rPr>
                </w:rPrChange>
              </w:rPr>
              <w:t>No.</w:t>
            </w:r>
          </w:p>
        </w:tc>
        <w:tc>
          <w:tcPr>
            <w:tcW w:w="0" w:type="auto"/>
            <w:shd w:val="clear" w:color="auto" w:fill="365F91" w:themeFill="accent1" w:themeFillShade="BF"/>
            <w:tcMar>
              <w:top w:w="15" w:type="dxa"/>
              <w:left w:w="25" w:type="dxa"/>
              <w:bottom w:w="0" w:type="dxa"/>
              <w:right w:w="25" w:type="dxa"/>
            </w:tcMar>
            <w:vAlign w:val="center"/>
            <w:hideMark/>
            <w:tcPrChange w:id="554" w:author="Tim Pauley" w:date="2024-06-19T22:15:00Z" w16du:dateUtc="2024-06-20T02:15:00Z">
              <w:tcPr>
                <w:tcW w:w="0" w:type="auto"/>
                <w:shd w:val="clear" w:color="auto" w:fill="365F91" w:themeFill="accent1" w:themeFillShade="BF"/>
                <w:tcMar>
                  <w:top w:w="15" w:type="dxa"/>
                  <w:left w:w="25" w:type="dxa"/>
                  <w:bottom w:w="0" w:type="dxa"/>
                  <w:right w:w="25" w:type="dxa"/>
                </w:tcMar>
                <w:vAlign w:val="center"/>
                <w:hideMark/>
              </w:tcPr>
            </w:tcPrChange>
          </w:tcPr>
          <w:p w14:paraId="5473F46A" w14:textId="77777777" w:rsidR="0010275D" w:rsidRPr="00A21369" w:rsidRDefault="0010275D" w:rsidP="00EF0FDF">
            <w:pPr>
              <w:jc w:val="both"/>
              <w:rPr>
                <w:rFonts w:asciiTheme="minorHAnsi" w:hAnsiTheme="minorHAnsi" w:cstheme="minorHAnsi"/>
                <w:color w:val="FFFFFF" w:themeColor="background1"/>
                <w:sz w:val="20"/>
                <w:szCs w:val="20"/>
                <w:lang w:val="en-US"/>
                <w:rPrChange w:id="555" w:author="Tim Pauley" w:date="2024-06-19T22:15:00Z" w16du:dateUtc="2024-06-20T02:15:00Z">
                  <w:rPr>
                    <w:rFonts w:asciiTheme="minorHAnsi" w:hAnsiTheme="minorHAnsi" w:cstheme="minorHAnsi"/>
                    <w:color w:val="FFFFFF" w:themeColor="background1"/>
                    <w:lang w:val="en-US"/>
                  </w:rPr>
                </w:rPrChange>
              </w:rPr>
            </w:pPr>
            <w:r w:rsidRPr="00A21369">
              <w:rPr>
                <w:rFonts w:asciiTheme="minorHAnsi" w:hAnsiTheme="minorHAnsi" w:cstheme="minorHAnsi"/>
                <w:b/>
                <w:bCs/>
                <w:color w:val="FFFFFF" w:themeColor="background1"/>
                <w:sz w:val="20"/>
                <w:szCs w:val="20"/>
                <w:lang w:val="en-US"/>
                <w:rPrChange w:id="556" w:author="Tim Pauley" w:date="2024-06-19T22:15:00Z" w16du:dateUtc="2024-06-20T02:15:00Z">
                  <w:rPr>
                    <w:rFonts w:asciiTheme="minorHAnsi" w:hAnsiTheme="minorHAnsi" w:cstheme="minorHAnsi"/>
                    <w:b/>
                    <w:bCs/>
                    <w:color w:val="FFFFFF" w:themeColor="background1"/>
                    <w:lang w:val="en-US"/>
                  </w:rPr>
                </w:rPrChange>
              </w:rPr>
              <w:t>Metrics</w:t>
            </w:r>
          </w:p>
        </w:tc>
        <w:tc>
          <w:tcPr>
            <w:tcW w:w="0" w:type="auto"/>
            <w:shd w:val="clear" w:color="auto" w:fill="365F91" w:themeFill="accent1" w:themeFillShade="BF"/>
            <w:tcMar>
              <w:top w:w="15" w:type="dxa"/>
              <w:left w:w="25" w:type="dxa"/>
              <w:bottom w:w="0" w:type="dxa"/>
              <w:right w:w="25" w:type="dxa"/>
            </w:tcMar>
            <w:vAlign w:val="center"/>
            <w:hideMark/>
            <w:tcPrChange w:id="557" w:author="Tim Pauley" w:date="2024-06-19T22:15:00Z" w16du:dateUtc="2024-06-20T02:15:00Z">
              <w:tcPr>
                <w:tcW w:w="0" w:type="auto"/>
                <w:shd w:val="clear" w:color="auto" w:fill="365F91" w:themeFill="accent1" w:themeFillShade="BF"/>
                <w:tcMar>
                  <w:top w:w="15" w:type="dxa"/>
                  <w:left w:w="25" w:type="dxa"/>
                  <w:bottom w:w="0" w:type="dxa"/>
                  <w:right w:w="25" w:type="dxa"/>
                </w:tcMar>
                <w:vAlign w:val="center"/>
                <w:hideMark/>
              </w:tcPr>
            </w:tcPrChange>
          </w:tcPr>
          <w:p w14:paraId="7F747AA5" w14:textId="77777777" w:rsidR="0010275D" w:rsidRPr="00A21369" w:rsidRDefault="0010275D" w:rsidP="00EF0FDF">
            <w:pPr>
              <w:jc w:val="both"/>
              <w:rPr>
                <w:rFonts w:asciiTheme="minorHAnsi" w:hAnsiTheme="minorHAnsi" w:cstheme="minorHAnsi"/>
                <w:color w:val="FFFFFF" w:themeColor="background1"/>
                <w:sz w:val="20"/>
                <w:szCs w:val="20"/>
                <w:lang w:val="en-US"/>
                <w:rPrChange w:id="558" w:author="Tim Pauley" w:date="2024-06-19T22:15:00Z" w16du:dateUtc="2024-06-20T02:15:00Z">
                  <w:rPr>
                    <w:rFonts w:asciiTheme="minorHAnsi" w:hAnsiTheme="minorHAnsi" w:cstheme="minorHAnsi"/>
                    <w:color w:val="FFFFFF" w:themeColor="background1"/>
                    <w:lang w:val="en-US"/>
                  </w:rPr>
                </w:rPrChange>
              </w:rPr>
            </w:pPr>
            <w:r w:rsidRPr="00A21369">
              <w:rPr>
                <w:rFonts w:asciiTheme="minorHAnsi" w:hAnsiTheme="minorHAnsi" w:cstheme="minorHAnsi"/>
                <w:b/>
                <w:bCs/>
                <w:color w:val="FFFFFF" w:themeColor="background1"/>
                <w:sz w:val="20"/>
                <w:szCs w:val="20"/>
                <w:lang w:val="en-US"/>
                <w:rPrChange w:id="559" w:author="Tim Pauley" w:date="2024-06-19T22:15:00Z" w16du:dateUtc="2024-06-20T02:15:00Z">
                  <w:rPr>
                    <w:rFonts w:asciiTheme="minorHAnsi" w:hAnsiTheme="minorHAnsi" w:cstheme="minorHAnsi"/>
                    <w:b/>
                    <w:bCs/>
                    <w:color w:val="FFFFFF" w:themeColor="background1"/>
                    <w:lang w:val="en-US"/>
                  </w:rPr>
                </w:rPrChange>
              </w:rPr>
              <w:t>Description</w:t>
            </w:r>
          </w:p>
        </w:tc>
        <w:tc>
          <w:tcPr>
            <w:tcW w:w="1226" w:type="dxa"/>
            <w:shd w:val="clear" w:color="auto" w:fill="365F91" w:themeFill="accent1" w:themeFillShade="BF"/>
            <w:tcMar>
              <w:top w:w="15" w:type="dxa"/>
              <w:left w:w="25" w:type="dxa"/>
              <w:bottom w:w="0" w:type="dxa"/>
              <w:right w:w="25" w:type="dxa"/>
            </w:tcMar>
            <w:vAlign w:val="center"/>
            <w:hideMark/>
            <w:tcPrChange w:id="560" w:author="Tim Pauley" w:date="2024-06-19T22:15:00Z" w16du:dateUtc="2024-06-20T02:15:00Z">
              <w:tcPr>
                <w:tcW w:w="0" w:type="auto"/>
                <w:shd w:val="clear" w:color="auto" w:fill="365F91" w:themeFill="accent1" w:themeFillShade="BF"/>
                <w:tcMar>
                  <w:top w:w="15" w:type="dxa"/>
                  <w:left w:w="25" w:type="dxa"/>
                  <w:bottom w:w="0" w:type="dxa"/>
                  <w:right w:w="25" w:type="dxa"/>
                </w:tcMar>
                <w:vAlign w:val="center"/>
                <w:hideMark/>
              </w:tcPr>
            </w:tcPrChange>
          </w:tcPr>
          <w:p w14:paraId="3291FA9D" w14:textId="77777777" w:rsidR="0010275D" w:rsidRPr="00A21369" w:rsidRDefault="0010275D" w:rsidP="00EF0FDF">
            <w:pPr>
              <w:jc w:val="both"/>
              <w:rPr>
                <w:rFonts w:asciiTheme="minorHAnsi" w:hAnsiTheme="minorHAnsi" w:cstheme="minorHAnsi"/>
                <w:color w:val="FFFFFF" w:themeColor="background1"/>
                <w:sz w:val="20"/>
                <w:szCs w:val="20"/>
                <w:lang w:val="en-US"/>
                <w:rPrChange w:id="561" w:author="Tim Pauley" w:date="2024-06-19T22:15:00Z" w16du:dateUtc="2024-06-20T02:15:00Z">
                  <w:rPr>
                    <w:rFonts w:asciiTheme="minorHAnsi" w:hAnsiTheme="minorHAnsi" w:cstheme="minorHAnsi"/>
                    <w:color w:val="FFFFFF" w:themeColor="background1"/>
                    <w:lang w:val="en-US"/>
                  </w:rPr>
                </w:rPrChange>
              </w:rPr>
            </w:pPr>
            <w:r w:rsidRPr="00A21369">
              <w:rPr>
                <w:rFonts w:asciiTheme="minorHAnsi" w:hAnsiTheme="minorHAnsi" w:cstheme="minorHAnsi"/>
                <w:b/>
                <w:bCs/>
                <w:color w:val="FFFFFF" w:themeColor="background1"/>
                <w:sz w:val="20"/>
                <w:szCs w:val="20"/>
                <w:lang w:val="en-US"/>
                <w:rPrChange w:id="562" w:author="Tim Pauley" w:date="2024-06-19T22:15:00Z" w16du:dateUtc="2024-06-20T02:15:00Z">
                  <w:rPr>
                    <w:rFonts w:asciiTheme="minorHAnsi" w:hAnsiTheme="minorHAnsi" w:cstheme="minorHAnsi"/>
                    <w:b/>
                    <w:bCs/>
                    <w:color w:val="FFFFFF" w:themeColor="background1"/>
                    <w:lang w:val="en-US"/>
                  </w:rPr>
                </w:rPrChange>
              </w:rPr>
              <w:t>Frequency</w:t>
            </w:r>
          </w:p>
        </w:tc>
      </w:tr>
      <w:tr w:rsidR="00A21369" w:rsidRPr="00A21369" w14:paraId="589BE69F" w14:textId="77777777" w:rsidTr="00A21369">
        <w:trPr>
          <w:trHeight w:val="297"/>
          <w:jc w:val="center"/>
        </w:trPr>
        <w:tc>
          <w:tcPr>
            <w:tcW w:w="0" w:type="auto"/>
            <w:shd w:val="clear" w:color="auto" w:fill="auto"/>
            <w:tcMar>
              <w:top w:w="15" w:type="dxa"/>
              <w:left w:w="25" w:type="dxa"/>
              <w:bottom w:w="0" w:type="dxa"/>
              <w:right w:w="25" w:type="dxa"/>
            </w:tcMar>
            <w:vAlign w:val="center"/>
          </w:tcPr>
          <w:p w14:paraId="59B87C61" w14:textId="77777777" w:rsidR="0010275D" w:rsidRPr="00A21369" w:rsidRDefault="0010275D" w:rsidP="00EF0FDF">
            <w:pPr>
              <w:jc w:val="both"/>
              <w:rPr>
                <w:rFonts w:asciiTheme="minorHAnsi" w:hAnsiTheme="minorHAnsi" w:cstheme="minorHAnsi"/>
                <w:sz w:val="20"/>
                <w:szCs w:val="20"/>
                <w:lang w:val="en-US"/>
                <w:rPrChange w:id="563"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564" w:author="Tim Pauley" w:date="2024-06-19T22:15:00Z" w16du:dateUtc="2024-06-20T02:15:00Z">
                  <w:rPr>
                    <w:rFonts w:asciiTheme="minorHAnsi" w:hAnsiTheme="minorHAnsi" w:cstheme="minorHAnsi"/>
                    <w:lang w:val="en-US"/>
                  </w:rPr>
                </w:rPrChange>
              </w:rPr>
              <w:t>1</w:t>
            </w:r>
          </w:p>
        </w:tc>
        <w:tc>
          <w:tcPr>
            <w:tcW w:w="0" w:type="auto"/>
            <w:shd w:val="clear" w:color="auto" w:fill="auto"/>
            <w:tcMar>
              <w:top w:w="15" w:type="dxa"/>
              <w:left w:w="25" w:type="dxa"/>
              <w:bottom w:w="0" w:type="dxa"/>
              <w:right w:w="25" w:type="dxa"/>
            </w:tcMar>
            <w:vAlign w:val="center"/>
          </w:tcPr>
          <w:p w14:paraId="15887AC5" w14:textId="77777777" w:rsidR="0010275D" w:rsidRPr="00A21369" w:rsidRDefault="0010275D">
            <w:pPr>
              <w:rPr>
                <w:rFonts w:asciiTheme="minorHAnsi" w:hAnsiTheme="minorHAnsi" w:cstheme="minorHAnsi"/>
                <w:b/>
                <w:sz w:val="20"/>
                <w:szCs w:val="20"/>
                <w:lang w:val="en-US"/>
                <w:rPrChange w:id="565" w:author="Tim Pauley" w:date="2024-06-19T22:15:00Z" w16du:dateUtc="2024-06-20T02:15:00Z">
                  <w:rPr>
                    <w:rFonts w:asciiTheme="minorHAnsi" w:hAnsiTheme="minorHAnsi" w:cstheme="minorHAnsi"/>
                    <w:b/>
                    <w:lang w:val="en-US"/>
                  </w:rPr>
                </w:rPrChange>
              </w:rPr>
              <w:pPrChange w:id="566" w:author="Tim Pauley" w:date="2024-06-19T22:15:00Z" w16du:dateUtc="2024-06-20T02:15:00Z">
                <w:pPr>
                  <w:jc w:val="both"/>
                </w:pPr>
              </w:pPrChange>
            </w:pPr>
            <w:r w:rsidRPr="00A21369">
              <w:rPr>
                <w:rFonts w:asciiTheme="minorHAnsi" w:hAnsiTheme="minorHAnsi" w:cstheme="minorHAnsi"/>
                <w:b/>
                <w:sz w:val="20"/>
                <w:szCs w:val="20"/>
                <w:lang w:val="en-US"/>
                <w:rPrChange w:id="567" w:author="Tim Pauley" w:date="2024-06-19T22:15:00Z" w16du:dateUtc="2024-06-20T02:15:00Z">
                  <w:rPr>
                    <w:rFonts w:asciiTheme="minorHAnsi" w:hAnsiTheme="minorHAnsi" w:cstheme="minorHAnsi"/>
                    <w:b/>
                    <w:lang w:val="en-US"/>
                  </w:rPr>
                </w:rPrChange>
              </w:rPr>
              <w:t>User Story Status</w:t>
            </w:r>
          </w:p>
        </w:tc>
        <w:tc>
          <w:tcPr>
            <w:tcW w:w="0" w:type="auto"/>
            <w:shd w:val="clear" w:color="auto" w:fill="auto"/>
            <w:tcMar>
              <w:top w:w="15" w:type="dxa"/>
              <w:left w:w="25" w:type="dxa"/>
              <w:bottom w:w="0" w:type="dxa"/>
              <w:right w:w="25" w:type="dxa"/>
            </w:tcMar>
            <w:vAlign w:val="center"/>
          </w:tcPr>
          <w:p w14:paraId="2FDA8FC4" w14:textId="77777777" w:rsidR="0010275D" w:rsidRPr="00A21369" w:rsidRDefault="0010275D" w:rsidP="00EF0FDF">
            <w:pPr>
              <w:jc w:val="both"/>
              <w:rPr>
                <w:rFonts w:asciiTheme="minorHAnsi" w:hAnsiTheme="minorHAnsi" w:cstheme="minorHAnsi"/>
                <w:sz w:val="20"/>
                <w:szCs w:val="20"/>
                <w:lang w:val="en-US"/>
                <w:rPrChange w:id="568"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569" w:author="Tim Pauley" w:date="2024-06-19T22:15:00Z" w16du:dateUtc="2024-06-20T02:15:00Z">
                  <w:rPr>
                    <w:rFonts w:asciiTheme="minorHAnsi" w:hAnsiTheme="minorHAnsi" w:cstheme="minorHAnsi"/>
                    <w:lang w:val="en-US"/>
                  </w:rPr>
                </w:rPrChange>
              </w:rPr>
              <w:t>Metrics to capture number of user stories completed</w:t>
            </w:r>
          </w:p>
        </w:tc>
        <w:tc>
          <w:tcPr>
            <w:tcW w:w="1226" w:type="dxa"/>
            <w:shd w:val="clear" w:color="auto" w:fill="auto"/>
            <w:tcMar>
              <w:top w:w="15" w:type="dxa"/>
              <w:left w:w="25" w:type="dxa"/>
              <w:bottom w:w="0" w:type="dxa"/>
              <w:right w:w="25" w:type="dxa"/>
            </w:tcMar>
            <w:vAlign w:val="center"/>
          </w:tcPr>
          <w:p w14:paraId="6ECA0E85" w14:textId="77777777" w:rsidR="0010275D" w:rsidRPr="00A21369" w:rsidRDefault="0010275D" w:rsidP="009973FC">
            <w:pPr>
              <w:rPr>
                <w:rFonts w:asciiTheme="minorHAnsi" w:hAnsiTheme="minorHAnsi" w:cstheme="minorHAnsi"/>
                <w:sz w:val="20"/>
                <w:szCs w:val="20"/>
                <w:lang w:val="en-US"/>
                <w:rPrChange w:id="570"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571" w:author="Tim Pauley" w:date="2024-06-19T22:15:00Z" w16du:dateUtc="2024-06-20T02:15:00Z">
                  <w:rPr>
                    <w:rFonts w:asciiTheme="minorHAnsi" w:hAnsiTheme="minorHAnsi" w:cstheme="minorHAnsi"/>
                    <w:lang w:val="en-US"/>
                  </w:rPr>
                </w:rPrChange>
              </w:rPr>
              <w:t>End of Sprint</w:t>
            </w:r>
          </w:p>
        </w:tc>
      </w:tr>
      <w:tr w:rsidR="00A21369" w:rsidRPr="00A21369" w14:paraId="6374C1BC" w14:textId="77777777" w:rsidTr="00A21369">
        <w:trPr>
          <w:trHeight w:val="1172"/>
          <w:jc w:val="center"/>
          <w:trPrChange w:id="572" w:author="Tim Pauley" w:date="2024-06-19T22:15:00Z" w16du:dateUtc="2024-06-20T02:15:00Z">
            <w:trPr>
              <w:gridAfter w:val="0"/>
              <w:trHeight w:val="1172"/>
              <w:jc w:val="center"/>
            </w:trPr>
          </w:trPrChange>
        </w:trPr>
        <w:tc>
          <w:tcPr>
            <w:tcW w:w="0" w:type="auto"/>
            <w:shd w:val="clear" w:color="auto" w:fill="auto"/>
            <w:tcMar>
              <w:top w:w="15" w:type="dxa"/>
              <w:left w:w="25" w:type="dxa"/>
              <w:bottom w:w="0" w:type="dxa"/>
              <w:right w:w="25" w:type="dxa"/>
            </w:tcMar>
            <w:vAlign w:val="center"/>
            <w:tcPrChange w:id="573" w:author="Tim Pauley" w:date="2024-06-19T22:15:00Z" w16du:dateUtc="2024-06-20T02:15:00Z">
              <w:tcPr>
                <w:tcW w:w="0" w:type="auto"/>
                <w:shd w:val="clear" w:color="auto" w:fill="auto"/>
                <w:tcMar>
                  <w:top w:w="15" w:type="dxa"/>
                  <w:left w:w="25" w:type="dxa"/>
                  <w:bottom w:w="0" w:type="dxa"/>
                  <w:right w:w="25" w:type="dxa"/>
                </w:tcMar>
                <w:vAlign w:val="center"/>
              </w:tcPr>
            </w:tcPrChange>
          </w:tcPr>
          <w:p w14:paraId="6FEB4796" w14:textId="77777777" w:rsidR="0010275D" w:rsidRPr="00A21369" w:rsidRDefault="0010275D" w:rsidP="009973FC">
            <w:pPr>
              <w:jc w:val="both"/>
              <w:rPr>
                <w:rFonts w:asciiTheme="minorHAnsi" w:hAnsiTheme="minorHAnsi" w:cstheme="minorHAnsi"/>
                <w:sz w:val="20"/>
                <w:szCs w:val="20"/>
                <w:lang w:val="en-US"/>
                <w:rPrChange w:id="574"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575" w:author="Tim Pauley" w:date="2024-06-19T22:15:00Z" w16du:dateUtc="2024-06-20T02:15:00Z">
                  <w:rPr>
                    <w:rFonts w:asciiTheme="minorHAnsi" w:hAnsiTheme="minorHAnsi" w:cstheme="minorHAnsi"/>
                    <w:lang w:val="en-US"/>
                  </w:rPr>
                </w:rPrChange>
              </w:rPr>
              <w:t>2</w:t>
            </w:r>
          </w:p>
        </w:tc>
        <w:tc>
          <w:tcPr>
            <w:tcW w:w="0" w:type="auto"/>
            <w:shd w:val="clear" w:color="auto" w:fill="auto"/>
            <w:tcMar>
              <w:top w:w="15" w:type="dxa"/>
              <w:left w:w="25" w:type="dxa"/>
              <w:bottom w:w="0" w:type="dxa"/>
              <w:right w:w="25" w:type="dxa"/>
            </w:tcMar>
            <w:vAlign w:val="center"/>
            <w:tcPrChange w:id="576" w:author="Tim Pauley" w:date="2024-06-19T22:15:00Z" w16du:dateUtc="2024-06-20T02:15:00Z">
              <w:tcPr>
                <w:tcW w:w="0" w:type="auto"/>
                <w:shd w:val="clear" w:color="auto" w:fill="auto"/>
                <w:tcMar>
                  <w:top w:w="15" w:type="dxa"/>
                  <w:left w:w="25" w:type="dxa"/>
                  <w:bottom w:w="0" w:type="dxa"/>
                  <w:right w:w="25" w:type="dxa"/>
                </w:tcMar>
                <w:vAlign w:val="center"/>
              </w:tcPr>
            </w:tcPrChange>
          </w:tcPr>
          <w:p w14:paraId="30263FED" w14:textId="77777777" w:rsidR="0010275D" w:rsidRPr="00A21369" w:rsidRDefault="0010275D">
            <w:pPr>
              <w:rPr>
                <w:rFonts w:asciiTheme="minorHAnsi" w:hAnsiTheme="minorHAnsi" w:cstheme="minorHAnsi"/>
                <w:b/>
                <w:sz w:val="20"/>
                <w:szCs w:val="20"/>
                <w:lang w:val="en-US"/>
                <w:rPrChange w:id="577" w:author="Tim Pauley" w:date="2024-06-19T22:15:00Z" w16du:dateUtc="2024-06-20T02:15:00Z">
                  <w:rPr>
                    <w:rFonts w:asciiTheme="minorHAnsi" w:hAnsiTheme="minorHAnsi" w:cstheme="minorHAnsi"/>
                    <w:b/>
                    <w:lang w:val="en-US"/>
                  </w:rPr>
                </w:rPrChange>
              </w:rPr>
              <w:pPrChange w:id="578" w:author="Tim Pauley" w:date="2024-06-19T22:15:00Z" w16du:dateUtc="2024-06-20T02:15:00Z">
                <w:pPr>
                  <w:jc w:val="both"/>
                </w:pPr>
              </w:pPrChange>
            </w:pPr>
            <w:r w:rsidRPr="00A21369">
              <w:rPr>
                <w:rFonts w:asciiTheme="minorHAnsi" w:hAnsiTheme="minorHAnsi" w:cstheme="minorHAnsi"/>
                <w:b/>
                <w:sz w:val="20"/>
                <w:szCs w:val="20"/>
                <w:lang w:val="en-US"/>
                <w:rPrChange w:id="579" w:author="Tim Pauley" w:date="2024-06-19T22:15:00Z" w16du:dateUtc="2024-06-20T02:15:00Z">
                  <w:rPr>
                    <w:rFonts w:asciiTheme="minorHAnsi" w:hAnsiTheme="minorHAnsi" w:cstheme="minorHAnsi"/>
                    <w:b/>
                    <w:lang w:val="en-US"/>
                  </w:rPr>
                </w:rPrChange>
              </w:rPr>
              <w:t>Defect Metrics</w:t>
            </w:r>
          </w:p>
        </w:tc>
        <w:tc>
          <w:tcPr>
            <w:tcW w:w="0" w:type="auto"/>
            <w:shd w:val="clear" w:color="auto" w:fill="auto"/>
            <w:tcMar>
              <w:top w:w="15" w:type="dxa"/>
              <w:left w:w="25" w:type="dxa"/>
              <w:bottom w:w="0" w:type="dxa"/>
              <w:right w:w="25" w:type="dxa"/>
            </w:tcMar>
            <w:vAlign w:val="center"/>
            <w:tcPrChange w:id="580" w:author="Tim Pauley" w:date="2024-06-19T22:15:00Z" w16du:dateUtc="2024-06-20T02:15:00Z">
              <w:tcPr>
                <w:tcW w:w="0" w:type="auto"/>
                <w:shd w:val="clear" w:color="auto" w:fill="auto"/>
                <w:tcMar>
                  <w:top w:w="15" w:type="dxa"/>
                  <w:left w:w="25" w:type="dxa"/>
                  <w:bottom w:w="0" w:type="dxa"/>
                  <w:right w:w="25" w:type="dxa"/>
                </w:tcMar>
                <w:vAlign w:val="center"/>
              </w:tcPr>
            </w:tcPrChange>
          </w:tcPr>
          <w:p w14:paraId="466F3972" w14:textId="77777777" w:rsidR="0010275D" w:rsidRPr="00A21369" w:rsidRDefault="0010275D" w:rsidP="009973FC">
            <w:pPr>
              <w:jc w:val="both"/>
              <w:rPr>
                <w:rFonts w:asciiTheme="minorHAnsi" w:hAnsiTheme="minorHAnsi" w:cstheme="minorHAnsi"/>
                <w:sz w:val="20"/>
                <w:szCs w:val="20"/>
                <w:lang w:val="en-US"/>
                <w:rPrChange w:id="581"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582" w:author="Tim Pauley" w:date="2024-06-19T22:15:00Z" w16du:dateUtc="2024-06-20T02:15:00Z">
                  <w:rPr>
                    <w:rFonts w:asciiTheme="minorHAnsi" w:hAnsiTheme="minorHAnsi" w:cstheme="minorHAnsi"/>
                    <w:lang w:val="en-US"/>
                  </w:rPr>
                </w:rPrChange>
              </w:rPr>
              <w:t xml:space="preserve">Defect by Priority Metrics- No of defects identified based on priority </w:t>
            </w:r>
          </w:p>
          <w:p w14:paraId="33FB95CB" w14:textId="77777777" w:rsidR="0010275D" w:rsidRPr="00A21369" w:rsidRDefault="0010275D" w:rsidP="009973FC">
            <w:pPr>
              <w:jc w:val="both"/>
              <w:rPr>
                <w:rFonts w:asciiTheme="minorHAnsi" w:hAnsiTheme="minorHAnsi" w:cstheme="minorHAnsi"/>
                <w:sz w:val="20"/>
                <w:szCs w:val="20"/>
                <w:lang w:val="en-US"/>
                <w:rPrChange w:id="583"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584" w:author="Tim Pauley" w:date="2024-06-19T22:15:00Z" w16du:dateUtc="2024-06-20T02:15:00Z">
                  <w:rPr>
                    <w:rFonts w:asciiTheme="minorHAnsi" w:hAnsiTheme="minorHAnsi" w:cstheme="minorHAnsi"/>
                    <w:lang w:val="en-US"/>
                  </w:rPr>
                </w:rPrChange>
              </w:rPr>
              <w:t>Defect by Severity Metrics- No of defects identified based on priority</w:t>
            </w:r>
          </w:p>
          <w:p w14:paraId="55AE5C3E" w14:textId="77777777" w:rsidR="0010275D" w:rsidRPr="00A21369" w:rsidRDefault="0010275D" w:rsidP="009973FC">
            <w:pPr>
              <w:jc w:val="both"/>
              <w:rPr>
                <w:rFonts w:asciiTheme="minorHAnsi" w:hAnsiTheme="minorHAnsi" w:cstheme="minorHAnsi"/>
                <w:sz w:val="20"/>
                <w:szCs w:val="20"/>
                <w:lang w:val="en-US"/>
                <w:rPrChange w:id="585"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586" w:author="Tim Pauley" w:date="2024-06-19T22:15:00Z" w16du:dateUtc="2024-06-20T02:15:00Z">
                  <w:rPr>
                    <w:rFonts w:asciiTheme="minorHAnsi" w:hAnsiTheme="minorHAnsi" w:cstheme="minorHAnsi"/>
                    <w:lang w:val="en-US"/>
                  </w:rPr>
                </w:rPrChange>
              </w:rPr>
              <w:t>Defect Status- No of defects based on the Status</w:t>
            </w:r>
          </w:p>
        </w:tc>
        <w:tc>
          <w:tcPr>
            <w:tcW w:w="1226" w:type="dxa"/>
            <w:shd w:val="clear" w:color="auto" w:fill="auto"/>
            <w:tcMar>
              <w:top w:w="15" w:type="dxa"/>
              <w:left w:w="25" w:type="dxa"/>
              <w:bottom w:w="0" w:type="dxa"/>
              <w:right w:w="25" w:type="dxa"/>
            </w:tcMar>
            <w:tcPrChange w:id="587" w:author="Tim Pauley" w:date="2024-06-19T22:15:00Z" w16du:dateUtc="2024-06-20T02:15:00Z">
              <w:tcPr>
                <w:tcW w:w="0" w:type="auto"/>
                <w:shd w:val="clear" w:color="auto" w:fill="auto"/>
                <w:tcMar>
                  <w:top w:w="15" w:type="dxa"/>
                  <w:left w:w="25" w:type="dxa"/>
                  <w:bottom w:w="0" w:type="dxa"/>
                  <w:right w:w="25" w:type="dxa"/>
                </w:tcMar>
              </w:tcPr>
            </w:tcPrChange>
          </w:tcPr>
          <w:p w14:paraId="1D15AC03" w14:textId="77777777" w:rsidR="0010275D" w:rsidRPr="00A21369" w:rsidRDefault="0010275D" w:rsidP="009973FC">
            <w:pPr>
              <w:jc w:val="both"/>
              <w:rPr>
                <w:rFonts w:asciiTheme="minorHAnsi" w:hAnsiTheme="minorHAnsi" w:cstheme="minorHAnsi"/>
                <w:sz w:val="20"/>
                <w:szCs w:val="20"/>
                <w:lang w:val="en-US"/>
                <w:rPrChange w:id="588"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589" w:author="Tim Pauley" w:date="2024-06-19T22:15:00Z" w16du:dateUtc="2024-06-20T02:15:00Z">
                  <w:rPr>
                    <w:rFonts w:asciiTheme="minorHAnsi" w:hAnsiTheme="minorHAnsi" w:cstheme="minorHAnsi"/>
                    <w:lang w:val="en-US"/>
                  </w:rPr>
                </w:rPrChange>
              </w:rPr>
              <w:t>End of Sprint</w:t>
            </w:r>
          </w:p>
        </w:tc>
      </w:tr>
      <w:tr w:rsidR="00A21369" w:rsidRPr="00A21369" w14:paraId="0D73AA53" w14:textId="77777777" w:rsidTr="00A21369">
        <w:trPr>
          <w:trHeight w:val="155"/>
          <w:jc w:val="center"/>
          <w:trPrChange w:id="590" w:author="Tim Pauley" w:date="2024-06-19T22:15:00Z" w16du:dateUtc="2024-06-20T02:15:00Z">
            <w:trPr>
              <w:gridAfter w:val="0"/>
              <w:trHeight w:val="155"/>
              <w:jc w:val="center"/>
            </w:trPr>
          </w:trPrChange>
        </w:trPr>
        <w:tc>
          <w:tcPr>
            <w:tcW w:w="0" w:type="auto"/>
            <w:shd w:val="clear" w:color="auto" w:fill="auto"/>
            <w:tcMar>
              <w:top w:w="15" w:type="dxa"/>
              <w:left w:w="25" w:type="dxa"/>
              <w:bottom w:w="0" w:type="dxa"/>
              <w:right w:w="25" w:type="dxa"/>
            </w:tcMar>
            <w:vAlign w:val="center"/>
            <w:tcPrChange w:id="591" w:author="Tim Pauley" w:date="2024-06-19T22:15:00Z" w16du:dateUtc="2024-06-20T02:15:00Z">
              <w:tcPr>
                <w:tcW w:w="0" w:type="auto"/>
                <w:shd w:val="clear" w:color="auto" w:fill="auto"/>
                <w:tcMar>
                  <w:top w:w="15" w:type="dxa"/>
                  <w:left w:w="25" w:type="dxa"/>
                  <w:bottom w:w="0" w:type="dxa"/>
                  <w:right w:w="25" w:type="dxa"/>
                </w:tcMar>
                <w:vAlign w:val="center"/>
              </w:tcPr>
            </w:tcPrChange>
          </w:tcPr>
          <w:p w14:paraId="1139308D" w14:textId="77777777" w:rsidR="0010275D" w:rsidRPr="00A21369" w:rsidRDefault="0010275D" w:rsidP="009973FC">
            <w:pPr>
              <w:jc w:val="both"/>
              <w:rPr>
                <w:rFonts w:asciiTheme="minorHAnsi" w:hAnsiTheme="minorHAnsi" w:cstheme="minorHAnsi"/>
                <w:bCs/>
                <w:sz w:val="20"/>
                <w:szCs w:val="20"/>
                <w:lang w:val="en-US"/>
                <w:rPrChange w:id="592" w:author="Tim Pauley" w:date="2024-06-19T22:15:00Z" w16du:dateUtc="2024-06-20T02:15:00Z">
                  <w:rPr>
                    <w:rFonts w:asciiTheme="minorHAnsi" w:hAnsiTheme="minorHAnsi" w:cstheme="minorHAnsi"/>
                    <w:bCs/>
                    <w:lang w:val="en-US"/>
                  </w:rPr>
                </w:rPrChange>
              </w:rPr>
            </w:pPr>
            <w:r w:rsidRPr="00A21369">
              <w:rPr>
                <w:rFonts w:asciiTheme="minorHAnsi" w:hAnsiTheme="minorHAnsi" w:cstheme="minorHAnsi"/>
                <w:bCs/>
                <w:sz w:val="20"/>
                <w:szCs w:val="20"/>
                <w:lang w:val="en-US"/>
                <w:rPrChange w:id="593" w:author="Tim Pauley" w:date="2024-06-19T22:15:00Z" w16du:dateUtc="2024-06-20T02:15:00Z">
                  <w:rPr>
                    <w:rFonts w:asciiTheme="minorHAnsi" w:hAnsiTheme="minorHAnsi" w:cstheme="minorHAnsi"/>
                    <w:bCs/>
                    <w:lang w:val="en-US"/>
                  </w:rPr>
                </w:rPrChange>
              </w:rPr>
              <w:t>2</w:t>
            </w:r>
          </w:p>
        </w:tc>
        <w:tc>
          <w:tcPr>
            <w:tcW w:w="0" w:type="auto"/>
            <w:shd w:val="clear" w:color="auto" w:fill="auto"/>
            <w:tcMar>
              <w:top w:w="15" w:type="dxa"/>
              <w:left w:w="25" w:type="dxa"/>
              <w:bottom w:w="0" w:type="dxa"/>
              <w:right w:w="25" w:type="dxa"/>
            </w:tcMar>
            <w:vAlign w:val="center"/>
            <w:tcPrChange w:id="594" w:author="Tim Pauley" w:date="2024-06-19T22:15:00Z" w16du:dateUtc="2024-06-20T02:15:00Z">
              <w:tcPr>
                <w:tcW w:w="0" w:type="auto"/>
                <w:shd w:val="clear" w:color="auto" w:fill="auto"/>
                <w:tcMar>
                  <w:top w:w="15" w:type="dxa"/>
                  <w:left w:w="25" w:type="dxa"/>
                  <w:bottom w:w="0" w:type="dxa"/>
                  <w:right w:w="25" w:type="dxa"/>
                </w:tcMar>
                <w:vAlign w:val="center"/>
              </w:tcPr>
            </w:tcPrChange>
          </w:tcPr>
          <w:p w14:paraId="5A08503C" w14:textId="77777777" w:rsidR="0010275D" w:rsidRPr="00A21369" w:rsidRDefault="0010275D">
            <w:pPr>
              <w:rPr>
                <w:rFonts w:asciiTheme="minorHAnsi" w:hAnsiTheme="minorHAnsi" w:cstheme="minorHAnsi"/>
                <w:b/>
                <w:sz w:val="20"/>
                <w:szCs w:val="20"/>
                <w:lang w:val="en-US"/>
                <w:rPrChange w:id="595" w:author="Tim Pauley" w:date="2024-06-19T22:15:00Z" w16du:dateUtc="2024-06-20T02:15:00Z">
                  <w:rPr>
                    <w:rFonts w:asciiTheme="minorHAnsi" w:hAnsiTheme="minorHAnsi" w:cstheme="minorHAnsi"/>
                    <w:b/>
                    <w:lang w:val="en-US"/>
                  </w:rPr>
                </w:rPrChange>
              </w:rPr>
              <w:pPrChange w:id="596" w:author="Tim Pauley" w:date="2024-06-19T22:15:00Z" w16du:dateUtc="2024-06-20T02:15:00Z">
                <w:pPr>
                  <w:jc w:val="both"/>
                </w:pPr>
              </w:pPrChange>
            </w:pPr>
            <w:r w:rsidRPr="00A21369">
              <w:rPr>
                <w:rFonts w:asciiTheme="minorHAnsi" w:hAnsiTheme="minorHAnsi" w:cstheme="minorHAnsi"/>
                <w:b/>
                <w:sz w:val="20"/>
                <w:szCs w:val="20"/>
                <w:lang w:val="en-US"/>
                <w:rPrChange w:id="597" w:author="Tim Pauley" w:date="2024-06-19T22:15:00Z" w16du:dateUtc="2024-06-20T02:15:00Z">
                  <w:rPr>
                    <w:rFonts w:asciiTheme="minorHAnsi" w:hAnsiTheme="minorHAnsi" w:cstheme="minorHAnsi"/>
                    <w:b/>
                    <w:lang w:val="en-US"/>
                  </w:rPr>
                </w:rPrChange>
              </w:rPr>
              <w:t>Test Case Execution Status</w:t>
            </w:r>
          </w:p>
        </w:tc>
        <w:tc>
          <w:tcPr>
            <w:tcW w:w="0" w:type="auto"/>
            <w:shd w:val="clear" w:color="auto" w:fill="auto"/>
            <w:tcMar>
              <w:top w:w="15" w:type="dxa"/>
              <w:left w:w="25" w:type="dxa"/>
              <w:bottom w:w="0" w:type="dxa"/>
              <w:right w:w="25" w:type="dxa"/>
            </w:tcMar>
            <w:vAlign w:val="center"/>
            <w:tcPrChange w:id="598" w:author="Tim Pauley" w:date="2024-06-19T22:15:00Z" w16du:dateUtc="2024-06-20T02:15:00Z">
              <w:tcPr>
                <w:tcW w:w="0" w:type="auto"/>
                <w:shd w:val="clear" w:color="auto" w:fill="auto"/>
                <w:tcMar>
                  <w:top w:w="15" w:type="dxa"/>
                  <w:left w:w="25" w:type="dxa"/>
                  <w:bottom w:w="0" w:type="dxa"/>
                  <w:right w:w="25" w:type="dxa"/>
                </w:tcMar>
                <w:vAlign w:val="center"/>
              </w:tcPr>
            </w:tcPrChange>
          </w:tcPr>
          <w:p w14:paraId="0BFB04C9" w14:textId="77777777" w:rsidR="0010275D" w:rsidRPr="00A21369" w:rsidRDefault="0010275D" w:rsidP="009973FC">
            <w:pPr>
              <w:jc w:val="both"/>
              <w:rPr>
                <w:rFonts w:asciiTheme="minorHAnsi" w:hAnsiTheme="minorHAnsi" w:cstheme="minorHAnsi"/>
                <w:sz w:val="20"/>
                <w:szCs w:val="20"/>
                <w:lang w:val="en-US"/>
                <w:rPrChange w:id="599"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600" w:author="Tim Pauley" w:date="2024-06-19T22:15:00Z" w16du:dateUtc="2024-06-20T02:15:00Z">
                  <w:rPr>
                    <w:rFonts w:asciiTheme="minorHAnsi" w:hAnsiTheme="minorHAnsi" w:cstheme="minorHAnsi"/>
                    <w:lang w:val="en-US"/>
                  </w:rPr>
                </w:rPrChange>
              </w:rPr>
              <w:t>This metric is used for tracking the test case execution</w:t>
            </w:r>
          </w:p>
        </w:tc>
        <w:tc>
          <w:tcPr>
            <w:tcW w:w="1226" w:type="dxa"/>
            <w:shd w:val="clear" w:color="auto" w:fill="auto"/>
            <w:tcMar>
              <w:top w:w="15" w:type="dxa"/>
              <w:left w:w="25" w:type="dxa"/>
              <w:bottom w:w="0" w:type="dxa"/>
              <w:right w:w="25" w:type="dxa"/>
            </w:tcMar>
            <w:tcPrChange w:id="601" w:author="Tim Pauley" w:date="2024-06-19T22:15:00Z" w16du:dateUtc="2024-06-20T02:15:00Z">
              <w:tcPr>
                <w:tcW w:w="0" w:type="auto"/>
                <w:shd w:val="clear" w:color="auto" w:fill="auto"/>
                <w:tcMar>
                  <w:top w:w="15" w:type="dxa"/>
                  <w:left w:w="25" w:type="dxa"/>
                  <w:bottom w:w="0" w:type="dxa"/>
                  <w:right w:w="25" w:type="dxa"/>
                </w:tcMar>
              </w:tcPr>
            </w:tcPrChange>
          </w:tcPr>
          <w:p w14:paraId="37F35794" w14:textId="77777777" w:rsidR="0010275D" w:rsidRPr="00A21369" w:rsidRDefault="0010275D" w:rsidP="009973FC">
            <w:pPr>
              <w:rPr>
                <w:rFonts w:asciiTheme="minorHAnsi" w:hAnsiTheme="minorHAnsi" w:cstheme="minorHAnsi"/>
                <w:sz w:val="20"/>
                <w:szCs w:val="20"/>
                <w:lang w:val="en-US"/>
                <w:rPrChange w:id="602"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603" w:author="Tim Pauley" w:date="2024-06-19T22:15:00Z" w16du:dateUtc="2024-06-20T02:15:00Z">
                  <w:rPr>
                    <w:rFonts w:asciiTheme="minorHAnsi" w:hAnsiTheme="minorHAnsi" w:cstheme="minorHAnsi"/>
                    <w:lang w:val="en-US"/>
                  </w:rPr>
                </w:rPrChange>
              </w:rPr>
              <w:t>End of Sprint</w:t>
            </w:r>
          </w:p>
        </w:tc>
      </w:tr>
      <w:tr w:rsidR="00A21369" w:rsidRPr="00A21369" w14:paraId="3E551DBC" w14:textId="77777777" w:rsidTr="00A21369">
        <w:trPr>
          <w:trHeight w:val="489"/>
          <w:jc w:val="center"/>
        </w:trPr>
        <w:tc>
          <w:tcPr>
            <w:tcW w:w="0" w:type="auto"/>
            <w:shd w:val="clear" w:color="auto" w:fill="auto"/>
            <w:tcMar>
              <w:top w:w="15" w:type="dxa"/>
              <w:left w:w="25" w:type="dxa"/>
              <w:bottom w:w="0" w:type="dxa"/>
              <w:right w:w="25" w:type="dxa"/>
            </w:tcMar>
            <w:vAlign w:val="center"/>
          </w:tcPr>
          <w:p w14:paraId="2959F8A9" w14:textId="77777777" w:rsidR="0010275D" w:rsidRPr="00A21369" w:rsidRDefault="0010275D" w:rsidP="009973FC">
            <w:pPr>
              <w:jc w:val="both"/>
              <w:rPr>
                <w:rFonts w:asciiTheme="minorHAnsi" w:hAnsiTheme="minorHAnsi" w:cstheme="minorHAnsi"/>
                <w:bCs/>
                <w:sz w:val="20"/>
                <w:szCs w:val="20"/>
                <w:lang w:val="en-US"/>
                <w:rPrChange w:id="604" w:author="Tim Pauley" w:date="2024-06-19T22:15:00Z" w16du:dateUtc="2024-06-20T02:15:00Z">
                  <w:rPr>
                    <w:rFonts w:asciiTheme="minorHAnsi" w:hAnsiTheme="minorHAnsi" w:cstheme="minorHAnsi"/>
                    <w:bCs/>
                    <w:lang w:val="en-US"/>
                  </w:rPr>
                </w:rPrChange>
              </w:rPr>
            </w:pPr>
            <w:r w:rsidRPr="00A21369">
              <w:rPr>
                <w:rFonts w:asciiTheme="minorHAnsi" w:hAnsiTheme="minorHAnsi" w:cstheme="minorHAnsi"/>
                <w:bCs/>
                <w:sz w:val="20"/>
                <w:szCs w:val="20"/>
                <w:lang w:val="en-US"/>
                <w:rPrChange w:id="605" w:author="Tim Pauley" w:date="2024-06-19T22:15:00Z" w16du:dateUtc="2024-06-20T02:15:00Z">
                  <w:rPr>
                    <w:rFonts w:asciiTheme="minorHAnsi" w:hAnsiTheme="minorHAnsi" w:cstheme="minorHAnsi"/>
                    <w:bCs/>
                    <w:lang w:val="en-US"/>
                  </w:rPr>
                </w:rPrChange>
              </w:rPr>
              <w:t>4</w:t>
            </w:r>
          </w:p>
        </w:tc>
        <w:tc>
          <w:tcPr>
            <w:tcW w:w="0" w:type="auto"/>
            <w:shd w:val="clear" w:color="auto" w:fill="auto"/>
            <w:tcMar>
              <w:top w:w="15" w:type="dxa"/>
              <w:left w:w="25" w:type="dxa"/>
              <w:bottom w:w="0" w:type="dxa"/>
              <w:right w:w="25" w:type="dxa"/>
            </w:tcMar>
            <w:vAlign w:val="center"/>
          </w:tcPr>
          <w:p w14:paraId="7BA5424F" w14:textId="77777777" w:rsidR="0010275D" w:rsidRPr="00A21369" w:rsidRDefault="0010275D">
            <w:pPr>
              <w:rPr>
                <w:rFonts w:asciiTheme="minorHAnsi" w:hAnsiTheme="minorHAnsi" w:cstheme="minorHAnsi"/>
                <w:b/>
                <w:sz w:val="20"/>
                <w:szCs w:val="20"/>
                <w:lang w:val="en-US"/>
                <w:rPrChange w:id="606" w:author="Tim Pauley" w:date="2024-06-19T22:15:00Z" w16du:dateUtc="2024-06-20T02:15:00Z">
                  <w:rPr>
                    <w:rFonts w:asciiTheme="minorHAnsi" w:hAnsiTheme="minorHAnsi" w:cstheme="minorHAnsi"/>
                    <w:b/>
                    <w:lang w:val="en-US"/>
                  </w:rPr>
                </w:rPrChange>
              </w:rPr>
              <w:pPrChange w:id="607" w:author="Tim Pauley" w:date="2024-06-19T22:15:00Z" w16du:dateUtc="2024-06-20T02:15:00Z">
                <w:pPr>
                  <w:jc w:val="both"/>
                </w:pPr>
              </w:pPrChange>
            </w:pPr>
            <w:r w:rsidRPr="00A21369">
              <w:rPr>
                <w:rFonts w:asciiTheme="minorHAnsi" w:hAnsiTheme="minorHAnsi" w:cstheme="minorHAnsi"/>
                <w:b/>
                <w:sz w:val="20"/>
                <w:szCs w:val="20"/>
                <w:lang w:val="en-US"/>
                <w:rPrChange w:id="608" w:author="Tim Pauley" w:date="2024-06-19T22:15:00Z" w16du:dateUtc="2024-06-20T02:15:00Z">
                  <w:rPr>
                    <w:rFonts w:asciiTheme="minorHAnsi" w:hAnsiTheme="minorHAnsi" w:cstheme="minorHAnsi"/>
                    <w:b/>
                    <w:lang w:val="en-US"/>
                  </w:rPr>
                </w:rPrChange>
              </w:rPr>
              <w:t xml:space="preserve">Automation Coverage </w:t>
            </w:r>
          </w:p>
        </w:tc>
        <w:tc>
          <w:tcPr>
            <w:tcW w:w="0" w:type="auto"/>
            <w:shd w:val="clear" w:color="auto" w:fill="auto"/>
            <w:tcMar>
              <w:top w:w="15" w:type="dxa"/>
              <w:left w:w="25" w:type="dxa"/>
              <w:bottom w:w="0" w:type="dxa"/>
              <w:right w:w="25" w:type="dxa"/>
            </w:tcMar>
            <w:vAlign w:val="center"/>
          </w:tcPr>
          <w:p w14:paraId="0DEDC584" w14:textId="77777777" w:rsidR="0010275D" w:rsidRPr="00A21369" w:rsidRDefault="0010275D" w:rsidP="009973FC">
            <w:pPr>
              <w:jc w:val="both"/>
              <w:rPr>
                <w:rFonts w:asciiTheme="minorHAnsi" w:hAnsiTheme="minorHAnsi" w:cstheme="minorHAnsi"/>
                <w:sz w:val="20"/>
                <w:szCs w:val="20"/>
                <w:lang w:val="en-US"/>
                <w:rPrChange w:id="609"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610" w:author="Tim Pauley" w:date="2024-06-19T22:15:00Z" w16du:dateUtc="2024-06-20T02:15:00Z">
                  <w:rPr>
                    <w:rFonts w:asciiTheme="minorHAnsi" w:hAnsiTheme="minorHAnsi" w:cstheme="minorHAnsi"/>
                    <w:lang w:val="en-US"/>
                  </w:rPr>
                </w:rPrChange>
              </w:rPr>
              <w:t>This metric is useful to track the number of automation scripts created and executed within the sprint</w:t>
            </w:r>
          </w:p>
        </w:tc>
        <w:tc>
          <w:tcPr>
            <w:tcW w:w="1226" w:type="dxa"/>
            <w:shd w:val="clear" w:color="auto" w:fill="auto"/>
            <w:tcMar>
              <w:top w:w="15" w:type="dxa"/>
              <w:left w:w="25" w:type="dxa"/>
              <w:bottom w:w="0" w:type="dxa"/>
              <w:right w:w="25" w:type="dxa"/>
            </w:tcMar>
          </w:tcPr>
          <w:p w14:paraId="75BF1352" w14:textId="77777777" w:rsidR="0010275D" w:rsidRPr="00A21369" w:rsidRDefault="0010275D" w:rsidP="009973FC">
            <w:pPr>
              <w:rPr>
                <w:rFonts w:asciiTheme="minorHAnsi" w:hAnsiTheme="minorHAnsi" w:cstheme="minorHAnsi"/>
                <w:sz w:val="20"/>
                <w:szCs w:val="20"/>
                <w:lang w:val="en-US"/>
                <w:rPrChange w:id="611" w:author="Tim Pauley" w:date="2024-06-19T22:15:00Z" w16du:dateUtc="2024-06-20T02:15:00Z">
                  <w:rPr>
                    <w:rFonts w:asciiTheme="minorHAnsi" w:hAnsiTheme="minorHAnsi" w:cstheme="minorHAnsi"/>
                    <w:lang w:val="en-US"/>
                  </w:rPr>
                </w:rPrChange>
              </w:rPr>
            </w:pPr>
            <w:r w:rsidRPr="00A21369">
              <w:rPr>
                <w:rFonts w:asciiTheme="minorHAnsi" w:hAnsiTheme="minorHAnsi" w:cstheme="minorHAnsi"/>
                <w:sz w:val="20"/>
                <w:szCs w:val="20"/>
                <w:lang w:val="en-US"/>
                <w:rPrChange w:id="612" w:author="Tim Pauley" w:date="2024-06-19T22:15:00Z" w16du:dateUtc="2024-06-20T02:15:00Z">
                  <w:rPr>
                    <w:rFonts w:asciiTheme="minorHAnsi" w:hAnsiTheme="minorHAnsi" w:cstheme="minorHAnsi"/>
                    <w:lang w:val="en-US"/>
                  </w:rPr>
                </w:rPrChange>
              </w:rPr>
              <w:t>End of Sprint</w:t>
            </w:r>
          </w:p>
        </w:tc>
      </w:tr>
    </w:tbl>
    <w:p w14:paraId="62629355" w14:textId="77777777" w:rsidR="00037AD4" w:rsidRPr="00A31C26" w:rsidRDefault="00037AD4" w:rsidP="00EF0FDF">
      <w:pPr>
        <w:ind w:left="720"/>
        <w:jc w:val="both"/>
        <w:rPr>
          <w:rFonts w:asciiTheme="minorHAnsi" w:hAnsiTheme="minorHAnsi" w:cstheme="minorHAnsi"/>
          <w:sz w:val="20"/>
          <w:szCs w:val="20"/>
        </w:rPr>
      </w:pPr>
    </w:p>
    <w:p w14:paraId="7ABAFC24" w14:textId="77777777" w:rsidR="00215B5E" w:rsidRPr="001E31CC" w:rsidRDefault="00215B5E" w:rsidP="00EF0FDF">
      <w:pPr>
        <w:pStyle w:val="Heading1"/>
        <w:numPr>
          <w:ilvl w:val="0"/>
          <w:numId w:val="3"/>
        </w:numPr>
        <w:ind w:left="1080"/>
        <w:jc w:val="both"/>
        <w:rPr>
          <w:rFonts w:asciiTheme="minorHAnsi" w:hAnsiTheme="minorHAnsi" w:cstheme="minorHAnsi"/>
          <w:sz w:val="32"/>
          <w:szCs w:val="32"/>
        </w:rPr>
      </w:pPr>
      <w:bookmarkStart w:id="613" w:name="_Toc169687067"/>
      <w:r w:rsidRPr="001E31CC">
        <w:rPr>
          <w:rFonts w:asciiTheme="minorHAnsi" w:hAnsiTheme="minorHAnsi" w:cstheme="minorHAnsi"/>
          <w:sz w:val="32"/>
          <w:szCs w:val="32"/>
        </w:rPr>
        <w:t>Defect Management Process</w:t>
      </w:r>
      <w:bookmarkEnd w:id="613"/>
      <w:r w:rsidR="00C616C1" w:rsidRPr="001E31CC">
        <w:rPr>
          <w:rFonts w:asciiTheme="minorHAnsi" w:hAnsiTheme="minorHAnsi" w:cstheme="minorHAnsi"/>
          <w:sz w:val="32"/>
          <w:szCs w:val="32"/>
        </w:rPr>
        <w:t xml:space="preserve"> </w:t>
      </w:r>
    </w:p>
    <w:p w14:paraId="7267F03B" w14:textId="77777777" w:rsidR="00011EA4" w:rsidRPr="00A31C26" w:rsidRDefault="00152DF4" w:rsidP="00EF0FDF">
      <w:pPr>
        <w:ind w:left="720"/>
        <w:jc w:val="both"/>
        <w:rPr>
          <w:rFonts w:asciiTheme="minorHAnsi" w:hAnsiTheme="minorHAnsi" w:cstheme="minorHAnsi"/>
          <w:sz w:val="20"/>
          <w:szCs w:val="20"/>
        </w:rPr>
      </w:pPr>
      <w:r w:rsidRPr="00A31C26">
        <w:rPr>
          <w:rFonts w:asciiTheme="minorHAnsi" w:hAnsiTheme="minorHAnsi" w:cstheme="minorHAnsi"/>
          <w:sz w:val="20"/>
          <w:szCs w:val="20"/>
        </w:rPr>
        <w:t xml:space="preserve">Defects will be managed in the </w:t>
      </w:r>
      <w:r w:rsidR="00991221" w:rsidRPr="00A31C26">
        <w:rPr>
          <w:rFonts w:asciiTheme="minorHAnsi" w:hAnsiTheme="minorHAnsi" w:cstheme="minorHAnsi"/>
          <w:sz w:val="20"/>
          <w:szCs w:val="20"/>
        </w:rPr>
        <w:t>ADO</w:t>
      </w:r>
      <w:r w:rsidR="00F72FD6" w:rsidRPr="00A31C26">
        <w:rPr>
          <w:rFonts w:asciiTheme="minorHAnsi" w:hAnsiTheme="minorHAnsi" w:cstheme="minorHAnsi"/>
          <w:sz w:val="20"/>
          <w:szCs w:val="20"/>
        </w:rPr>
        <w:t>.</w:t>
      </w:r>
    </w:p>
    <w:p w14:paraId="1877EAB7" w14:textId="77777777" w:rsidR="00152DF4" w:rsidRPr="00A31C26" w:rsidRDefault="00152DF4" w:rsidP="00EF0FDF">
      <w:pPr>
        <w:ind w:left="720"/>
        <w:jc w:val="both"/>
        <w:rPr>
          <w:rFonts w:asciiTheme="minorHAnsi" w:hAnsiTheme="minorHAnsi" w:cstheme="minorHAnsi"/>
          <w:sz w:val="20"/>
          <w:szCs w:val="20"/>
        </w:rPr>
      </w:pPr>
      <w:r w:rsidRPr="00A31C26">
        <w:rPr>
          <w:rFonts w:asciiTheme="minorHAnsi" w:hAnsiTheme="minorHAnsi" w:cstheme="minorHAnsi"/>
          <w:sz w:val="20"/>
          <w:szCs w:val="20"/>
        </w:rPr>
        <w:t xml:space="preserve">Test lead will set up the defect triage meeting with </w:t>
      </w:r>
      <w:r w:rsidR="00EF6521">
        <w:rPr>
          <w:rFonts w:asciiTheme="minorHAnsi" w:hAnsiTheme="minorHAnsi" w:cstheme="minorHAnsi"/>
          <w:sz w:val="20"/>
          <w:szCs w:val="20"/>
        </w:rPr>
        <w:t xml:space="preserve">BA, </w:t>
      </w:r>
      <w:r w:rsidRPr="00A31C26">
        <w:rPr>
          <w:rFonts w:asciiTheme="minorHAnsi" w:hAnsiTheme="minorHAnsi" w:cstheme="minorHAnsi"/>
          <w:sz w:val="20"/>
          <w:szCs w:val="20"/>
        </w:rPr>
        <w:t>PM</w:t>
      </w:r>
      <w:r w:rsidR="009973FC">
        <w:rPr>
          <w:rFonts w:asciiTheme="minorHAnsi" w:hAnsiTheme="minorHAnsi" w:cstheme="minorHAnsi"/>
          <w:sz w:val="20"/>
          <w:szCs w:val="20"/>
        </w:rPr>
        <w:t xml:space="preserve"> </w:t>
      </w:r>
      <w:r w:rsidRPr="00A31C26">
        <w:rPr>
          <w:rFonts w:asciiTheme="minorHAnsi" w:hAnsiTheme="minorHAnsi" w:cstheme="minorHAnsi"/>
          <w:sz w:val="20"/>
          <w:szCs w:val="20"/>
        </w:rPr>
        <w:t>and the respective application owner to discuss on all the open defects</w:t>
      </w:r>
      <w:r w:rsidR="00F72FD6" w:rsidRPr="00A31C26">
        <w:rPr>
          <w:rFonts w:asciiTheme="minorHAnsi" w:hAnsiTheme="minorHAnsi" w:cstheme="minorHAnsi"/>
          <w:sz w:val="20"/>
          <w:szCs w:val="20"/>
        </w:rPr>
        <w:t>.</w:t>
      </w:r>
    </w:p>
    <w:p w14:paraId="4B743BE2" w14:textId="77777777" w:rsidR="00C55A93" w:rsidRPr="00A31C26" w:rsidRDefault="00A36E1B" w:rsidP="00EF0FDF">
      <w:pPr>
        <w:ind w:left="720"/>
        <w:jc w:val="both"/>
        <w:rPr>
          <w:rFonts w:asciiTheme="minorHAnsi" w:hAnsiTheme="minorHAnsi" w:cstheme="minorHAnsi"/>
          <w:sz w:val="20"/>
          <w:szCs w:val="20"/>
        </w:rPr>
      </w:pPr>
      <w:r w:rsidRPr="00A31C26">
        <w:rPr>
          <w:rFonts w:asciiTheme="minorHAnsi" w:hAnsiTheme="minorHAnsi" w:cstheme="minorHAnsi"/>
          <w:sz w:val="20"/>
          <w:szCs w:val="20"/>
        </w:rPr>
        <w:t>A simple indication of the defect management process is as depicted below</w:t>
      </w:r>
      <w:r w:rsidR="00F72FD6" w:rsidRPr="00A31C26">
        <w:rPr>
          <w:rFonts w:asciiTheme="minorHAnsi" w:hAnsiTheme="minorHAnsi" w:cstheme="minorHAnsi"/>
          <w:sz w:val="20"/>
          <w:szCs w:val="20"/>
        </w:rPr>
        <w:t>:</w:t>
      </w:r>
    </w:p>
    <w:p w14:paraId="452A18EE" w14:textId="77777777" w:rsidR="008A21A3" w:rsidRDefault="0010275D" w:rsidP="00EF0FDF">
      <w:pPr>
        <w:jc w:val="both"/>
        <w:rPr>
          <w:rFonts w:asciiTheme="minorHAnsi" w:hAnsiTheme="minorHAnsi" w:cstheme="minorHAnsi"/>
          <w:szCs w:val="18"/>
        </w:rPr>
      </w:pPr>
      <w:r>
        <w:rPr>
          <w:rFonts w:asciiTheme="minorHAnsi" w:hAnsiTheme="minorHAnsi" w:cstheme="minorHAnsi"/>
          <w:noProof/>
          <w:szCs w:val="18"/>
          <w:lang w:val="en-IN" w:eastAsia="en-IN"/>
        </w:rPr>
        <w:lastRenderedPageBreak/>
        <w:drawing>
          <wp:anchor distT="0" distB="0" distL="114300" distR="114300" simplePos="0" relativeHeight="251661312" behindDoc="1" locked="0" layoutInCell="1" allowOverlap="1" wp14:anchorId="265D00DB" wp14:editId="248106AB">
            <wp:simplePos x="0" y="0"/>
            <wp:positionH relativeFrom="column">
              <wp:posOffset>1058545</wp:posOffset>
            </wp:positionH>
            <wp:positionV relativeFrom="paragraph">
              <wp:posOffset>1270</wp:posOffset>
            </wp:positionV>
            <wp:extent cx="5030470" cy="46863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0470" cy="4686300"/>
                    </a:xfrm>
                    <a:prstGeom prst="rect">
                      <a:avLst/>
                    </a:prstGeom>
                    <a:noFill/>
                  </pic:spPr>
                </pic:pic>
              </a:graphicData>
            </a:graphic>
            <wp14:sizeRelH relativeFrom="margin">
              <wp14:pctWidth>0</wp14:pctWidth>
            </wp14:sizeRelH>
            <wp14:sizeRelV relativeFrom="margin">
              <wp14:pctHeight>0</wp14:pctHeight>
            </wp14:sizeRelV>
          </wp:anchor>
        </w:drawing>
      </w:r>
    </w:p>
    <w:p w14:paraId="7B0B3567" w14:textId="77777777" w:rsidR="001E31CC" w:rsidRDefault="001E31CC" w:rsidP="00EF0FDF">
      <w:pPr>
        <w:jc w:val="both"/>
        <w:rPr>
          <w:rFonts w:asciiTheme="minorHAnsi" w:hAnsiTheme="minorHAnsi" w:cstheme="minorHAnsi"/>
          <w:szCs w:val="18"/>
        </w:rPr>
      </w:pPr>
    </w:p>
    <w:p w14:paraId="780CB38A" w14:textId="77777777" w:rsidR="00FB09C4" w:rsidRDefault="00FB09C4" w:rsidP="00EF0FDF">
      <w:pPr>
        <w:jc w:val="both"/>
        <w:rPr>
          <w:rFonts w:asciiTheme="minorHAnsi" w:hAnsiTheme="minorHAnsi" w:cstheme="minorHAnsi"/>
          <w:szCs w:val="18"/>
        </w:rPr>
      </w:pPr>
    </w:p>
    <w:p w14:paraId="1A50B08B" w14:textId="77777777" w:rsidR="00FB09C4" w:rsidRDefault="00FB09C4" w:rsidP="00EF0FDF">
      <w:pPr>
        <w:jc w:val="both"/>
        <w:rPr>
          <w:rFonts w:asciiTheme="minorHAnsi" w:hAnsiTheme="minorHAnsi" w:cstheme="minorHAnsi"/>
          <w:szCs w:val="18"/>
        </w:rPr>
      </w:pPr>
    </w:p>
    <w:p w14:paraId="24917E45" w14:textId="77777777" w:rsidR="00FB09C4" w:rsidRDefault="00FB09C4" w:rsidP="00EF0FDF">
      <w:pPr>
        <w:jc w:val="both"/>
        <w:rPr>
          <w:rFonts w:asciiTheme="minorHAnsi" w:hAnsiTheme="minorHAnsi" w:cstheme="minorHAnsi"/>
          <w:szCs w:val="18"/>
        </w:rPr>
      </w:pPr>
    </w:p>
    <w:p w14:paraId="7CA5D243" w14:textId="77777777" w:rsidR="00FB09C4" w:rsidRDefault="00FB09C4" w:rsidP="00EF0FDF">
      <w:pPr>
        <w:jc w:val="both"/>
        <w:rPr>
          <w:rFonts w:asciiTheme="minorHAnsi" w:hAnsiTheme="minorHAnsi" w:cstheme="minorHAnsi"/>
          <w:szCs w:val="18"/>
        </w:rPr>
      </w:pPr>
    </w:p>
    <w:p w14:paraId="00805333" w14:textId="77777777" w:rsidR="00FB09C4" w:rsidRDefault="00FB09C4" w:rsidP="00EF0FDF">
      <w:pPr>
        <w:jc w:val="both"/>
        <w:rPr>
          <w:rFonts w:asciiTheme="minorHAnsi" w:hAnsiTheme="minorHAnsi" w:cstheme="minorHAnsi"/>
          <w:szCs w:val="18"/>
        </w:rPr>
      </w:pPr>
    </w:p>
    <w:p w14:paraId="56046C92" w14:textId="77777777" w:rsidR="00FB09C4" w:rsidRDefault="00FB09C4" w:rsidP="00EF0FDF">
      <w:pPr>
        <w:jc w:val="both"/>
        <w:rPr>
          <w:rFonts w:asciiTheme="minorHAnsi" w:hAnsiTheme="minorHAnsi" w:cstheme="minorHAnsi"/>
          <w:szCs w:val="18"/>
        </w:rPr>
      </w:pPr>
    </w:p>
    <w:p w14:paraId="02C5FADB" w14:textId="77777777" w:rsidR="00FB09C4" w:rsidRDefault="00FB09C4" w:rsidP="00EF0FDF">
      <w:pPr>
        <w:jc w:val="both"/>
        <w:rPr>
          <w:rFonts w:asciiTheme="minorHAnsi" w:hAnsiTheme="minorHAnsi" w:cstheme="minorHAnsi"/>
          <w:szCs w:val="18"/>
        </w:rPr>
      </w:pPr>
    </w:p>
    <w:p w14:paraId="00354C06" w14:textId="77777777" w:rsidR="00FB09C4" w:rsidRDefault="00FB09C4" w:rsidP="00EF0FDF">
      <w:pPr>
        <w:jc w:val="both"/>
        <w:rPr>
          <w:rFonts w:asciiTheme="minorHAnsi" w:hAnsiTheme="minorHAnsi" w:cstheme="minorHAnsi"/>
          <w:szCs w:val="18"/>
        </w:rPr>
      </w:pPr>
    </w:p>
    <w:p w14:paraId="17B238F5" w14:textId="77777777" w:rsidR="00FB09C4" w:rsidRDefault="00FB09C4" w:rsidP="00EF0FDF">
      <w:pPr>
        <w:jc w:val="both"/>
        <w:rPr>
          <w:rFonts w:asciiTheme="minorHAnsi" w:hAnsiTheme="minorHAnsi" w:cstheme="minorHAnsi"/>
          <w:szCs w:val="18"/>
        </w:rPr>
      </w:pPr>
    </w:p>
    <w:p w14:paraId="2B3FD103" w14:textId="77777777" w:rsidR="00FB09C4" w:rsidRDefault="00FB09C4" w:rsidP="00EF0FDF">
      <w:pPr>
        <w:jc w:val="both"/>
        <w:rPr>
          <w:rFonts w:asciiTheme="minorHAnsi" w:hAnsiTheme="minorHAnsi" w:cstheme="minorHAnsi"/>
          <w:szCs w:val="18"/>
        </w:rPr>
      </w:pPr>
    </w:p>
    <w:p w14:paraId="4A422AA5" w14:textId="77777777" w:rsidR="00FB09C4" w:rsidRDefault="00FB09C4" w:rsidP="00EF0FDF">
      <w:pPr>
        <w:jc w:val="both"/>
        <w:rPr>
          <w:rFonts w:asciiTheme="minorHAnsi" w:hAnsiTheme="minorHAnsi" w:cstheme="minorHAnsi"/>
          <w:szCs w:val="18"/>
        </w:rPr>
      </w:pPr>
    </w:p>
    <w:p w14:paraId="676ACB83" w14:textId="77777777" w:rsidR="00FB09C4" w:rsidRDefault="00FB09C4" w:rsidP="00EF0FDF">
      <w:pPr>
        <w:jc w:val="both"/>
        <w:rPr>
          <w:rFonts w:asciiTheme="minorHAnsi" w:hAnsiTheme="minorHAnsi" w:cstheme="minorHAnsi"/>
          <w:szCs w:val="18"/>
        </w:rPr>
      </w:pPr>
    </w:p>
    <w:p w14:paraId="070E5D0D" w14:textId="77777777" w:rsidR="00FB09C4" w:rsidRDefault="00FB09C4" w:rsidP="00EF0FDF">
      <w:pPr>
        <w:jc w:val="both"/>
        <w:rPr>
          <w:rFonts w:asciiTheme="minorHAnsi" w:hAnsiTheme="minorHAnsi" w:cstheme="minorHAnsi"/>
          <w:szCs w:val="18"/>
        </w:rPr>
      </w:pPr>
    </w:p>
    <w:p w14:paraId="4D1463E2" w14:textId="77777777" w:rsidR="00FB09C4" w:rsidRDefault="00FB09C4" w:rsidP="00EF0FDF">
      <w:pPr>
        <w:jc w:val="both"/>
        <w:rPr>
          <w:rFonts w:asciiTheme="minorHAnsi" w:hAnsiTheme="minorHAnsi" w:cstheme="minorHAnsi"/>
          <w:szCs w:val="18"/>
        </w:rPr>
      </w:pPr>
    </w:p>
    <w:p w14:paraId="2248BCBB" w14:textId="77777777" w:rsidR="00FB09C4" w:rsidRPr="00A31C26" w:rsidRDefault="00FB09C4" w:rsidP="00EF0FDF">
      <w:pPr>
        <w:jc w:val="both"/>
        <w:rPr>
          <w:rFonts w:asciiTheme="minorHAnsi" w:hAnsiTheme="minorHAnsi" w:cstheme="minorHAnsi"/>
          <w:szCs w:val="18"/>
        </w:rPr>
      </w:pPr>
    </w:p>
    <w:p w14:paraId="5B7D0D6D" w14:textId="77777777" w:rsidR="00CF5644" w:rsidRPr="001E31CC" w:rsidRDefault="00CF5644" w:rsidP="00EF0FDF">
      <w:pPr>
        <w:pStyle w:val="Heading2"/>
        <w:numPr>
          <w:ilvl w:val="1"/>
          <w:numId w:val="3"/>
        </w:numPr>
        <w:ind w:left="1512"/>
        <w:jc w:val="both"/>
        <w:rPr>
          <w:rFonts w:asciiTheme="minorHAnsi" w:hAnsiTheme="minorHAnsi" w:cstheme="minorHAnsi"/>
          <w:sz w:val="24"/>
          <w:szCs w:val="24"/>
        </w:rPr>
      </w:pPr>
      <w:bookmarkStart w:id="614" w:name="_Toc169687068"/>
      <w:r w:rsidRPr="001E31CC">
        <w:rPr>
          <w:rFonts w:asciiTheme="minorHAnsi" w:hAnsiTheme="minorHAnsi" w:cstheme="minorHAnsi"/>
          <w:sz w:val="24"/>
          <w:szCs w:val="24"/>
        </w:rPr>
        <w:t>Defect Priority and Severity</w:t>
      </w:r>
      <w:bookmarkEnd w:id="614"/>
    </w:p>
    <w:p w14:paraId="6778F0FA" w14:textId="77777777" w:rsidR="00CF5644" w:rsidRPr="00A31C26" w:rsidRDefault="00CF5644" w:rsidP="00EF0FDF">
      <w:pPr>
        <w:spacing w:after="120" w:line="240" w:lineRule="auto"/>
        <w:contextualSpacing/>
        <w:jc w:val="both"/>
        <w:rPr>
          <w:rFonts w:asciiTheme="minorHAnsi" w:hAnsiTheme="minorHAnsi" w:cstheme="minorHAnsi"/>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615" w:author="Tim Pauley" w:date="2024-06-19T22:16:00Z" w16du:dateUtc="2024-06-20T02:16:00Z">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195"/>
        <w:gridCol w:w="8654"/>
        <w:tblGridChange w:id="616">
          <w:tblGrid>
            <w:gridCol w:w="607"/>
            <w:gridCol w:w="1195"/>
            <w:gridCol w:w="36"/>
            <w:gridCol w:w="8505"/>
            <w:gridCol w:w="113"/>
          </w:tblGrid>
        </w:tblGridChange>
      </w:tblGrid>
      <w:tr w:rsidR="00CF5644" w:rsidRPr="00A31C26" w14:paraId="1D6CFCE8" w14:textId="77777777" w:rsidTr="00A21369">
        <w:trPr>
          <w:tblHeader/>
          <w:trPrChange w:id="617" w:author="Tim Pauley" w:date="2024-06-19T22:16:00Z" w16du:dateUtc="2024-06-20T02:16:00Z">
            <w:trPr>
              <w:gridAfter w:val="0"/>
              <w:tblHeader/>
            </w:trPr>
          </w:trPrChange>
        </w:trPr>
        <w:tc>
          <w:tcPr>
            <w:tcW w:w="1195"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Change w:id="618" w:author="Tim Pauley" w:date="2024-06-19T22:16:00Z" w16du:dateUtc="2024-06-20T02:16:00Z">
              <w:tcPr>
                <w:tcW w:w="1838" w:type="dxa"/>
                <w:gridSpan w:val="3"/>
                <w:tcBorders>
                  <w:top w:val="single" w:sz="4" w:space="0" w:color="auto"/>
                  <w:left w:val="single" w:sz="4" w:space="0" w:color="auto"/>
                  <w:bottom w:val="single" w:sz="4" w:space="0" w:color="auto"/>
                  <w:right w:val="single" w:sz="4" w:space="0" w:color="auto"/>
                </w:tcBorders>
                <w:shd w:val="clear" w:color="auto" w:fill="548DD4" w:themeFill="text2" w:themeFillTint="99"/>
                <w:hideMark/>
              </w:tcPr>
            </w:tcPrChange>
          </w:tcPr>
          <w:p w14:paraId="25C1939E" w14:textId="77777777" w:rsidR="00CF5644" w:rsidRPr="00A31C26" w:rsidRDefault="00CF5644" w:rsidP="00EF0FDF">
            <w:pPr>
              <w:spacing w:after="0" w:line="240" w:lineRule="auto"/>
              <w:jc w:val="both"/>
              <w:rPr>
                <w:rFonts w:asciiTheme="minorHAnsi" w:hAnsiTheme="minorHAnsi" w:cstheme="minorHAnsi"/>
                <w:b/>
                <w:color w:val="FFFFFF" w:themeColor="background1"/>
                <w:sz w:val="20"/>
                <w:szCs w:val="20"/>
              </w:rPr>
            </w:pPr>
            <w:r w:rsidRPr="00A31C26">
              <w:rPr>
                <w:rFonts w:asciiTheme="minorHAnsi" w:hAnsiTheme="minorHAnsi" w:cstheme="minorHAnsi"/>
                <w:b/>
                <w:color w:val="FFFFFF" w:themeColor="background1"/>
                <w:sz w:val="20"/>
                <w:szCs w:val="20"/>
              </w:rPr>
              <w:t>Fix Priority</w:t>
            </w:r>
            <w:r w:rsidR="009973FC">
              <w:rPr>
                <w:rFonts w:asciiTheme="minorHAnsi" w:hAnsiTheme="minorHAnsi" w:cstheme="minorHAnsi"/>
                <w:b/>
                <w:color w:val="FFFFFF" w:themeColor="background1"/>
                <w:sz w:val="20"/>
                <w:szCs w:val="20"/>
              </w:rPr>
              <w:t xml:space="preserve"> (</w:t>
            </w:r>
            <w:r w:rsidR="009973FC" w:rsidRPr="009973FC">
              <w:rPr>
                <w:rFonts w:asciiTheme="minorHAnsi" w:hAnsiTheme="minorHAnsi" w:cstheme="minorHAnsi"/>
                <w:b/>
                <w:color w:val="FFFFFF" w:themeColor="background1"/>
                <w:sz w:val="20"/>
                <w:szCs w:val="20"/>
              </w:rPr>
              <w:t xml:space="preserve">In </w:t>
            </w:r>
            <w:r w:rsidR="009973FC">
              <w:rPr>
                <w:rFonts w:asciiTheme="minorHAnsi" w:hAnsiTheme="minorHAnsi" w:cstheme="minorHAnsi"/>
                <w:b/>
                <w:color w:val="FFFFFF" w:themeColor="background1"/>
                <w:sz w:val="20"/>
                <w:szCs w:val="20"/>
              </w:rPr>
              <w:t>ADO)</w:t>
            </w:r>
          </w:p>
        </w:tc>
        <w:tc>
          <w:tcPr>
            <w:tcW w:w="8654"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Change w:id="619" w:author="Tim Pauley" w:date="2024-06-19T22:16:00Z" w16du:dateUtc="2024-06-20T02:16:00Z">
              <w:tcPr>
                <w:tcW w:w="8505" w:type="dxa"/>
                <w:tcBorders>
                  <w:top w:val="single" w:sz="4" w:space="0" w:color="auto"/>
                  <w:left w:val="single" w:sz="4" w:space="0" w:color="auto"/>
                  <w:bottom w:val="single" w:sz="4" w:space="0" w:color="auto"/>
                  <w:right w:val="single" w:sz="4" w:space="0" w:color="auto"/>
                </w:tcBorders>
                <w:shd w:val="clear" w:color="auto" w:fill="548DD4" w:themeFill="text2" w:themeFillTint="99"/>
                <w:hideMark/>
              </w:tcPr>
            </w:tcPrChange>
          </w:tcPr>
          <w:p w14:paraId="0E48E45A" w14:textId="77777777" w:rsidR="00CF5644" w:rsidRPr="00A31C26" w:rsidRDefault="00CF5644" w:rsidP="00EF0FDF">
            <w:pPr>
              <w:spacing w:after="0" w:line="240" w:lineRule="auto"/>
              <w:jc w:val="both"/>
              <w:rPr>
                <w:rFonts w:asciiTheme="minorHAnsi" w:hAnsiTheme="minorHAnsi" w:cstheme="minorHAnsi"/>
                <w:b/>
                <w:color w:val="FFFFFF" w:themeColor="background1"/>
                <w:sz w:val="20"/>
                <w:szCs w:val="20"/>
              </w:rPr>
            </w:pPr>
            <w:r w:rsidRPr="00A31C26">
              <w:rPr>
                <w:rFonts w:asciiTheme="minorHAnsi" w:hAnsiTheme="minorHAnsi" w:cstheme="minorHAnsi"/>
                <w:b/>
                <w:color w:val="FFFFFF" w:themeColor="background1"/>
                <w:sz w:val="20"/>
                <w:szCs w:val="20"/>
              </w:rPr>
              <w:t>Impact on Testing</w:t>
            </w:r>
          </w:p>
        </w:tc>
      </w:tr>
      <w:tr w:rsidR="003F57E4" w:rsidRPr="00A31C26" w14:paraId="54EA4CCA" w14:textId="77777777" w:rsidTr="00A21369">
        <w:trPr>
          <w:trHeight w:val="356"/>
          <w:trPrChange w:id="620" w:author="Tim Pauley" w:date="2024-06-19T22:16:00Z" w16du:dateUtc="2024-06-20T02:16:00Z">
            <w:trPr>
              <w:gridAfter w:val="0"/>
              <w:trHeight w:val="356"/>
            </w:trPr>
          </w:trPrChange>
        </w:trPr>
        <w:tc>
          <w:tcPr>
            <w:tcW w:w="1195" w:type="dxa"/>
            <w:tcBorders>
              <w:top w:val="single" w:sz="4" w:space="0" w:color="auto"/>
              <w:left w:val="single" w:sz="4" w:space="0" w:color="auto"/>
              <w:bottom w:val="single" w:sz="4" w:space="0" w:color="auto"/>
              <w:right w:val="single" w:sz="4" w:space="0" w:color="auto"/>
            </w:tcBorders>
            <w:tcPrChange w:id="621" w:author="Tim Pauley" w:date="2024-06-19T22:16:00Z" w16du:dateUtc="2024-06-20T02:16:00Z">
              <w:tcPr>
                <w:tcW w:w="1838" w:type="dxa"/>
                <w:gridSpan w:val="3"/>
                <w:tcBorders>
                  <w:top w:val="single" w:sz="4" w:space="0" w:color="auto"/>
                  <w:left w:val="single" w:sz="4" w:space="0" w:color="auto"/>
                  <w:bottom w:val="single" w:sz="4" w:space="0" w:color="auto"/>
                  <w:right w:val="single" w:sz="4" w:space="0" w:color="auto"/>
                </w:tcBorders>
              </w:tcPr>
            </w:tcPrChange>
          </w:tcPr>
          <w:p w14:paraId="792F0A33" w14:textId="77777777" w:rsidR="00CF5644" w:rsidRPr="00A31C26" w:rsidRDefault="00CF5644"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Urgent</w:t>
            </w:r>
            <w:r w:rsidR="007B3147">
              <w:rPr>
                <w:rFonts w:asciiTheme="minorHAnsi" w:hAnsiTheme="minorHAnsi" w:cstheme="minorHAnsi"/>
                <w:sz w:val="20"/>
                <w:szCs w:val="20"/>
              </w:rPr>
              <w:t xml:space="preserve"> (1)</w:t>
            </w:r>
          </w:p>
        </w:tc>
        <w:tc>
          <w:tcPr>
            <w:tcW w:w="8654" w:type="dxa"/>
            <w:tcBorders>
              <w:top w:val="single" w:sz="4" w:space="0" w:color="auto"/>
              <w:left w:val="single" w:sz="4" w:space="0" w:color="auto"/>
              <w:bottom w:val="single" w:sz="4" w:space="0" w:color="auto"/>
              <w:right w:val="single" w:sz="4" w:space="0" w:color="auto"/>
            </w:tcBorders>
            <w:tcPrChange w:id="622" w:author="Tim Pauley" w:date="2024-06-19T22:16:00Z" w16du:dateUtc="2024-06-20T02:16:00Z">
              <w:tcPr>
                <w:tcW w:w="8505" w:type="dxa"/>
                <w:tcBorders>
                  <w:top w:val="single" w:sz="4" w:space="0" w:color="auto"/>
                  <w:left w:val="single" w:sz="4" w:space="0" w:color="auto"/>
                  <w:bottom w:val="single" w:sz="4" w:space="0" w:color="auto"/>
                  <w:right w:val="single" w:sz="4" w:space="0" w:color="auto"/>
                </w:tcBorders>
              </w:tcPr>
            </w:tcPrChange>
          </w:tcPr>
          <w:p w14:paraId="1CA73007" w14:textId="77777777" w:rsidR="00CF5644" w:rsidRPr="00A31C26" w:rsidRDefault="00CF5644"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b/>
                <w:bCs/>
                <w:sz w:val="20"/>
                <w:szCs w:val="20"/>
              </w:rPr>
              <w:t>Testing blocked completely</w:t>
            </w:r>
            <w:r w:rsidRPr="00A31C26">
              <w:rPr>
                <w:rFonts w:asciiTheme="minorHAnsi" w:hAnsiTheme="minorHAnsi" w:cstheme="minorHAnsi"/>
                <w:sz w:val="20"/>
                <w:szCs w:val="20"/>
              </w:rPr>
              <w:t xml:space="preserve"> - testing cannot continue until a fix is made available.</w:t>
            </w:r>
          </w:p>
        </w:tc>
      </w:tr>
      <w:tr w:rsidR="003F57E4" w:rsidRPr="00A31C26" w14:paraId="36DB6190" w14:textId="77777777" w:rsidTr="00A21369">
        <w:trPr>
          <w:trHeight w:val="378"/>
          <w:trPrChange w:id="623" w:author="Tim Pauley" w:date="2024-06-19T22:16:00Z" w16du:dateUtc="2024-06-20T02:16:00Z">
            <w:trPr>
              <w:gridAfter w:val="0"/>
              <w:trHeight w:val="378"/>
            </w:trPr>
          </w:trPrChange>
        </w:trPr>
        <w:tc>
          <w:tcPr>
            <w:tcW w:w="1195" w:type="dxa"/>
            <w:tcBorders>
              <w:top w:val="single" w:sz="4" w:space="0" w:color="auto"/>
              <w:left w:val="single" w:sz="4" w:space="0" w:color="auto"/>
              <w:bottom w:val="single" w:sz="4" w:space="0" w:color="auto"/>
              <w:right w:val="single" w:sz="4" w:space="0" w:color="auto"/>
            </w:tcBorders>
            <w:hideMark/>
            <w:tcPrChange w:id="624" w:author="Tim Pauley" w:date="2024-06-19T22:16:00Z" w16du:dateUtc="2024-06-20T02:16:00Z">
              <w:tcPr>
                <w:tcW w:w="1838" w:type="dxa"/>
                <w:gridSpan w:val="3"/>
                <w:tcBorders>
                  <w:top w:val="single" w:sz="4" w:space="0" w:color="auto"/>
                  <w:left w:val="single" w:sz="4" w:space="0" w:color="auto"/>
                  <w:bottom w:val="single" w:sz="4" w:space="0" w:color="auto"/>
                  <w:right w:val="single" w:sz="4" w:space="0" w:color="auto"/>
                </w:tcBorders>
                <w:hideMark/>
              </w:tcPr>
            </w:tcPrChange>
          </w:tcPr>
          <w:p w14:paraId="3B90CFD4" w14:textId="77777777" w:rsidR="00CF5644" w:rsidRPr="00A31C26" w:rsidRDefault="00CF5644"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High</w:t>
            </w:r>
            <w:r w:rsidR="007B3147">
              <w:rPr>
                <w:rFonts w:asciiTheme="minorHAnsi" w:hAnsiTheme="minorHAnsi" w:cstheme="minorHAnsi"/>
                <w:sz w:val="20"/>
                <w:szCs w:val="20"/>
              </w:rPr>
              <w:t xml:space="preserve"> (2)</w:t>
            </w:r>
          </w:p>
        </w:tc>
        <w:tc>
          <w:tcPr>
            <w:tcW w:w="8654" w:type="dxa"/>
            <w:tcBorders>
              <w:top w:val="single" w:sz="4" w:space="0" w:color="auto"/>
              <w:left w:val="single" w:sz="4" w:space="0" w:color="auto"/>
              <w:bottom w:val="single" w:sz="4" w:space="0" w:color="auto"/>
              <w:right w:val="single" w:sz="4" w:space="0" w:color="auto"/>
            </w:tcBorders>
            <w:hideMark/>
            <w:tcPrChange w:id="625" w:author="Tim Pauley" w:date="2024-06-19T22:16:00Z" w16du:dateUtc="2024-06-20T02:16:00Z">
              <w:tcPr>
                <w:tcW w:w="8505" w:type="dxa"/>
                <w:tcBorders>
                  <w:top w:val="single" w:sz="4" w:space="0" w:color="auto"/>
                  <w:left w:val="single" w:sz="4" w:space="0" w:color="auto"/>
                  <w:bottom w:val="single" w:sz="4" w:space="0" w:color="auto"/>
                  <w:right w:val="single" w:sz="4" w:space="0" w:color="auto"/>
                </w:tcBorders>
                <w:hideMark/>
              </w:tcPr>
            </w:tcPrChange>
          </w:tcPr>
          <w:p w14:paraId="3D81C7D1" w14:textId="77777777" w:rsidR="00CF5644" w:rsidRPr="00A31C26" w:rsidRDefault="00CF5644"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b/>
                <w:bCs/>
                <w:sz w:val="20"/>
                <w:szCs w:val="20"/>
              </w:rPr>
              <w:t>Testing blocked to a significant level</w:t>
            </w:r>
            <w:r w:rsidRPr="00A31C26">
              <w:rPr>
                <w:rFonts w:asciiTheme="minorHAnsi" w:hAnsiTheme="minorHAnsi" w:cstheme="minorHAnsi"/>
                <w:sz w:val="20"/>
                <w:szCs w:val="20"/>
              </w:rPr>
              <w:t xml:space="preserve"> - </w:t>
            </w:r>
            <w:r w:rsidR="00DE06BE" w:rsidRPr="00A31C26">
              <w:rPr>
                <w:rFonts w:asciiTheme="minorHAnsi" w:hAnsiTheme="minorHAnsi" w:cstheme="minorHAnsi"/>
                <w:sz w:val="20"/>
                <w:szCs w:val="20"/>
              </w:rPr>
              <w:t>many</w:t>
            </w:r>
            <w:r w:rsidRPr="00A31C26">
              <w:rPr>
                <w:rFonts w:asciiTheme="minorHAnsi" w:hAnsiTheme="minorHAnsi" w:cstheme="minorHAnsi"/>
                <w:sz w:val="20"/>
                <w:szCs w:val="20"/>
              </w:rPr>
              <w:t xml:space="preserve"> test scenarios blocked until a fix is delivered. </w:t>
            </w:r>
          </w:p>
        </w:tc>
      </w:tr>
      <w:tr w:rsidR="003F57E4" w:rsidRPr="00A31C26" w14:paraId="4B6F040C" w14:textId="77777777" w:rsidTr="00A21369">
        <w:trPr>
          <w:trHeight w:val="554"/>
          <w:trPrChange w:id="626" w:author="Tim Pauley" w:date="2024-06-19T22:16:00Z" w16du:dateUtc="2024-06-20T02:16:00Z">
            <w:trPr>
              <w:gridAfter w:val="0"/>
              <w:trHeight w:val="554"/>
            </w:trPr>
          </w:trPrChange>
        </w:trPr>
        <w:tc>
          <w:tcPr>
            <w:tcW w:w="1195" w:type="dxa"/>
            <w:tcBorders>
              <w:top w:val="single" w:sz="4" w:space="0" w:color="auto"/>
              <w:left w:val="single" w:sz="4" w:space="0" w:color="auto"/>
              <w:bottom w:val="single" w:sz="4" w:space="0" w:color="auto"/>
              <w:right w:val="single" w:sz="4" w:space="0" w:color="auto"/>
            </w:tcBorders>
            <w:hideMark/>
            <w:tcPrChange w:id="627" w:author="Tim Pauley" w:date="2024-06-19T22:16:00Z" w16du:dateUtc="2024-06-20T02:16:00Z">
              <w:tcPr>
                <w:tcW w:w="1838" w:type="dxa"/>
                <w:gridSpan w:val="3"/>
                <w:tcBorders>
                  <w:top w:val="single" w:sz="4" w:space="0" w:color="auto"/>
                  <w:left w:val="single" w:sz="4" w:space="0" w:color="auto"/>
                  <w:bottom w:val="single" w:sz="4" w:space="0" w:color="auto"/>
                  <w:right w:val="single" w:sz="4" w:space="0" w:color="auto"/>
                </w:tcBorders>
                <w:hideMark/>
              </w:tcPr>
            </w:tcPrChange>
          </w:tcPr>
          <w:p w14:paraId="193A937A" w14:textId="77777777" w:rsidR="00CF5644" w:rsidRPr="00A31C26" w:rsidRDefault="00CF5644"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Medium</w:t>
            </w:r>
            <w:r w:rsidR="007B3147">
              <w:rPr>
                <w:rFonts w:asciiTheme="minorHAnsi" w:hAnsiTheme="minorHAnsi" w:cstheme="minorHAnsi"/>
                <w:sz w:val="20"/>
                <w:szCs w:val="20"/>
              </w:rPr>
              <w:t xml:space="preserve"> (3)</w:t>
            </w:r>
          </w:p>
        </w:tc>
        <w:tc>
          <w:tcPr>
            <w:tcW w:w="8654" w:type="dxa"/>
            <w:tcBorders>
              <w:top w:val="single" w:sz="4" w:space="0" w:color="auto"/>
              <w:left w:val="single" w:sz="4" w:space="0" w:color="auto"/>
              <w:bottom w:val="single" w:sz="4" w:space="0" w:color="auto"/>
              <w:right w:val="single" w:sz="4" w:space="0" w:color="auto"/>
            </w:tcBorders>
            <w:hideMark/>
            <w:tcPrChange w:id="628" w:author="Tim Pauley" w:date="2024-06-19T22:16:00Z" w16du:dateUtc="2024-06-20T02:16:00Z">
              <w:tcPr>
                <w:tcW w:w="8505" w:type="dxa"/>
                <w:tcBorders>
                  <w:top w:val="single" w:sz="4" w:space="0" w:color="auto"/>
                  <w:left w:val="single" w:sz="4" w:space="0" w:color="auto"/>
                  <w:bottom w:val="single" w:sz="4" w:space="0" w:color="auto"/>
                  <w:right w:val="single" w:sz="4" w:space="0" w:color="auto"/>
                </w:tcBorders>
                <w:hideMark/>
              </w:tcPr>
            </w:tcPrChange>
          </w:tcPr>
          <w:p w14:paraId="773871B4" w14:textId="77777777" w:rsidR="00CF5644" w:rsidRPr="00A31C26" w:rsidRDefault="00CF5644"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b/>
                <w:bCs/>
                <w:sz w:val="20"/>
                <w:szCs w:val="20"/>
              </w:rPr>
              <w:t>Workarounds for impacted test cases are available for high priority test cases or are blocking only low priority test cases</w:t>
            </w:r>
            <w:r w:rsidRPr="00A31C26">
              <w:rPr>
                <w:rFonts w:asciiTheme="minorHAnsi" w:hAnsiTheme="minorHAnsi" w:cstheme="minorHAnsi"/>
                <w:sz w:val="20"/>
                <w:szCs w:val="20"/>
              </w:rPr>
              <w:t xml:space="preserve"> - only one test or a small number of test scenarios blocked until a fix is delivered. </w:t>
            </w:r>
            <w:r w:rsidR="00DD52A2" w:rsidRPr="00A31C26">
              <w:rPr>
                <w:rFonts w:asciiTheme="minorHAnsi" w:hAnsiTheme="minorHAnsi" w:cstheme="minorHAnsi"/>
                <w:sz w:val="20"/>
                <w:szCs w:val="20"/>
              </w:rPr>
              <w:t>The</w:t>
            </w:r>
            <w:r w:rsidR="00BB7CA4" w:rsidRPr="00A31C26">
              <w:rPr>
                <w:rFonts w:asciiTheme="minorHAnsi" w:hAnsiTheme="minorHAnsi" w:cstheme="minorHAnsi"/>
                <w:sz w:val="20"/>
                <w:szCs w:val="20"/>
              </w:rPr>
              <w:t xml:space="preserve"> defect</w:t>
            </w:r>
            <w:r w:rsidRPr="00A31C26">
              <w:rPr>
                <w:rFonts w:asciiTheme="minorHAnsi" w:hAnsiTheme="minorHAnsi" w:cstheme="minorHAnsi"/>
                <w:sz w:val="20"/>
                <w:szCs w:val="20"/>
              </w:rPr>
              <w:t xml:space="preserve"> may only be fixed if sufficient </w:t>
            </w:r>
            <w:r w:rsidR="00464563" w:rsidRPr="00A31C26">
              <w:rPr>
                <w:rFonts w:asciiTheme="minorHAnsi" w:hAnsiTheme="minorHAnsi" w:cstheme="minorHAnsi"/>
                <w:sz w:val="20"/>
                <w:szCs w:val="20"/>
              </w:rPr>
              <w:t>resources</w:t>
            </w:r>
            <w:r w:rsidRPr="00A31C26">
              <w:rPr>
                <w:rFonts w:asciiTheme="minorHAnsi" w:hAnsiTheme="minorHAnsi" w:cstheme="minorHAnsi"/>
                <w:sz w:val="20"/>
                <w:szCs w:val="20"/>
              </w:rPr>
              <w:t xml:space="preserve"> and time </w:t>
            </w:r>
            <w:r w:rsidR="00632B9A" w:rsidRPr="00A31C26">
              <w:rPr>
                <w:rFonts w:asciiTheme="minorHAnsi" w:hAnsiTheme="minorHAnsi" w:cstheme="minorHAnsi"/>
                <w:sz w:val="20"/>
                <w:szCs w:val="20"/>
              </w:rPr>
              <w:t xml:space="preserve">are </w:t>
            </w:r>
            <w:r w:rsidRPr="00A31C26">
              <w:rPr>
                <w:rFonts w:asciiTheme="minorHAnsi" w:hAnsiTheme="minorHAnsi" w:cstheme="minorHAnsi"/>
                <w:sz w:val="20"/>
                <w:szCs w:val="20"/>
              </w:rPr>
              <w:t xml:space="preserve">available </w:t>
            </w:r>
            <w:r w:rsidR="00632B9A" w:rsidRPr="00A31C26">
              <w:rPr>
                <w:rFonts w:asciiTheme="minorHAnsi" w:hAnsiTheme="minorHAnsi" w:cstheme="minorHAnsi"/>
                <w:sz w:val="20"/>
                <w:szCs w:val="20"/>
              </w:rPr>
              <w:t>before</w:t>
            </w:r>
            <w:r w:rsidRPr="00A31C26">
              <w:rPr>
                <w:rFonts w:asciiTheme="minorHAnsi" w:hAnsiTheme="minorHAnsi" w:cstheme="minorHAnsi"/>
                <w:sz w:val="20"/>
                <w:szCs w:val="20"/>
              </w:rPr>
              <w:t xml:space="preserve"> the end of the test phase.</w:t>
            </w:r>
          </w:p>
        </w:tc>
      </w:tr>
      <w:tr w:rsidR="00CF5644" w:rsidRPr="00A31C26" w14:paraId="19EADF91" w14:textId="77777777" w:rsidTr="00A21369">
        <w:trPr>
          <w:trHeight w:val="232"/>
          <w:trPrChange w:id="629" w:author="Tim Pauley" w:date="2024-06-19T22:16:00Z" w16du:dateUtc="2024-06-20T02:16:00Z">
            <w:trPr>
              <w:gridAfter w:val="0"/>
              <w:trHeight w:val="232"/>
            </w:trPr>
          </w:trPrChange>
        </w:trPr>
        <w:tc>
          <w:tcPr>
            <w:tcW w:w="1195" w:type="dxa"/>
            <w:tcBorders>
              <w:top w:val="single" w:sz="4" w:space="0" w:color="auto"/>
              <w:left w:val="single" w:sz="4" w:space="0" w:color="auto"/>
              <w:bottom w:val="single" w:sz="4" w:space="0" w:color="auto"/>
              <w:right w:val="single" w:sz="4" w:space="0" w:color="auto"/>
            </w:tcBorders>
            <w:hideMark/>
            <w:tcPrChange w:id="630" w:author="Tim Pauley" w:date="2024-06-19T22:16:00Z" w16du:dateUtc="2024-06-20T02:16:00Z">
              <w:tcPr>
                <w:tcW w:w="1838" w:type="dxa"/>
                <w:gridSpan w:val="3"/>
                <w:tcBorders>
                  <w:top w:val="single" w:sz="4" w:space="0" w:color="auto"/>
                  <w:left w:val="single" w:sz="4" w:space="0" w:color="auto"/>
                  <w:bottom w:val="single" w:sz="4" w:space="0" w:color="auto"/>
                  <w:right w:val="single" w:sz="4" w:space="0" w:color="auto"/>
                </w:tcBorders>
                <w:hideMark/>
              </w:tcPr>
            </w:tcPrChange>
          </w:tcPr>
          <w:p w14:paraId="7CFB0B5C" w14:textId="77777777" w:rsidR="00CF5644" w:rsidRPr="00A31C26" w:rsidRDefault="00CF5644" w:rsidP="00EF0FDF">
            <w:pPr>
              <w:spacing w:after="0" w:line="240" w:lineRule="auto"/>
              <w:contextualSpacing/>
              <w:jc w:val="both"/>
              <w:rPr>
                <w:rFonts w:asciiTheme="minorHAnsi" w:hAnsiTheme="minorHAnsi" w:cstheme="minorHAnsi"/>
                <w:sz w:val="20"/>
                <w:szCs w:val="20"/>
              </w:rPr>
            </w:pPr>
            <w:r w:rsidRPr="00A31C26">
              <w:rPr>
                <w:rFonts w:asciiTheme="minorHAnsi" w:hAnsiTheme="minorHAnsi" w:cstheme="minorHAnsi"/>
                <w:sz w:val="20"/>
                <w:szCs w:val="20"/>
              </w:rPr>
              <w:t>Low</w:t>
            </w:r>
            <w:r w:rsidR="007B3147">
              <w:rPr>
                <w:rFonts w:asciiTheme="minorHAnsi" w:hAnsiTheme="minorHAnsi" w:cstheme="minorHAnsi"/>
                <w:sz w:val="20"/>
                <w:szCs w:val="20"/>
              </w:rPr>
              <w:t xml:space="preserve"> (4)</w:t>
            </w:r>
          </w:p>
        </w:tc>
        <w:tc>
          <w:tcPr>
            <w:tcW w:w="8654" w:type="dxa"/>
            <w:tcBorders>
              <w:top w:val="single" w:sz="4" w:space="0" w:color="auto"/>
              <w:left w:val="single" w:sz="4" w:space="0" w:color="auto"/>
              <w:bottom w:val="single" w:sz="4" w:space="0" w:color="auto"/>
              <w:right w:val="single" w:sz="4" w:space="0" w:color="auto"/>
            </w:tcBorders>
            <w:hideMark/>
            <w:tcPrChange w:id="631" w:author="Tim Pauley" w:date="2024-06-19T22:16:00Z" w16du:dateUtc="2024-06-20T02:16:00Z">
              <w:tcPr>
                <w:tcW w:w="8505" w:type="dxa"/>
                <w:tcBorders>
                  <w:top w:val="single" w:sz="4" w:space="0" w:color="auto"/>
                  <w:left w:val="single" w:sz="4" w:space="0" w:color="auto"/>
                  <w:bottom w:val="single" w:sz="4" w:space="0" w:color="auto"/>
                  <w:right w:val="single" w:sz="4" w:space="0" w:color="auto"/>
                </w:tcBorders>
                <w:hideMark/>
              </w:tcPr>
            </w:tcPrChange>
          </w:tcPr>
          <w:p w14:paraId="45EFC1CE" w14:textId="77777777" w:rsidR="00CF5644" w:rsidRPr="00A31C26" w:rsidRDefault="00CF5644" w:rsidP="00015C59">
            <w:pPr>
              <w:spacing w:after="0" w:line="240" w:lineRule="auto"/>
              <w:contextualSpacing/>
              <w:jc w:val="both"/>
              <w:rPr>
                <w:rFonts w:asciiTheme="minorHAnsi" w:hAnsiTheme="minorHAnsi" w:cstheme="minorHAnsi"/>
                <w:sz w:val="20"/>
                <w:szCs w:val="20"/>
              </w:rPr>
            </w:pPr>
            <w:r w:rsidRPr="00A31C26">
              <w:rPr>
                <w:rFonts w:asciiTheme="minorHAnsi" w:hAnsiTheme="minorHAnsi" w:cstheme="minorHAnsi"/>
                <w:b/>
                <w:bCs/>
                <w:sz w:val="20"/>
                <w:szCs w:val="20"/>
              </w:rPr>
              <w:t xml:space="preserve">Minimal or no impact on </w:t>
            </w:r>
            <w:r w:rsidR="00464563" w:rsidRPr="00A31C26">
              <w:rPr>
                <w:rFonts w:asciiTheme="minorHAnsi" w:hAnsiTheme="minorHAnsi" w:cstheme="minorHAnsi"/>
                <w:b/>
                <w:bCs/>
                <w:sz w:val="20"/>
                <w:szCs w:val="20"/>
              </w:rPr>
              <w:t xml:space="preserve">the </w:t>
            </w:r>
            <w:r w:rsidRPr="00A31C26">
              <w:rPr>
                <w:rFonts w:asciiTheme="minorHAnsi" w:hAnsiTheme="minorHAnsi" w:cstheme="minorHAnsi"/>
                <w:b/>
                <w:bCs/>
                <w:sz w:val="20"/>
                <w:szCs w:val="20"/>
              </w:rPr>
              <w:t>ability to continue testing</w:t>
            </w:r>
            <w:r w:rsidRPr="00A31C26">
              <w:rPr>
                <w:rFonts w:asciiTheme="minorHAnsi" w:hAnsiTheme="minorHAnsi" w:cstheme="minorHAnsi"/>
                <w:sz w:val="20"/>
                <w:szCs w:val="20"/>
              </w:rPr>
              <w:t xml:space="preserve"> - impact is insignificant</w:t>
            </w:r>
            <w:r w:rsidR="00963093" w:rsidRPr="00A31C26">
              <w:rPr>
                <w:rFonts w:asciiTheme="minorHAnsi" w:hAnsiTheme="minorHAnsi" w:cstheme="minorHAnsi"/>
                <w:sz w:val="20"/>
                <w:szCs w:val="20"/>
              </w:rPr>
              <w:t>;</w:t>
            </w:r>
            <w:r w:rsidRPr="00A31C26">
              <w:rPr>
                <w:rFonts w:asciiTheme="minorHAnsi" w:hAnsiTheme="minorHAnsi" w:cstheme="minorHAnsi"/>
                <w:sz w:val="20"/>
                <w:szCs w:val="20"/>
              </w:rPr>
              <w:t xml:space="preserve"> </w:t>
            </w:r>
            <w:r w:rsidR="00C343DF" w:rsidRPr="00A31C26">
              <w:rPr>
                <w:rFonts w:asciiTheme="minorHAnsi" w:hAnsiTheme="minorHAnsi" w:cstheme="minorHAnsi"/>
                <w:sz w:val="20"/>
                <w:szCs w:val="20"/>
              </w:rPr>
              <w:t>thus,</w:t>
            </w:r>
            <w:r w:rsidRPr="00A31C26">
              <w:rPr>
                <w:rFonts w:asciiTheme="minorHAnsi" w:hAnsiTheme="minorHAnsi" w:cstheme="minorHAnsi"/>
                <w:sz w:val="20"/>
                <w:szCs w:val="20"/>
              </w:rPr>
              <w:t xml:space="preserve"> can be deferred until more pressing fixes have been delivered.</w:t>
            </w:r>
          </w:p>
        </w:tc>
      </w:tr>
    </w:tbl>
    <w:p w14:paraId="628F8E72" w14:textId="77777777" w:rsidR="01E4D053" w:rsidRPr="00A31C26" w:rsidRDefault="01E4D053" w:rsidP="00EF0FDF">
      <w:pPr>
        <w:jc w:val="both"/>
        <w:rPr>
          <w:rFonts w:asciiTheme="minorHAnsi" w:hAnsiTheme="minorHAnsi" w:cstheme="minorHAnsi"/>
          <w:color w:val="548DD4" w:themeColor="text2" w:themeTint="99"/>
        </w:rPr>
      </w:pPr>
    </w:p>
    <w:p w14:paraId="3858A446" w14:textId="77777777" w:rsidR="00CF5644" w:rsidRPr="00A31C26" w:rsidRDefault="00CF5644" w:rsidP="00EF0FDF">
      <w:pPr>
        <w:spacing w:line="240" w:lineRule="auto"/>
        <w:contextualSpacing/>
        <w:jc w:val="both"/>
        <w:rPr>
          <w:rFonts w:asciiTheme="minorHAnsi" w:hAnsiTheme="minorHAnsi" w:cstheme="minorHAnsi"/>
          <w:sz w:val="20"/>
          <w:szCs w:val="20"/>
        </w:rPr>
      </w:pPr>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632" w:author="Tim Pauley" w:date="2024-06-19T22:16:00Z" w16du:dateUtc="2024-06-20T02:1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232"/>
        <w:gridCol w:w="8617"/>
        <w:tblGridChange w:id="633">
          <w:tblGrid>
            <w:gridCol w:w="607"/>
            <w:gridCol w:w="1041"/>
            <w:gridCol w:w="191"/>
            <w:gridCol w:w="8617"/>
          </w:tblGrid>
        </w:tblGridChange>
      </w:tblGrid>
      <w:tr w:rsidR="00CF5644" w:rsidRPr="00A31C26" w14:paraId="4DFF51D1" w14:textId="77777777" w:rsidTr="00A21369">
        <w:trPr>
          <w:tblHeader/>
          <w:trPrChange w:id="634" w:author="Tim Pauley" w:date="2024-06-19T22:16:00Z" w16du:dateUtc="2024-06-20T02:16:00Z">
            <w:trPr>
              <w:tblHeader/>
            </w:trPr>
          </w:trPrChange>
        </w:trPr>
        <w:tc>
          <w:tcPr>
            <w:tcW w:w="0" w:type="auto"/>
            <w:tcBorders>
              <w:top w:val="single" w:sz="4" w:space="0" w:color="auto"/>
              <w:left w:val="single" w:sz="4" w:space="0" w:color="auto"/>
              <w:bottom w:val="single" w:sz="4" w:space="0" w:color="auto"/>
              <w:right w:val="single" w:sz="4" w:space="0" w:color="auto"/>
            </w:tcBorders>
            <w:shd w:val="clear" w:color="auto" w:fill="548DD4" w:themeFill="text2" w:themeFillTint="99"/>
            <w:hideMark/>
            <w:tcPrChange w:id="635" w:author="Tim Pauley" w:date="2024-06-19T22:16:00Z" w16du:dateUtc="2024-06-20T02:16:00Z">
              <w:tcPr>
                <w:tcW w:w="788" w:type="pct"/>
                <w:gridSpan w:val="2"/>
                <w:tcBorders>
                  <w:top w:val="single" w:sz="4" w:space="0" w:color="auto"/>
                  <w:left w:val="single" w:sz="4" w:space="0" w:color="auto"/>
                  <w:bottom w:val="single" w:sz="4" w:space="0" w:color="auto"/>
                  <w:right w:val="single" w:sz="4" w:space="0" w:color="auto"/>
                </w:tcBorders>
                <w:shd w:val="clear" w:color="auto" w:fill="548DD4" w:themeFill="text2" w:themeFillTint="99"/>
                <w:hideMark/>
              </w:tcPr>
            </w:tcPrChange>
          </w:tcPr>
          <w:p w14:paraId="3BA2EABF" w14:textId="77777777" w:rsidR="00CF5644" w:rsidRPr="00A31C26" w:rsidRDefault="00CF5644" w:rsidP="00EF0FDF">
            <w:pPr>
              <w:spacing w:after="0" w:line="240" w:lineRule="auto"/>
              <w:contextualSpacing/>
              <w:jc w:val="both"/>
              <w:rPr>
                <w:rFonts w:asciiTheme="minorHAnsi" w:hAnsiTheme="minorHAnsi" w:cstheme="minorHAnsi"/>
                <w:b/>
                <w:color w:val="FFFFFF" w:themeColor="background1"/>
                <w:sz w:val="20"/>
                <w:szCs w:val="20"/>
              </w:rPr>
            </w:pPr>
            <w:r w:rsidRPr="00A31C26">
              <w:rPr>
                <w:rFonts w:asciiTheme="minorHAnsi" w:hAnsiTheme="minorHAnsi" w:cstheme="minorHAnsi"/>
                <w:b/>
                <w:color w:val="FFFFFF" w:themeColor="background1"/>
                <w:sz w:val="20"/>
                <w:szCs w:val="20"/>
              </w:rPr>
              <w:t>Severity</w:t>
            </w:r>
            <w:r w:rsidR="00015C59">
              <w:rPr>
                <w:rFonts w:asciiTheme="minorHAnsi" w:hAnsiTheme="minorHAnsi" w:cstheme="minorHAnsi"/>
                <w:b/>
                <w:color w:val="FFFFFF" w:themeColor="background1"/>
                <w:sz w:val="20"/>
                <w:szCs w:val="20"/>
              </w:rPr>
              <w:t xml:space="preserve"> (In ADO)</w:t>
            </w:r>
          </w:p>
        </w:tc>
        <w:tc>
          <w:tcPr>
            <w:tcW w:w="0" w:type="auto"/>
            <w:tcBorders>
              <w:top w:val="single" w:sz="4" w:space="0" w:color="auto"/>
              <w:left w:val="single" w:sz="4" w:space="0" w:color="auto"/>
              <w:bottom w:val="single" w:sz="4" w:space="0" w:color="auto"/>
              <w:right w:val="single" w:sz="4" w:space="0" w:color="auto"/>
            </w:tcBorders>
            <w:shd w:val="clear" w:color="auto" w:fill="548DD4" w:themeFill="text2" w:themeFillTint="99"/>
            <w:hideMark/>
            <w:tcPrChange w:id="636" w:author="Tim Pauley" w:date="2024-06-19T22:16:00Z" w16du:dateUtc="2024-06-20T02:16:00Z">
              <w:tcPr>
                <w:tcW w:w="4212" w:type="pct"/>
                <w:gridSpan w:val="2"/>
                <w:tcBorders>
                  <w:top w:val="single" w:sz="4" w:space="0" w:color="auto"/>
                  <w:left w:val="single" w:sz="4" w:space="0" w:color="auto"/>
                  <w:bottom w:val="single" w:sz="4" w:space="0" w:color="auto"/>
                  <w:right w:val="single" w:sz="4" w:space="0" w:color="auto"/>
                </w:tcBorders>
                <w:shd w:val="clear" w:color="auto" w:fill="548DD4" w:themeFill="text2" w:themeFillTint="99"/>
                <w:hideMark/>
              </w:tcPr>
            </w:tcPrChange>
          </w:tcPr>
          <w:p w14:paraId="741468A4" w14:textId="77777777" w:rsidR="00CF5644" w:rsidRPr="00A31C26" w:rsidRDefault="00CF5644" w:rsidP="00EF0FDF">
            <w:pPr>
              <w:spacing w:after="0" w:line="240" w:lineRule="auto"/>
              <w:contextualSpacing/>
              <w:jc w:val="both"/>
              <w:rPr>
                <w:rFonts w:asciiTheme="minorHAnsi" w:hAnsiTheme="minorHAnsi" w:cstheme="minorHAnsi"/>
                <w:b/>
                <w:color w:val="FFFFFF" w:themeColor="background1"/>
                <w:sz w:val="20"/>
                <w:szCs w:val="20"/>
              </w:rPr>
            </w:pPr>
            <w:r w:rsidRPr="00A31C26">
              <w:rPr>
                <w:rFonts w:asciiTheme="minorHAnsi" w:hAnsiTheme="minorHAnsi" w:cstheme="minorHAnsi"/>
                <w:b/>
                <w:color w:val="FFFFFF" w:themeColor="background1"/>
                <w:sz w:val="20"/>
                <w:szCs w:val="20"/>
              </w:rPr>
              <w:t>Impact on the Business</w:t>
            </w:r>
          </w:p>
        </w:tc>
      </w:tr>
      <w:tr w:rsidR="00CF5644" w:rsidRPr="00A31C26" w14:paraId="343BB958" w14:textId="77777777" w:rsidTr="00A21369">
        <w:trPr>
          <w:trHeight w:val="929"/>
          <w:trPrChange w:id="637" w:author="Tim Pauley" w:date="2024-06-19T22:16:00Z" w16du:dateUtc="2024-06-20T02:16:00Z">
            <w:trPr>
              <w:trHeight w:val="929"/>
            </w:trPr>
          </w:trPrChange>
        </w:trPr>
        <w:tc>
          <w:tcPr>
            <w:tcW w:w="0" w:type="auto"/>
            <w:tcBorders>
              <w:top w:val="single" w:sz="4" w:space="0" w:color="auto"/>
              <w:left w:val="single" w:sz="4" w:space="0" w:color="auto"/>
              <w:bottom w:val="single" w:sz="4" w:space="0" w:color="auto"/>
              <w:right w:val="single" w:sz="4" w:space="0" w:color="auto"/>
            </w:tcBorders>
            <w:tcPrChange w:id="638" w:author="Tim Pauley" w:date="2024-06-19T22:16:00Z" w16du:dateUtc="2024-06-20T02:16:00Z">
              <w:tcPr>
                <w:tcW w:w="788" w:type="pct"/>
                <w:gridSpan w:val="2"/>
                <w:tcBorders>
                  <w:top w:val="single" w:sz="4" w:space="0" w:color="auto"/>
                  <w:left w:val="single" w:sz="4" w:space="0" w:color="auto"/>
                  <w:bottom w:val="single" w:sz="4" w:space="0" w:color="auto"/>
                  <w:right w:val="single" w:sz="4" w:space="0" w:color="auto"/>
                </w:tcBorders>
              </w:tcPr>
            </w:tcPrChange>
          </w:tcPr>
          <w:p w14:paraId="56F28AAD" w14:textId="77777777" w:rsidR="00CF5644" w:rsidRPr="00A31C26" w:rsidRDefault="007B3147"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1 - </w:t>
            </w:r>
            <w:r w:rsidR="00CF5644" w:rsidRPr="00A31C26">
              <w:rPr>
                <w:rFonts w:asciiTheme="minorHAnsi" w:hAnsiTheme="minorHAnsi" w:cstheme="minorHAnsi"/>
                <w:sz w:val="20"/>
                <w:szCs w:val="20"/>
              </w:rPr>
              <w:t>Critical</w:t>
            </w:r>
          </w:p>
        </w:tc>
        <w:tc>
          <w:tcPr>
            <w:tcW w:w="0" w:type="auto"/>
            <w:tcBorders>
              <w:top w:val="single" w:sz="4" w:space="0" w:color="auto"/>
              <w:left w:val="single" w:sz="4" w:space="0" w:color="auto"/>
              <w:bottom w:val="single" w:sz="4" w:space="0" w:color="auto"/>
              <w:right w:val="single" w:sz="4" w:space="0" w:color="auto"/>
            </w:tcBorders>
            <w:tcPrChange w:id="639" w:author="Tim Pauley" w:date="2024-06-19T22:16:00Z" w16du:dateUtc="2024-06-20T02:16:00Z">
              <w:tcPr>
                <w:tcW w:w="4212" w:type="pct"/>
                <w:gridSpan w:val="2"/>
                <w:tcBorders>
                  <w:top w:val="single" w:sz="4" w:space="0" w:color="auto"/>
                  <w:left w:val="single" w:sz="4" w:space="0" w:color="auto"/>
                  <w:bottom w:val="single" w:sz="4" w:space="0" w:color="auto"/>
                  <w:right w:val="single" w:sz="4" w:space="0" w:color="auto"/>
                </w:tcBorders>
              </w:tcPr>
            </w:tcPrChange>
          </w:tcPr>
          <w:p w14:paraId="31BF0130" w14:textId="77777777" w:rsidR="00CF5644" w:rsidRPr="00A31C26" w:rsidRDefault="00CF5644" w:rsidP="00EF0FDF">
            <w:pPr>
              <w:autoSpaceDE w:val="0"/>
              <w:autoSpaceDN w:val="0"/>
              <w:adjustRightInd w:val="0"/>
              <w:spacing w:line="240" w:lineRule="auto"/>
              <w:jc w:val="both"/>
              <w:rPr>
                <w:rFonts w:asciiTheme="minorHAnsi" w:eastAsia="Calibri" w:hAnsiTheme="minorHAnsi" w:cstheme="minorHAnsi"/>
                <w:sz w:val="20"/>
                <w:szCs w:val="20"/>
              </w:rPr>
            </w:pPr>
            <w:r w:rsidRPr="00A31C26">
              <w:rPr>
                <w:rFonts w:asciiTheme="minorHAnsi" w:eastAsia="Calibri" w:hAnsiTheme="minorHAnsi" w:cstheme="minorHAnsi"/>
                <w:b/>
                <w:bCs/>
                <w:sz w:val="20"/>
                <w:szCs w:val="20"/>
              </w:rPr>
              <w:t xml:space="preserve">Critical to Business </w:t>
            </w:r>
            <w:r w:rsidRPr="00A31C26">
              <w:rPr>
                <w:rFonts w:asciiTheme="minorHAnsi" w:eastAsia="Calibri" w:hAnsiTheme="minorHAnsi" w:cstheme="minorHAnsi"/>
                <w:sz w:val="20"/>
                <w:szCs w:val="20"/>
              </w:rPr>
              <w:t>o</w:t>
            </w:r>
            <w:r w:rsidRPr="00A31C26">
              <w:rPr>
                <w:rFonts w:asciiTheme="minorHAnsi" w:eastAsia="Calibri" w:hAnsiTheme="minorHAnsi" w:cstheme="minorHAnsi"/>
                <w:b/>
                <w:bCs/>
                <w:sz w:val="20"/>
                <w:szCs w:val="20"/>
              </w:rPr>
              <w:t xml:space="preserve">perations and or services </w:t>
            </w:r>
            <w:r w:rsidRPr="00A31C26">
              <w:rPr>
                <w:rFonts w:asciiTheme="minorHAnsi" w:eastAsia="Calibri" w:hAnsiTheme="minorHAnsi" w:cstheme="minorHAnsi"/>
                <w:sz w:val="20"/>
                <w:szCs w:val="20"/>
              </w:rPr>
              <w:t>– a defect which:</w:t>
            </w:r>
            <w:r w:rsidRPr="00A31C26">
              <w:rPr>
                <w:rFonts w:asciiTheme="minorHAnsi" w:eastAsia="Calibri" w:hAnsiTheme="minorHAnsi" w:cstheme="minorHAnsi"/>
                <w:b/>
                <w:bCs/>
                <w:sz w:val="20"/>
                <w:szCs w:val="20"/>
              </w:rPr>
              <w:t xml:space="preserve"> </w:t>
            </w:r>
          </w:p>
          <w:p w14:paraId="079D6F53" w14:textId="77777777" w:rsidR="00CF5644" w:rsidRPr="00A31C26" w:rsidRDefault="002D78B1" w:rsidP="00EF0FDF">
            <w:pPr>
              <w:pStyle w:val="ListParagraph"/>
              <w:numPr>
                <w:ilvl w:val="0"/>
                <w:numId w:val="33"/>
              </w:numPr>
              <w:autoSpaceDE w:val="0"/>
              <w:autoSpaceDN w:val="0"/>
              <w:adjustRightInd w:val="0"/>
              <w:spacing w:line="240" w:lineRule="auto"/>
              <w:ind w:left="605" w:hanging="245"/>
              <w:jc w:val="both"/>
              <w:rPr>
                <w:rFonts w:asciiTheme="minorHAnsi" w:eastAsia="Calibri" w:hAnsiTheme="minorHAnsi" w:cstheme="minorHAnsi"/>
                <w:sz w:val="20"/>
                <w:szCs w:val="20"/>
              </w:rPr>
            </w:pPr>
            <w:r w:rsidRPr="00A31C26">
              <w:rPr>
                <w:rFonts w:asciiTheme="minorHAnsi" w:eastAsia="Calibri" w:hAnsiTheme="minorHAnsi" w:cstheme="minorHAnsi"/>
                <w:sz w:val="20"/>
                <w:szCs w:val="20"/>
              </w:rPr>
              <w:t>P</w:t>
            </w:r>
            <w:r w:rsidR="00CF5644" w:rsidRPr="00A31C26">
              <w:rPr>
                <w:rFonts w:asciiTheme="minorHAnsi" w:eastAsia="Calibri" w:hAnsiTheme="minorHAnsi" w:cstheme="minorHAnsi"/>
                <w:sz w:val="20"/>
                <w:szCs w:val="20"/>
              </w:rPr>
              <w:t>revents large numbers of users from accessing the software (including unavailability)</w:t>
            </w:r>
          </w:p>
          <w:p w14:paraId="3DC4714F" w14:textId="77777777" w:rsidR="00CF5644" w:rsidRPr="00A31C26" w:rsidRDefault="00CF5644" w:rsidP="00EF0FDF">
            <w:pPr>
              <w:pStyle w:val="ListParagraph"/>
              <w:numPr>
                <w:ilvl w:val="0"/>
                <w:numId w:val="33"/>
              </w:numPr>
              <w:autoSpaceDE w:val="0"/>
              <w:autoSpaceDN w:val="0"/>
              <w:adjustRightInd w:val="0"/>
              <w:spacing w:line="240" w:lineRule="auto"/>
              <w:ind w:left="605" w:hanging="245"/>
              <w:jc w:val="both"/>
              <w:rPr>
                <w:rFonts w:asciiTheme="minorHAnsi" w:eastAsia="Calibri" w:hAnsiTheme="minorHAnsi" w:cstheme="minorHAnsi"/>
                <w:sz w:val="20"/>
                <w:szCs w:val="20"/>
              </w:rPr>
            </w:pPr>
            <w:r w:rsidRPr="00A31C26">
              <w:rPr>
                <w:rFonts w:asciiTheme="minorHAnsi" w:eastAsia="Calibri" w:hAnsiTheme="minorHAnsi" w:cstheme="minorHAnsi"/>
                <w:sz w:val="20"/>
                <w:szCs w:val="20"/>
              </w:rPr>
              <w:t xml:space="preserve"> </w:t>
            </w:r>
            <w:r w:rsidR="002D78B1" w:rsidRPr="00A31C26">
              <w:rPr>
                <w:rFonts w:asciiTheme="minorHAnsi" w:eastAsia="Calibri" w:hAnsiTheme="minorHAnsi" w:cstheme="minorHAnsi"/>
                <w:sz w:val="20"/>
                <w:szCs w:val="20"/>
              </w:rPr>
              <w:t>Would</w:t>
            </w:r>
            <w:r w:rsidRPr="00A31C26">
              <w:rPr>
                <w:rFonts w:asciiTheme="minorHAnsi" w:eastAsia="Calibri" w:hAnsiTheme="minorHAnsi" w:cstheme="minorHAnsi"/>
                <w:sz w:val="20"/>
                <w:szCs w:val="20"/>
              </w:rPr>
              <w:t xml:space="preserve"> have a significant adverse effect on external customer or key business user </w:t>
            </w:r>
            <w:r w:rsidR="002D78B1" w:rsidRPr="00A31C26">
              <w:rPr>
                <w:rFonts w:asciiTheme="minorHAnsi" w:eastAsia="Calibri" w:hAnsiTheme="minorHAnsi" w:cstheme="minorHAnsi"/>
                <w:sz w:val="20"/>
                <w:szCs w:val="20"/>
              </w:rPr>
              <w:t>experience.</w:t>
            </w:r>
          </w:p>
        </w:tc>
      </w:tr>
      <w:tr w:rsidR="00CF5644" w:rsidRPr="00A31C26" w14:paraId="0D926CD7" w14:textId="77777777" w:rsidTr="00A21369">
        <w:trPr>
          <w:trHeight w:val="1471"/>
          <w:trPrChange w:id="640" w:author="Tim Pauley" w:date="2024-06-19T22:16:00Z" w16du:dateUtc="2024-06-20T02:16:00Z">
            <w:trPr>
              <w:trHeight w:val="1471"/>
            </w:trPr>
          </w:trPrChange>
        </w:trPr>
        <w:tc>
          <w:tcPr>
            <w:tcW w:w="0" w:type="auto"/>
            <w:tcBorders>
              <w:top w:val="single" w:sz="4" w:space="0" w:color="auto"/>
              <w:left w:val="single" w:sz="4" w:space="0" w:color="auto"/>
              <w:bottom w:val="single" w:sz="4" w:space="0" w:color="auto"/>
              <w:right w:val="single" w:sz="4" w:space="0" w:color="auto"/>
            </w:tcBorders>
            <w:hideMark/>
            <w:tcPrChange w:id="641" w:author="Tim Pauley" w:date="2024-06-19T22:16:00Z" w16du:dateUtc="2024-06-20T02:16:00Z">
              <w:tcPr>
                <w:tcW w:w="788" w:type="pct"/>
                <w:gridSpan w:val="2"/>
                <w:tcBorders>
                  <w:top w:val="single" w:sz="4" w:space="0" w:color="auto"/>
                  <w:left w:val="single" w:sz="4" w:space="0" w:color="auto"/>
                  <w:bottom w:val="single" w:sz="4" w:space="0" w:color="auto"/>
                  <w:right w:val="single" w:sz="4" w:space="0" w:color="auto"/>
                </w:tcBorders>
                <w:hideMark/>
              </w:tcPr>
            </w:tcPrChange>
          </w:tcPr>
          <w:p w14:paraId="7242300B" w14:textId="77777777" w:rsidR="00CF5644" w:rsidRPr="00A31C26" w:rsidRDefault="007B3147"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lastRenderedPageBreak/>
              <w:t>2 – High</w:t>
            </w:r>
          </w:p>
        </w:tc>
        <w:tc>
          <w:tcPr>
            <w:tcW w:w="0" w:type="auto"/>
            <w:tcBorders>
              <w:top w:val="single" w:sz="4" w:space="0" w:color="auto"/>
              <w:left w:val="single" w:sz="4" w:space="0" w:color="auto"/>
              <w:bottom w:val="single" w:sz="4" w:space="0" w:color="auto"/>
              <w:right w:val="single" w:sz="4" w:space="0" w:color="auto"/>
            </w:tcBorders>
            <w:hideMark/>
            <w:tcPrChange w:id="642" w:author="Tim Pauley" w:date="2024-06-19T22:16:00Z" w16du:dateUtc="2024-06-20T02:16:00Z">
              <w:tcPr>
                <w:tcW w:w="4212" w:type="pct"/>
                <w:gridSpan w:val="2"/>
                <w:tcBorders>
                  <w:top w:val="single" w:sz="4" w:space="0" w:color="auto"/>
                  <w:left w:val="single" w:sz="4" w:space="0" w:color="auto"/>
                  <w:bottom w:val="single" w:sz="4" w:space="0" w:color="auto"/>
                  <w:right w:val="single" w:sz="4" w:space="0" w:color="auto"/>
                </w:tcBorders>
                <w:hideMark/>
              </w:tcPr>
            </w:tcPrChange>
          </w:tcPr>
          <w:p w14:paraId="703A1658" w14:textId="77777777" w:rsidR="00015C59" w:rsidRDefault="00CF5644" w:rsidP="00EF0FDF">
            <w:pPr>
              <w:autoSpaceDE w:val="0"/>
              <w:autoSpaceDN w:val="0"/>
              <w:adjustRightInd w:val="0"/>
              <w:jc w:val="both"/>
              <w:rPr>
                <w:rFonts w:asciiTheme="minorHAnsi" w:hAnsiTheme="minorHAnsi" w:cstheme="minorHAnsi"/>
                <w:b/>
                <w:bCs/>
                <w:snapToGrid w:val="0"/>
                <w:sz w:val="20"/>
                <w:szCs w:val="20"/>
              </w:rPr>
            </w:pPr>
            <w:r w:rsidRPr="00A31C26">
              <w:rPr>
                <w:rFonts w:asciiTheme="minorHAnsi" w:hAnsiTheme="minorHAnsi" w:cstheme="minorHAnsi"/>
                <w:b/>
                <w:bCs/>
                <w:snapToGrid w:val="0"/>
                <w:sz w:val="20"/>
                <w:szCs w:val="20"/>
              </w:rPr>
              <w:t xml:space="preserve">Significant Business Impact </w:t>
            </w:r>
            <w:r w:rsidRPr="00A31C26">
              <w:rPr>
                <w:rFonts w:asciiTheme="minorHAnsi" w:hAnsiTheme="minorHAnsi" w:cstheme="minorHAnsi"/>
                <w:snapToGrid w:val="0"/>
                <w:sz w:val="20"/>
                <w:szCs w:val="20"/>
              </w:rPr>
              <w:t>– a defect which:</w:t>
            </w:r>
            <w:r w:rsidRPr="00A31C26">
              <w:rPr>
                <w:rFonts w:asciiTheme="minorHAnsi" w:hAnsiTheme="minorHAnsi" w:cstheme="minorHAnsi"/>
                <w:b/>
                <w:bCs/>
                <w:snapToGrid w:val="0"/>
                <w:sz w:val="20"/>
                <w:szCs w:val="20"/>
              </w:rPr>
              <w:t xml:space="preserve"> </w:t>
            </w:r>
          </w:p>
          <w:p w14:paraId="7F783403" w14:textId="77777777" w:rsidR="00CF5644" w:rsidRPr="00015C59" w:rsidRDefault="00015C59" w:rsidP="00015C59">
            <w:pPr>
              <w:pStyle w:val="ListParagraph"/>
              <w:numPr>
                <w:ilvl w:val="0"/>
                <w:numId w:val="33"/>
              </w:numPr>
              <w:autoSpaceDE w:val="0"/>
              <w:autoSpaceDN w:val="0"/>
              <w:adjustRightInd w:val="0"/>
              <w:spacing w:line="240" w:lineRule="auto"/>
              <w:ind w:left="605" w:hanging="245"/>
              <w:jc w:val="both"/>
              <w:rPr>
                <w:rFonts w:asciiTheme="minorHAnsi" w:eastAsia="Calibri" w:hAnsiTheme="minorHAnsi" w:cstheme="minorHAnsi"/>
                <w:sz w:val="20"/>
                <w:szCs w:val="20"/>
              </w:rPr>
            </w:pPr>
            <w:r w:rsidRPr="00015C59">
              <w:rPr>
                <w:rFonts w:asciiTheme="minorHAnsi" w:eastAsia="Calibri" w:hAnsiTheme="minorHAnsi" w:cstheme="minorHAnsi"/>
                <w:sz w:val="20"/>
                <w:szCs w:val="20"/>
              </w:rPr>
              <w:t>I</w:t>
            </w:r>
            <w:r w:rsidR="00CF5644" w:rsidRPr="00015C59">
              <w:rPr>
                <w:rFonts w:asciiTheme="minorHAnsi" w:eastAsia="Calibri" w:hAnsiTheme="minorHAnsi" w:cstheme="minorHAnsi"/>
                <w:sz w:val="20"/>
                <w:szCs w:val="20"/>
              </w:rPr>
              <w:t>mpacts the use of one or more critical components of the software by groups of users (including external customers).</w:t>
            </w:r>
          </w:p>
          <w:p w14:paraId="417055A5" w14:textId="77777777" w:rsidR="00CF5644" w:rsidRPr="00A31C26" w:rsidRDefault="002D78B1" w:rsidP="00015C59">
            <w:pPr>
              <w:pStyle w:val="ListParagraph"/>
              <w:numPr>
                <w:ilvl w:val="0"/>
                <w:numId w:val="33"/>
              </w:numPr>
              <w:autoSpaceDE w:val="0"/>
              <w:autoSpaceDN w:val="0"/>
              <w:adjustRightInd w:val="0"/>
              <w:spacing w:line="240" w:lineRule="auto"/>
              <w:ind w:left="605" w:hanging="245"/>
              <w:jc w:val="both"/>
              <w:rPr>
                <w:rFonts w:asciiTheme="minorHAnsi" w:hAnsiTheme="minorHAnsi" w:cstheme="minorHAnsi"/>
                <w:snapToGrid w:val="0"/>
                <w:sz w:val="20"/>
                <w:szCs w:val="20"/>
              </w:rPr>
            </w:pPr>
            <w:r w:rsidRPr="00A31C26">
              <w:rPr>
                <w:rFonts w:asciiTheme="minorHAnsi" w:eastAsia="Calibri" w:hAnsiTheme="minorHAnsi" w:cstheme="minorHAnsi"/>
                <w:sz w:val="20"/>
                <w:szCs w:val="20"/>
              </w:rPr>
              <w:t>H</w:t>
            </w:r>
            <w:r w:rsidR="00015C59">
              <w:rPr>
                <w:rFonts w:asciiTheme="minorHAnsi" w:eastAsia="Calibri" w:hAnsiTheme="minorHAnsi" w:cstheme="minorHAnsi"/>
                <w:sz w:val="20"/>
                <w:szCs w:val="20"/>
              </w:rPr>
              <w:t>as no manual workaround.</w:t>
            </w:r>
          </w:p>
        </w:tc>
      </w:tr>
      <w:tr w:rsidR="00CF5644" w:rsidRPr="00A31C26" w14:paraId="2048F105" w14:textId="77777777" w:rsidTr="00A21369">
        <w:trPr>
          <w:trHeight w:val="789"/>
          <w:trPrChange w:id="643" w:author="Tim Pauley" w:date="2024-06-19T22:16:00Z" w16du:dateUtc="2024-06-20T02:16:00Z">
            <w:trPr>
              <w:trHeight w:val="789"/>
            </w:trPr>
          </w:trPrChange>
        </w:trPr>
        <w:tc>
          <w:tcPr>
            <w:tcW w:w="0" w:type="auto"/>
            <w:tcBorders>
              <w:top w:val="single" w:sz="4" w:space="0" w:color="auto"/>
              <w:left w:val="single" w:sz="4" w:space="0" w:color="auto"/>
              <w:bottom w:val="single" w:sz="4" w:space="0" w:color="auto"/>
              <w:right w:val="single" w:sz="4" w:space="0" w:color="auto"/>
            </w:tcBorders>
            <w:hideMark/>
            <w:tcPrChange w:id="644" w:author="Tim Pauley" w:date="2024-06-19T22:16:00Z" w16du:dateUtc="2024-06-20T02:16:00Z">
              <w:tcPr>
                <w:tcW w:w="788" w:type="pct"/>
                <w:gridSpan w:val="2"/>
                <w:tcBorders>
                  <w:top w:val="single" w:sz="4" w:space="0" w:color="auto"/>
                  <w:left w:val="single" w:sz="4" w:space="0" w:color="auto"/>
                  <w:bottom w:val="single" w:sz="4" w:space="0" w:color="auto"/>
                  <w:right w:val="single" w:sz="4" w:space="0" w:color="auto"/>
                </w:tcBorders>
                <w:hideMark/>
              </w:tcPr>
            </w:tcPrChange>
          </w:tcPr>
          <w:p w14:paraId="45663C09" w14:textId="77777777" w:rsidR="00CF5644" w:rsidRPr="00A31C26" w:rsidRDefault="007B3147"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3 – Medium</w:t>
            </w:r>
          </w:p>
        </w:tc>
        <w:tc>
          <w:tcPr>
            <w:tcW w:w="0" w:type="auto"/>
            <w:tcBorders>
              <w:top w:val="single" w:sz="4" w:space="0" w:color="auto"/>
              <w:left w:val="single" w:sz="4" w:space="0" w:color="auto"/>
              <w:bottom w:val="single" w:sz="4" w:space="0" w:color="auto"/>
              <w:right w:val="single" w:sz="4" w:space="0" w:color="auto"/>
            </w:tcBorders>
            <w:hideMark/>
            <w:tcPrChange w:id="645" w:author="Tim Pauley" w:date="2024-06-19T22:16:00Z" w16du:dateUtc="2024-06-20T02:16:00Z">
              <w:tcPr>
                <w:tcW w:w="4212" w:type="pct"/>
                <w:gridSpan w:val="2"/>
                <w:tcBorders>
                  <w:top w:val="single" w:sz="4" w:space="0" w:color="auto"/>
                  <w:left w:val="single" w:sz="4" w:space="0" w:color="auto"/>
                  <w:bottom w:val="single" w:sz="4" w:space="0" w:color="auto"/>
                  <w:right w:val="single" w:sz="4" w:space="0" w:color="auto"/>
                </w:tcBorders>
                <w:hideMark/>
              </w:tcPr>
            </w:tcPrChange>
          </w:tcPr>
          <w:p w14:paraId="7E1A0D7E" w14:textId="77777777" w:rsidR="00CF5644" w:rsidRPr="00A31C26" w:rsidRDefault="00CF5644" w:rsidP="00EF0FDF">
            <w:pPr>
              <w:autoSpaceDE w:val="0"/>
              <w:autoSpaceDN w:val="0"/>
              <w:adjustRightInd w:val="0"/>
              <w:contextualSpacing/>
              <w:jc w:val="both"/>
              <w:rPr>
                <w:rFonts w:asciiTheme="minorHAnsi" w:hAnsiTheme="minorHAnsi" w:cstheme="minorHAnsi"/>
                <w:sz w:val="20"/>
                <w:szCs w:val="20"/>
              </w:rPr>
            </w:pPr>
            <w:r w:rsidRPr="00A31C26">
              <w:rPr>
                <w:rFonts w:asciiTheme="minorHAnsi" w:hAnsiTheme="minorHAnsi" w:cstheme="minorHAnsi"/>
                <w:b/>
                <w:bCs/>
                <w:sz w:val="20"/>
                <w:szCs w:val="20"/>
              </w:rPr>
              <w:t>Manageable Business Impact</w:t>
            </w:r>
            <w:r w:rsidRPr="00A31C26">
              <w:rPr>
                <w:rFonts w:asciiTheme="minorHAnsi" w:hAnsiTheme="minorHAnsi" w:cstheme="minorHAnsi"/>
                <w:sz w:val="20"/>
                <w:szCs w:val="20"/>
              </w:rPr>
              <w:t xml:space="preserve"> – a defect which impacts the use of one or more non-critical or critical components of the software by at least a single user</w:t>
            </w:r>
            <w:r w:rsidR="00953803" w:rsidRPr="00A31C26">
              <w:rPr>
                <w:rFonts w:asciiTheme="minorHAnsi" w:hAnsiTheme="minorHAnsi" w:cstheme="minorHAnsi"/>
                <w:sz w:val="20"/>
                <w:szCs w:val="20"/>
              </w:rPr>
              <w:t>,</w:t>
            </w:r>
            <w:r w:rsidRPr="00A31C26">
              <w:rPr>
                <w:rFonts w:asciiTheme="minorHAnsi" w:hAnsiTheme="minorHAnsi" w:cstheme="minorHAnsi"/>
                <w:sz w:val="20"/>
                <w:szCs w:val="20"/>
              </w:rPr>
              <w:t xml:space="preserve"> and where: an acceptable manual workaround </w:t>
            </w:r>
            <w:r w:rsidR="00310191" w:rsidRPr="00A31C26">
              <w:rPr>
                <w:rFonts w:asciiTheme="minorHAnsi" w:hAnsiTheme="minorHAnsi" w:cstheme="minorHAnsi"/>
                <w:sz w:val="20"/>
                <w:szCs w:val="20"/>
              </w:rPr>
              <w:t>exists.</w:t>
            </w:r>
          </w:p>
          <w:p w14:paraId="48848E03" w14:textId="77777777" w:rsidR="00CF5644" w:rsidRPr="00A31C26" w:rsidRDefault="00CF5644" w:rsidP="00EF0FDF">
            <w:pPr>
              <w:spacing w:after="0" w:line="240" w:lineRule="auto"/>
              <w:jc w:val="both"/>
              <w:rPr>
                <w:rFonts w:asciiTheme="minorHAnsi" w:hAnsiTheme="minorHAnsi" w:cstheme="minorHAnsi"/>
                <w:sz w:val="20"/>
                <w:szCs w:val="20"/>
              </w:rPr>
            </w:pPr>
          </w:p>
        </w:tc>
      </w:tr>
      <w:tr w:rsidR="00CF5644" w:rsidRPr="00A31C26" w14:paraId="52017E5F" w14:textId="77777777" w:rsidTr="00A21369">
        <w:tc>
          <w:tcPr>
            <w:tcW w:w="0" w:type="auto"/>
            <w:tcBorders>
              <w:top w:val="single" w:sz="4" w:space="0" w:color="auto"/>
              <w:left w:val="single" w:sz="4" w:space="0" w:color="auto"/>
              <w:bottom w:val="single" w:sz="4" w:space="0" w:color="auto"/>
              <w:right w:val="single" w:sz="4" w:space="0" w:color="auto"/>
            </w:tcBorders>
            <w:hideMark/>
            <w:tcPrChange w:id="646" w:author="Tim Pauley" w:date="2024-06-19T22:16:00Z" w16du:dateUtc="2024-06-20T02:16:00Z">
              <w:tcPr>
                <w:tcW w:w="788" w:type="pct"/>
                <w:gridSpan w:val="2"/>
                <w:tcBorders>
                  <w:top w:val="single" w:sz="4" w:space="0" w:color="auto"/>
                  <w:left w:val="single" w:sz="4" w:space="0" w:color="auto"/>
                  <w:bottom w:val="single" w:sz="4" w:space="0" w:color="auto"/>
                  <w:right w:val="single" w:sz="4" w:space="0" w:color="auto"/>
                </w:tcBorders>
                <w:hideMark/>
              </w:tcPr>
            </w:tcPrChange>
          </w:tcPr>
          <w:p w14:paraId="2952FDD2" w14:textId="77777777" w:rsidR="00CF5644" w:rsidRPr="00A31C26" w:rsidRDefault="007B3147" w:rsidP="00EF0FDF">
            <w:p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4 – </w:t>
            </w:r>
            <w:r w:rsidR="00CF5644" w:rsidRPr="00A31C26">
              <w:rPr>
                <w:rFonts w:asciiTheme="minorHAnsi" w:hAnsiTheme="minorHAnsi" w:cstheme="minorHAnsi"/>
                <w:sz w:val="20"/>
                <w:szCs w:val="20"/>
              </w:rPr>
              <w:t>Minor</w:t>
            </w:r>
            <w:r>
              <w:rPr>
                <w:rFonts w:asciiTheme="minorHAnsi" w:hAnsiTheme="minorHAnsi" w:cstheme="minorHAnsi"/>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hideMark/>
            <w:tcPrChange w:id="647" w:author="Tim Pauley" w:date="2024-06-19T22:16:00Z" w16du:dateUtc="2024-06-20T02:16:00Z">
              <w:tcPr>
                <w:tcW w:w="4212" w:type="pct"/>
                <w:gridSpan w:val="2"/>
                <w:tcBorders>
                  <w:top w:val="single" w:sz="4" w:space="0" w:color="auto"/>
                  <w:left w:val="single" w:sz="4" w:space="0" w:color="auto"/>
                  <w:bottom w:val="single" w:sz="4" w:space="0" w:color="auto"/>
                  <w:right w:val="single" w:sz="4" w:space="0" w:color="auto"/>
                </w:tcBorders>
                <w:hideMark/>
              </w:tcPr>
            </w:tcPrChange>
          </w:tcPr>
          <w:p w14:paraId="6FE0332F" w14:textId="77777777" w:rsidR="00CF5644" w:rsidRPr="00A31C26" w:rsidRDefault="00CF5644"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b/>
                <w:bCs/>
                <w:sz w:val="20"/>
                <w:szCs w:val="20"/>
              </w:rPr>
              <w:t>Limited Business Impact</w:t>
            </w:r>
            <w:r w:rsidRPr="00A31C26">
              <w:rPr>
                <w:rFonts w:asciiTheme="minorHAnsi" w:hAnsiTheme="minorHAnsi" w:cstheme="minorHAnsi"/>
                <w:sz w:val="20"/>
                <w:szCs w:val="20"/>
              </w:rPr>
              <w:t xml:space="preserve"> - Any other defect not being classified which affects the software, including cosmetic problems, user requests for information. </w:t>
            </w:r>
          </w:p>
          <w:p w14:paraId="0718805F" w14:textId="77777777" w:rsidR="00CF5644" w:rsidRPr="00A31C26" w:rsidRDefault="00CF5644" w:rsidP="00EF0FDF">
            <w:pPr>
              <w:spacing w:after="0" w:line="240" w:lineRule="auto"/>
              <w:jc w:val="both"/>
              <w:rPr>
                <w:rFonts w:asciiTheme="minorHAnsi" w:hAnsiTheme="minorHAnsi" w:cstheme="minorHAnsi"/>
                <w:sz w:val="20"/>
                <w:szCs w:val="20"/>
              </w:rPr>
            </w:pPr>
            <w:r w:rsidRPr="00A31C26">
              <w:rPr>
                <w:rFonts w:asciiTheme="minorHAnsi" w:hAnsiTheme="minorHAnsi" w:cstheme="minorHAnsi"/>
                <w:sz w:val="20"/>
                <w:szCs w:val="20"/>
              </w:rPr>
              <w:t xml:space="preserve"> </w:t>
            </w:r>
          </w:p>
        </w:tc>
      </w:tr>
    </w:tbl>
    <w:p w14:paraId="1E59F5C1" w14:textId="77777777" w:rsidR="00C17983" w:rsidRDefault="00030204" w:rsidP="00EF0FDF">
      <w:pPr>
        <w:jc w:val="both"/>
        <w:rPr>
          <w:rFonts w:asciiTheme="minorHAnsi" w:hAnsiTheme="minorHAnsi" w:cstheme="minorHAnsi"/>
          <w:szCs w:val="18"/>
        </w:rPr>
      </w:pPr>
      <w:r w:rsidRPr="00A31C26">
        <w:rPr>
          <w:rFonts w:asciiTheme="minorHAnsi" w:hAnsiTheme="minorHAnsi" w:cstheme="minorHAnsi"/>
          <w:szCs w:val="18"/>
        </w:rPr>
        <w:t xml:space="preserve"> </w:t>
      </w:r>
    </w:p>
    <w:p w14:paraId="7C35AE86" w14:textId="77777777" w:rsidR="002B28FA" w:rsidRPr="007B3147" w:rsidRDefault="002B28FA" w:rsidP="00EF0FDF">
      <w:pPr>
        <w:pStyle w:val="Heading2"/>
        <w:numPr>
          <w:ilvl w:val="1"/>
          <w:numId w:val="3"/>
        </w:numPr>
        <w:ind w:left="1512"/>
        <w:jc w:val="both"/>
        <w:rPr>
          <w:rFonts w:asciiTheme="minorHAnsi" w:hAnsiTheme="minorHAnsi" w:cstheme="minorHAnsi"/>
          <w:sz w:val="24"/>
          <w:szCs w:val="24"/>
        </w:rPr>
      </w:pPr>
      <w:bookmarkStart w:id="648" w:name="_Toc169687069"/>
      <w:r w:rsidRPr="007B3147">
        <w:rPr>
          <w:rFonts w:asciiTheme="minorHAnsi" w:hAnsiTheme="minorHAnsi" w:cstheme="minorHAnsi"/>
          <w:sz w:val="24"/>
          <w:szCs w:val="24"/>
        </w:rPr>
        <w:t>Defect Triage Discussion</w:t>
      </w:r>
      <w:bookmarkEnd w:id="648"/>
    </w:p>
    <w:p w14:paraId="32753A79" w14:textId="77777777" w:rsidR="002B28FA" w:rsidRDefault="007B3147" w:rsidP="001B5E85">
      <w:pPr>
        <w:spacing w:after="0" w:line="240" w:lineRule="auto"/>
        <w:ind w:left="1134"/>
        <w:jc w:val="both"/>
        <w:rPr>
          <w:rFonts w:asciiTheme="minorHAnsi" w:hAnsiTheme="minorHAnsi" w:cstheme="minorHAnsi"/>
          <w:sz w:val="20"/>
          <w:szCs w:val="20"/>
        </w:rPr>
      </w:pPr>
      <w:r w:rsidRPr="007B3147">
        <w:rPr>
          <w:rFonts w:asciiTheme="minorHAnsi" w:hAnsiTheme="minorHAnsi" w:cstheme="minorHAnsi"/>
          <w:sz w:val="20"/>
          <w:szCs w:val="20"/>
        </w:rPr>
        <w:t xml:space="preserve">In this process Coforge </w:t>
      </w:r>
      <w:r w:rsidR="00EC5181">
        <w:rPr>
          <w:rFonts w:asciiTheme="minorHAnsi" w:hAnsiTheme="minorHAnsi" w:cstheme="minorHAnsi"/>
          <w:sz w:val="20"/>
          <w:szCs w:val="20"/>
        </w:rPr>
        <w:t>Test team, Dev leads, and</w:t>
      </w:r>
      <w:r w:rsidRPr="007B3147">
        <w:rPr>
          <w:rFonts w:asciiTheme="minorHAnsi" w:hAnsiTheme="minorHAnsi" w:cstheme="minorHAnsi"/>
          <w:sz w:val="20"/>
          <w:szCs w:val="20"/>
        </w:rPr>
        <w:t xml:space="preserve"> BA teams </w:t>
      </w:r>
      <w:r w:rsidR="00EC5181">
        <w:rPr>
          <w:rFonts w:asciiTheme="minorHAnsi" w:hAnsiTheme="minorHAnsi" w:cstheme="minorHAnsi"/>
          <w:sz w:val="20"/>
          <w:szCs w:val="20"/>
        </w:rPr>
        <w:t xml:space="preserve">will </w:t>
      </w:r>
      <w:r w:rsidRPr="007B3147">
        <w:rPr>
          <w:rFonts w:asciiTheme="minorHAnsi" w:hAnsiTheme="minorHAnsi" w:cstheme="minorHAnsi"/>
          <w:sz w:val="20"/>
          <w:szCs w:val="20"/>
        </w:rPr>
        <w:t>validate the priority, severity of the identified defects</w:t>
      </w:r>
      <w:r w:rsidR="00EC5181">
        <w:rPr>
          <w:rFonts w:asciiTheme="minorHAnsi" w:hAnsiTheme="minorHAnsi" w:cstheme="minorHAnsi"/>
          <w:sz w:val="20"/>
          <w:szCs w:val="20"/>
        </w:rPr>
        <w:t xml:space="preserve"> along with root cause</w:t>
      </w:r>
      <w:r w:rsidRPr="007B3147">
        <w:rPr>
          <w:rFonts w:asciiTheme="minorHAnsi" w:hAnsiTheme="minorHAnsi" w:cstheme="minorHAnsi"/>
          <w:sz w:val="20"/>
          <w:szCs w:val="20"/>
        </w:rPr>
        <w:t xml:space="preserve">. </w:t>
      </w:r>
      <w:r w:rsidR="00EC5181">
        <w:rPr>
          <w:rFonts w:asciiTheme="minorHAnsi" w:hAnsiTheme="minorHAnsi" w:cstheme="minorHAnsi"/>
          <w:sz w:val="20"/>
          <w:szCs w:val="20"/>
        </w:rPr>
        <w:t>T</w:t>
      </w:r>
      <w:r w:rsidRPr="007B3147">
        <w:rPr>
          <w:rFonts w:asciiTheme="minorHAnsi" w:hAnsiTheme="minorHAnsi" w:cstheme="minorHAnsi"/>
          <w:sz w:val="20"/>
          <w:szCs w:val="20"/>
        </w:rPr>
        <w:t xml:space="preserve">eam </w:t>
      </w:r>
      <w:r w:rsidR="00EC5181">
        <w:rPr>
          <w:rFonts w:asciiTheme="minorHAnsi" w:hAnsiTheme="minorHAnsi" w:cstheme="minorHAnsi"/>
          <w:sz w:val="20"/>
          <w:szCs w:val="20"/>
        </w:rPr>
        <w:t xml:space="preserve">will </w:t>
      </w:r>
      <w:r w:rsidRPr="007B3147">
        <w:rPr>
          <w:rFonts w:asciiTheme="minorHAnsi" w:hAnsiTheme="minorHAnsi" w:cstheme="minorHAnsi"/>
          <w:sz w:val="20"/>
          <w:szCs w:val="20"/>
        </w:rPr>
        <w:t>also discuss and recommend if defect require to be fix in the current sprint or can be considered for later sprint.</w:t>
      </w:r>
    </w:p>
    <w:p w14:paraId="56510E18" w14:textId="77777777" w:rsidR="0060643F" w:rsidRDefault="0060643F" w:rsidP="001B5E85">
      <w:pPr>
        <w:spacing w:after="0" w:line="240" w:lineRule="auto"/>
        <w:ind w:left="1134"/>
        <w:jc w:val="both"/>
        <w:rPr>
          <w:rFonts w:asciiTheme="minorHAnsi" w:hAnsiTheme="minorHAnsi" w:cstheme="minorHAnsi"/>
          <w:sz w:val="20"/>
          <w:szCs w:val="20"/>
        </w:rPr>
      </w:pPr>
    </w:p>
    <w:p w14:paraId="7E969C43" w14:textId="77777777" w:rsidR="0060643F" w:rsidRDefault="0060643F" w:rsidP="00EF0FDF">
      <w:pPr>
        <w:pStyle w:val="Heading2"/>
        <w:numPr>
          <w:ilvl w:val="2"/>
          <w:numId w:val="3"/>
        </w:numPr>
        <w:ind w:left="1944"/>
        <w:jc w:val="both"/>
        <w:rPr>
          <w:rFonts w:asciiTheme="minorHAnsi" w:hAnsiTheme="minorHAnsi" w:cstheme="minorHAnsi"/>
          <w:sz w:val="22"/>
          <w:szCs w:val="22"/>
        </w:rPr>
      </w:pPr>
      <w:bookmarkStart w:id="649" w:name="_Toc169687070"/>
      <w:r w:rsidRPr="0060643F">
        <w:rPr>
          <w:rFonts w:asciiTheme="minorHAnsi" w:hAnsiTheme="minorHAnsi" w:cstheme="minorHAnsi"/>
          <w:sz w:val="22"/>
          <w:szCs w:val="22"/>
        </w:rPr>
        <w:t>Responsibility</w:t>
      </w:r>
      <w:bookmarkEnd w:id="649"/>
    </w:p>
    <w:p w14:paraId="72F5A59B" w14:textId="77777777" w:rsidR="00094CF9" w:rsidRPr="00094CF9" w:rsidRDefault="00094CF9" w:rsidP="00094CF9">
      <w:pPr>
        <w:ind w:left="720"/>
        <w:rPr>
          <w:rFonts w:asciiTheme="minorHAnsi" w:hAnsiTheme="minorHAnsi" w:cstheme="minorHAnsi"/>
          <w:sz w:val="20"/>
          <w:szCs w:val="20"/>
        </w:rPr>
      </w:pPr>
      <w:r w:rsidRPr="00094CF9">
        <w:rPr>
          <w:rFonts w:asciiTheme="minorHAnsi" w:hAnsiTheme="minorHAnsi" w:cstheme="minorHAnsi"/>
          <w:sz w:val="20"/>
          <w:szCs w:val="20"/>
        </w:rPr>
        <w:t>QA Lead will be responsible for the defect Triage</w:t>
      </w:r>
      <w:r>
        <w:rPr>
          <w:rFonts w:asciiTheme="minorHAnsi" w:hAnsiTheme="minorHAnsi" w:cstheme="minorHAnsi"/>
          <w:sz w:val="20"/>
          <w:szCs w:val="20"/>
        </w:rPr>
        <w:t xml:space="preserve"> along with BA and Dev lead. F</w:t>
      </w:r>
      <w:r w:rsidRPr="00094CF9">
        <w:rPr>
          <w:rFonts w:asciiTheme="minorHAnsi" w:hAnsiTheme="minorHAnsi" w:cstheme="minorHAnsi"/>
          <w:sz w:val="20"/>
          <w:szCs w:val="20"/>
        </w:rPr>
        <w:t xml:space="preserve">ollowing are the activities covered during the </w:t>
      </w:r>
      <w:r w:rsidR="003D4B34" w:rsidRPr="00094CF9">
        <w:rPr>
          <w:rFonts w:asciiTheme="minorHAnsi" w:hAnsiTheme="minorHAnsi" w:cstheme="minorHAnsi"/>
          <w:sz w:val="20"/>
          <w:szCs w:val="20"/>
        </w:rPr>
        <w:t>meetings.</w:t>
      </w:r>
    </w:p>
    <w:p w14:paraId="54DF2178" w14:textId="77777777" w:rsidR="0060643F" w:rsidRDefault="00EC5181">
      <w:pPr>
        <w:pStyle w:val="List"/>
        <w:numPr>
          <w:ilvl w:val="0"/>
          <w:numId w:val="68"/>
        </w:numPr>
        <w:spacing w:after="0" w:line="240" w:lineRule="auto"/>
        <w:jc w:val="both"/>
        <w:rPr>
          <w:rFonts w:cs="Arial"/>
          <w:sz w:val="20"/>
          <w:szCs w:val="20"/>
        </w:rPr>
        <w:pPrChange w:id="650" w:author="Tim Pauley" w:date="2024-06-19T22:17:00Z" w16du:dateUtc="2024-06-20T02:17:00Z">
          <w:pPr>
            <w:pStyle w:val="List"/>
            <w:numPr>
              <w:numId w:val="28"/>
            </w:numPr>
            <w:spacing w:after="0" w:line="240" w:lineRule="auto"/>
            <w:ind w:left="851" w:hanging="284"/>
            <w:jc w:val="both"/>
          </w:pPr>
        </w:pPrChange>
      </w:pPr>
      <w:r>
        <w:rPr>
          <w:rFonts w:cs="Arial"/>
          <w:sz w:val="20"/>
          <w:szCs w:val="20"/>
        </w:rPr>
        <w:t>Test</w:t>
      </w:r>
      <w:r w:rsidR="0060643F">
        <w:rPr>
          <w:rFonts w:cs="Arial"/>
          <w:sz w:val="20"/>
          <w:szCs w:val="20"/>
        </w:rPr>
        <w:t xml:space="preserve"> Team conduct the Defect triage discussion within sprint testing.</w:t>
      </w:r>
    </w:p>
    <w:p w14:paraId="0F13E3AB" w14:textId="77777777" w:rsidR="0060643F" w:rsidRDefault="0060643F">
      <w:pPr>
        <w:pStyle w:val="List"/>
        <w:numPr>
          <w:ilvl w:val="0"/>
          <w:numId w:val="68"/>
        </w:numPr>
        <w:spacing w:after="0" w:line="240" w:lineRule="auto"/>
        <w:jc w:val="both"/>
        <w:rPr>
          <w:rFonts w:cs="Arial"/>
          <w:sz w:val="20"/>
          <w:szCs w:val="20"/>
        </w:rPr>
        <w:pPrChange w:id="651" w:author="Tim Pauley" w:date="2024-06-19T22:17:00Z" w16du:dateUtc="2024-06-20T02:17:00Z">
          <w:pPr>
            <w:pStyle w:val="List"/>
            <w:numPr>
              <w:numId w:val="28"/>
            </w:numPr>
            <w:spacing w:after="0" w:line="240" w:lineRule="auto"/>
            <w:ind w:left="851" w:hanging="284"/>
            <w:jc w:val="both"/>
          </w:pPr>
        </w:pPrChange>
      </w:pPr>
      <w:r>
        <w:rPr>
          <w:rFonts w:cs="Arial"/>
          <w:sz w:val="20"/>
          <w:szCs w:val="20"/>
        </w:rPr>
        <w:t>Conclude if defect is correct or otherwise mark the defect as “Invalid” or “As Design”.</w:t>
      </w:r>
    </w:p>
    <w:p w14:paraId="0911E041" w14:textId="77777777" w:rsidR="0060643F" w:rsidRDefault="0060643F">
      <w:pPr>
        <w:pStyle w:val="List"/>
        <w:numPr>
          <w:ilvl w:val="0"/>
          <w:numId w:val="68"/>
        </w:numPr>
        <w:spacing w:after="0" w:line="240" w:lineRule="auto"/>
        <w:jc w:val="both"/>
        <w:rPr>
          <w:rFonts w:cs="Arial"/>
          <w:sz w:val="20"/>
          <w:szCs w:val="20"/>
        </w:rPr>
        <w:pPrChange w:id="652" w:author="Tim Pauley" w:date="2024-06-19T22:17:00Z" w16du:dateUtc="2024-06-20T02:17:00Z">
          <w:pPr>
            <w:pStyle w:val="List"/>
            <w:numPr>
              <w:numId w:val="28"/>
            </w:numPr>
            <w:spacing w:after="0" w:line="240" w:lineRule="auto"/>
            <w:ind w:left="851" w:hanging="284"/>
            <w:jc w:val="both"/>
          </w:pPr>
        </w:pPrChange>
      </w:pPr>
      <w:r>
        <w:rPr>
          <w:rFonts w:cs="Arial"/>
          <w:sz w:val="20"/>
          <w:szCs w:val="20"/>
        </w:rPr>
        <w:t xml:space="preserve">Assign the correct Priority / severity. </w:t>
      </w:r>
    </w:p>
    <w:p w14:paraId="0DD4DBE2" w14:textId="77777777" w:rsidR="0060643F" w:rsidRDefault="0060643F">
      <w:pPr>
        <w:pStyle w:val="List"/>
        <w:numPr>
          <w:ilvl w:val="0"/>
          <w:numId w:val="68"/>
        </w:numPr>
        <w:spacing w:after="0" w:line="240" w:lineRule="auto"/>
        <w:jc w:val="both"/>
        <w:rPr>
          <w:rFonts w:cs="Arial"/>
          <w:sz w:val="20"/>
          <w:szCs w:val="20"/>
        </w:rPr>
        <w:pPrChange w:id="653" w:author="Tim Pauley" w:date="2024-06-19T22:17:00Z" w16du:dateUtc="2024-06-20T02:17:00Z">
          <w:pPr>
            <w:pStyle w:val="List"/>
            <w:numPr>
              <w:numId w:val="28"/>
            </w:numPr>
            <w:spacing w:after="0" w:line="240" w:lineRule="auto"/>
            <w:ind w:left="851" w:hanging="284"/>
            <w:jc w:val="both"/>
          </w:pPr>
        </w:pPrChange>
      </w:pPr>
      <w:r>
        <w:rPr>
          <w:rFonts w:cs="Arial"/>
          <w:sz w:val="20"/>
          <w:szCs w:val="20"/>
        </w:rPr>
        <w:t xml:space="preserve">Conclude the fixing timeline and impact. </w:t>
      </w:r>
    </w:p>
    <w:p w14:paraId="3A041E68" w14:textId="77777777" w:rsidR="0060643F" w:rsidRPr="009D1228" w:rsidRDefault="009D1228">
      <w:pPr>
        <w:pStyle w:val="List"/>
        <w:numPr>
          <w:ilvl w:val="0"/>
          <w:numId w:val="68"/>
        </w:numPr>
        <w:spacing w:after="0" w:line="240" w:lineRule="auto"/>
        <w:jc w:val="both"/>
        <w:rPr>
          <w:rFonts w:cs="Arial"/>
          <w:sz w:val="20"/>
          <w:szCs w:val="20"/>
        </w:rPr>
        <w:pPrChange w:id="654" w:author="Tim Pauley" w:date="2024-06-19T22:17:00Z" w16du:dateUtc="2024-06-20T02:17:00Z">
          <w:pPr>
            <w:pStyle w:val="List"/>
            <w:numPr>
              <w:numId w:val="28"/>
            </w:numPr>
            <w:spacing w:after="0" w:line="240" w:lineRule="auto"/>
            <w:ind w:left="851" w:hanging="284"/>
            <w:jc w:val="both"/>
          </w:pPr>
        </w:pPrChange>
      </w:pPr>
      <w:r>
        <w:rPr>
          <w:rFonts w:cs="Arial"/>
          <w:sz w:val="20"/>
          <w:szCs w:val="20"/>
        </w:rPr>
        <w:t xml:space="preserve">Conduct root cause analysis </w:t>
      </w:r>
      <w:r w:rsidRPr="009D1228">
        <w:rPr>
          <w:rFonts w:cs="Arial"/>
          <w:sz w:val="20"/>
          <w:szCs w:val="20"/>
        </w:rPr>
        <w:t>for defects.</w:t>
      </w:r>
    </w:p>
    <w:p w14:paraId="4B0F4330" w14:textId="77777777" w:rsidR="00F666EB" w:rsidRPr="00A31C26" w:rsidRDefault="00F666EB" w:rsidP="00EF0FDF">
      <w:pPr>
        <w:pStyle w:val="Heading1"/>
        <w:numPr>
          <w:ilvl w:val="0"/>
          <w:numId w:val="3"/>
        </w:numPr>
        <w:ind w:left="1080"/>
        <w:jc w:val="both"/>
        <w:rPr>
          <w:rFonts w:asciiTheme="minorHAnsi" w:hAnsiTheme="minorHAnsi" w:cstheme="minorHAnsi"/>
          <w:sz w:val="32"/>
          <w:szCs w:val="32"/>
        </w:rPr>
      </w:pPr>
      <w:bookmarkStart w:id="655" w:name="_Toc169687071"/>
      <w:r w:rsidRPr="00A31C26">
        <w:rPr>
          <w:rFonts w:asciiTheme="minorHAnsi" w:hAnsiTheme="minorHAnsi" w:cstheme="minorHAnsi"/>
          <w:sz w:val="32"/>
          <w:szCs w:val="32"/>
        </w:rPr>
        <w:t>Testing Deliverables</w:t>
      </w:r>
      <w:bookmarkEnd w:id="655"/>
    </w:p>
    <w:p w14:paraId="23916640" w14:textId="77777777" w:rsidR="00F666EB" w:rsidRPr="00A31C26" w:rsidRDefault="00B21234" w:rsidP="00EF0FDF">
      <w:pPr>
        <w:ind w:left="709"/>
        <w:jc w:val="both"/>
        <w:rPr>
          <w:rFonts w:asciiTheme="minorHAnsi" w:hAnsiTheme="minorHAnsi" w:cstheme="minorHAnsi"/>
          <w:sz w:val="20"/>
          <w:szCs w:val="20"/>
        </w:rPr>
      </w:pPr>
      <w:r w:rsidRPr="00A31C26">
        <w:rPr>
          <w:rFonts w:asciiTheme="minorHAnsi" w:hAnsiTheme="minorHAnsi" w:cstheme="minorHAnsi"/>
          <w:sz w:val="20"/>
          <w:szCs w:val="20"/>
        </w:rPr>
        <w:t xml:space="preserve">The test </w:t>
      </w:r>
      <w:r w:rsidR="00F666EB" w:rsidRPr="00A31C26">
        <w:rPr>
          <w:rFonts w:asciiTheme="minorHAnsi" w:hAnsiTheme="minorHAnsi" w:cstheme="minorHAnsi"/>
          <w:sz w:val="20"/>
          <w:szCs w:val="20"/>
        </w:rPr>
        <w:t xml:space="preserve">deliverables </w:t>
      </w:r>
      <w:r w:rsidRPr="00A31C26">
        <w:rPr>
          <w:rFonts w:asciiTheme="minorHAnsi" w:hAnsiTheme="minorHAnsi" w:cstheme="minorHAnsi"/>
          <w:sz w:val="20"/>
          <w:szCs w:val="20"/>
        </w:rPr>
        <w:t xml:space="preserve">list below </w:t>
      </w:r>
      <w:r w:rsidR="00F87098" w:rsidRPr="00A31C26">
        <w:rPr>
          <w:rFonts w:asciiTheme="minorHAnsi" w:hAnsiTheme="minorHAnsi" w:cstheme="minorHAnsi"/>
          <w:sz w:val="20"/>
          <w:szCs w:val="20"/>
        </w:rPr>
        <w:t>is</w:t>
      </w:r>
      <w:r w:rsidRPr="00A31C26">
        <w:rPr>
          <w:rFonts w:asciiTheme="minorHAnsi" w:hAnsiTheme="minorHAnsi" w:cstheme="minorHAnsi"/>
          <w:sz w:val="20"/>
          <w:szCs w:val="20"/>
        </w:rPr>
        <w:t xml:space="preserve"> produced for</w:t>
      </w:r>
      <w:r w:rsidR="00F666EB" w:rsidRPr="00A31C26">
        <w:rPr>
          <w:rFonts w:asciiTheme="minorHAnsi" w:hAnsiTheme="minorHAnsi" w:cstheme="minorHAnsi"/>
          <w:sz w:val="20"/>
          <w:szCs w:val="20"/>
        </w:rPr>
        <w:t xml:space="preserve"> the respective test phases</w:t>
      </w:r>
      <w:r w:rsidRPr="00A31C26">
        <w:rPr>
          <w:rFonts w:asciiTheme="minorHAnsi" w:hAnsiTheme="minorHAnsi" w:cstheme="minorHAnsi"/>
          <w:sz w:val="20"/>
          <w:szCs w:val="20"/>
        </w:rPr>
        <w:t xml:space="preserve"> of each wave.</w:t>
      </w:r>
      <w:r w:rsidR="00F666EB" w:rsidRPr="00A31C26">
        <w:rPr>
          <w:rFonts w:asciiTheme="minorHAnsi" w:hAnsiTheme="minorHAnsi" w:cstheme="minorHAnsi"/>
          <w:sz w:val="20"/>
          <w:szCs w:val="20"/>
        </w:rPr>
        <w:t xml:space="preserve"> </w:t>
      </w:r>
    </w:p>
    <w:tbl>
      <w:tblPr>
        <w:tblStyle w:val="TableGrid"/>
        <w:tblW w:w="0" w:type="auto"/>
        <w:tblInd w:w="607" w:type="dxa"/>
        <w:tblLook w:val="04A0" w:firstRow="1" w:lastRow="0" w:firstColumn="1" w:lastColumn="0" w:noHBand="0" w:noVBand="1"/>
        <w:tblPrChange w:id="656" w:author="Tim Pauley" w:date="2024-06-19T22:17:00Z" w16du:dateUtc="2024-06-20T02:17:00Z">
          <w:tblPr>
            <w:tblStyle w:val="TableGrid"/>
            <w:tblW w:w="0" w:type="auto"/>
            <w:tblLook w:val="04A0" w:firstRow="1" w:lastRow="0" w:firstColumn="1" w:lastColumn="0" w:noHBand="0" w:noVBand="1"/>
          </w:tblPr>
        </w:tblPrChange>
      </w:tblPr>
      <w:tblGrid>
        <w:gridCol w:w="640"/>
        <w:gridCol w:w="3021"/>
        <w:gridCol w:w="6188"/>
        <w:tblGridChange w:id="657">
          <w:tblGrid>
            <w:gridCol w:w="607"/>
            <w:gridCol w:w="199"/>
            <w:gridCol w:w="441"/>
            <w:gridCol w:w="3021"/>
            <w:gridCol w:w="263"/>
            <w:gridCol w:w="5925"/>
          </w:tblGrid>
        </w:tblGridChange>
      </w:tblGrid>
      <w:tr w:rsidR="00ED6E99" w:rsidRPr="00A31C26" w14:paraId="1C3CB239" w14:textId="77777777" w:rsidTr="00A21369">
        <w:trPr>
          <w:trHeight w:val="514"/>
          <w:trPrChange w:id="658" w:author="Tim Pauley" w:date="2024-06-19T22:17:00Z" w16du:dateUtc="2024-06-20T02:17:00Z">
            <w:trPr>
              <w:trHeight w:val="514"/>
            </w:trPr>
          </w:trPrChange>
        </w:trPr>
        <w:tc>
          <w:tcPr>
            <w:tcW w:w="0" w:type="auto"/>
            <w:shd w:val="clear" w:color="auto" w:fill="548DD4" w:themeFill="text2" w:themeFillTint="99"/>
            <w:tcPrChange w:id="659" w:author="Tim Pauley" w:date="2024-06-19T22:17:00Z" w16du:dateUtc="2024-06-20T02:17:00Z">
              <w:tcPr>
                <w:tcW w:w="806" w:type="dxa"/>
                <w:gridSpan w:val="2"/>
                <w:shd w:val="clear" w:color="auto" w:fill="548DD4" w:themeFill="text2" w:themeFillTint="99"/>
              </w:tcPr>
            </w:tcPrChange>
          </w:tcPr>
          <w:p w14:paraId="1C0C689D" w14:textId="77777777" w:rsidR="00ED6E99" w:rsidRPr="00A31C26" w:rsidRDefault="00ED6E99" w:rsidP="00EF0FDF">
            <w:pPr>
              <w:jc w:val="both"/>
              <w:rPr>
                <w:rFonts w:asciiTheme="minorHAnsi" w:hAnsiTheme="minorHAnsi" w:cstheme="minorHAnsi"/>
                <w:b/>
                <w:bCs/>
                <w:color w:val="FFFFFF" w:themeColor="background1"/>
              </w:rPr>
            </w:pPr>
            <w:r w:rsidRPr="00A31C26">
              <w:rPr>
                <w:rFonts w:asciiTheme="minorHAnsi" w:hAnsiTheme="minorHAnsi" w:cstheme="minorHAnsi"/>
                <w:b/>
                <w:bCs/>
                <w:color w:val="FFFFFF" w:themeColor="background1"/>
              </w:rPr>
              <w:t>Id</w:t>
            </w:r>
          </w:p>
        </w:tc>
        <w:tc>
          <w:tcPr>
            <w:tcW w:w="0" w:type="auto"/>
            <w:shd w:val="clear" w:color="auto" w:fill="548DD4" w:themeFill="text2" w:themeFillTint="99"/>
            <w:tcPrChange w:id="660" w:author="Tim Pauley" w:date="2024-06-19T22:17:00Z" w16du:dateUtc="2024-06-20T02:17:00Z">
              <w:tcPr>
                <w:tcW w:w="3725" w:type="dxa"/>
                <w:gridSpan w:val="3"/>
                <w:shd w:val="clear" w:color="auto" w:fill="548DD4" w:themeFill="text2" w:themeFillTint="99"/>
              </w:tcPr>
            </w:tcPrChange>
          </w:tcPr>
          <w:p w14:paraId="23160DD4" w14:textId="77777777" w:rsidR="00ED6E99" w:rsidRPr="00A31C26" w:rsidRDefault="00ED6E99" w:rsidP="00EF0FDF">
            <w:pPr>
              <w:jc w:val="both"/>
              <w:rPr>
                <w:rFonts w:asciiTheme="minorHAnsi" w:hAnsiTheme="minorHAnsi" w:cstheme="minorHAnsi"/>
                <w:b/>
                <w:bCs/>
                <w:color w:val="FFFFFF" w:themeColor="background1"/>
              </w:rPr>
            </w:pPr>
            <w:r w:rsidRPr="00A31C26">
              <w:rPr>
                <w:rFonts w:asciiTheme="minorHAnsi" w:hAnsiTheme="minorHAnsi" w:cstheme="minorHAnsi"/>
                <w:b/>
                <w:bCs/>
                <w:color w:val="FFFFFF" w:themeColor="background1"/>
              </w:rPr>
              <w:t>Deliverable Name</w:t>
            </w:r>
          </w:p>
        </w:tc>
        <w:tc>
          <w:tcPr>
            <w:tcW w:w="0" w:type="auto"/>
            <w:shd w:val="clear" w:color="auto" w:fill="548DD4" w:themeFill="text2" w:themeFillTint="99"/>
            <w:tcPrChange w:id="661" w:author="Tim Pauley" w:date="2024-06-19T22:17:00Z" w16du:dateUtc="2024-06-20T02:17:00Z">
              <w:tcPr>
                <w:tcW w:w="5925" w:type="dxa"/>
                <w:shd w:val="clear" w:color="auto" w:fill="548DD4" w:themeFill="text2" w:themeFillTint="99"/>
              </w:tcPr>
            </w:tcPrChange>
          </w:tcPr>
          <w:p w14:paraId="201D39BC" w14:textId="77777777" w:rsidR="00ED6E99" w:rsidRPr="00A31C26" w:rsidRDefault="00ED6E99" w:rsidP="00EF0FDF">
            <w:pPr>
              <w:jc w:val="both"/>
              <w:rPr>
                <w:rFonts w:asciiTheme="minorHAnsi" w:hAnsiTheme="minorHAnsi" w:cstheme="minorHAnsi"/>
                <w:b/>
                <w:bCs/>
                <w:color w:val="FFFFFF" w:themeColor="background1"/>
              </w:rPr>
            </w:pPr>
            <w:r w:rsidRPr="00A31C26">
              <w:rPr>
                <w:rFonts w:asciiTheme="minorHAnsi" w:hAnsiTheme="minorHAnsi" w:cstheme="minorHAnsi"/>
                <w:b/>
                <w:bCs/>
                <w:color w:val="FFFFFF" w:themeColor="background1"/>
              </w:rPr>
              <w:t>Description</w:t>
            </w:r>
          </w:p>
        </w:tc>
      </w:tr>
      <w:tr w:rsidR="00ED6E99" w:rsidRPr="00A31C26" w14:paraId="46500E5D" w14:textId="77777777" w:rsidTr="00A21369">
        <w:tc>
          <w:tcPr>
            <w:tcW w:w="0" w:type="auto"/>
            <w:tcPrChange w:id="662" w:author="Tim Pauley" w:date="2024-06-19T22:17:00Z" w16du:dateUtc="2024-06-20T02:17:00Z">
              <w:tcPr>
                <w:tcW w:w="806" w:type="dxa"/>
                <w:gridSpan w:val="2"/>
              </w:tcPr>
            </w:tcPrChange>
          </w:tcPr>
          <w:p w14:paraId="5F8DEEC6" w14:textId="77777777" w:rsidR="00ED6E99" w:rsidRPr="00A31C26" w:rsidRDefault="00ED6E99"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T</w:t>
            </w:r>
            <w:r w:rsidR="006D46DF" w:rsidRPr="00A31C26">
              <w:rPr>
                <w:rFonts w:asciiTheme="minorHAnsi" w:hAnsiTheme="minorHAnsi" w:cstheme="minorHAnsi"/>
                <w:iCs/>
                <w:sz w:val="20"/>
                <w:szCs w:val="20"/>
              </w:rPr>
              <w:t>D</w:t>
            </w:r>
            <w:r w:rsidRPr="00A31C26">
              <w:rPr>
                <w:rFonts w:asciiTheme="minorHAnsi" w:hAnsiTheme="minorHAnsi" w:cstheme="minorHAnsi"/>
                <w:iCs/>
                <w:sz w:val="20"/>
                <w:szCs w:val="20"/>
              </w:rPr>
              <w:t>01</w:t>
            </w:r>
          </w:p>
        </w:tc>
        <w:tc>
          <w:tcPr>
            <w:tcW w:w="0" w:type="auto"/>
            <w:tcPrChange w:id="663" w:author="Tim Pauley" w:date="2024-06-19T22:17:00Z" w16du:dateUtc="2024-06-20T02:17:00Z">
              <w:tcPr>
                <w:tcW w:w="3725" w:type="dxa"/>
                <w:gridSpan w:val="3"/>
              </w:tcPr>
            </w:tcPrChange>
          </w:tcPr>
          <w:p w14:paraId="630E195D" w14:textId="77777777" w:rsidR="00ED6E99" w:rsidRPr="00A31C26" w:rsidRDefault="00ED6E99"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Test Approach (This document)</w:t>
            </w:r>
            <w:r w:rsidR="00AC425B" w:rsidRPr="00A31C26">
              <w:rPr>
                <w:rFonts w:asciiTheme="minorHAnsi" w:hAnsiTheme="minorHAnsi" w:cstheme="minorHAnsi"/>
                <w:iCs/>
                <w:sz w:val="20"/>
                <w:szCs w:val="20"/>
              </w:rPr>
              <w:t xml:space="preserve"> </w:t>
            </w:r>
            <w:r w:rsidR="003D4B34" w:rsidRPr="00A31C26">
              <w:rPr>
                <w:rFonts w:asciiTheme="minorHAnsi" w:hAnsiTheme="minorHAnsi" w:cstheme="minorHAnsi"/>
                <w:iCs/>
                <w:sz w:val="20"/>
                <w:szCs w:val="20"/>
              </w:rPr>
              <w:t>and Performance</w:t>
            </w:r>
            <w:r w:rsidR="00AC425B" w:rsidRPr="00A31C26">
              <w:rPr>
                <w:rFonts w:asciiTheme="minorHAnsi" w:hAnsiTheme="minorHAnsi" w:cstheme="minorHAnsi"/>
                <w:iCs/>
                <w:sz w:val="20"/>
                <w:szCs w:val="20"/>
              </w:rPr>
              <w:t xml:space="preserve"> test strategy</w:t>
            </w:r>
          </w:p>
        </w:tc>
        <w:tc>
          <w:tcPr>
            <w:tcW w:w="0" w:type="auto"/>
            <w:tcPrChange w:id="664" w:author="Tim Pauley" w:date="2024-06-19T22:17:00Z" w16du:dateUtc="2024-06-20T02:17:00Z">
              <w:tcPr>
                <w:tcW w:w="5925" w:type="dxa"/>
              </w:tcPr>
            </w:tcPrChange>
          </w:tcPr>
          <w:p w14:paraId="2EEFF328" w14:textId="77777777" w:rsidR="00ED6E99" w:rsidRPr="00A31C26" w:rsidRDefault="00094CF9" w:rsidP="00EF0FDF">
            <w:pPr>
              <w:jc w:val="both"/>
              <w:rPr>
                <w:rFonts w:asciiTheme="minorHAnsi" w:hAnsiTheme="minorHAnsi" w:cstheme="minorHAnsi"/>
                <w:iCs/>
                <w:sz w:val="20"/>
                <w:szCs w:val="20"/>
              </w:rPr>
            </w:pPr>
            <w:r>
              <w:rPr>
                <w:rFonts w:asciiTheme="minorHAnsi" w:hAnsiTheme="minorHAnsi" w:cstheme="minorHAnsi"/>
                <w:iCs/>
                <w:sz w:val="20"/>
                <w:szCs w:val="20"/>
              </w:rPr>
              <w:t>D</w:t>
            </w:r>
            <w:r w:rsidR="00ED6E99" w:rsidRPr="00A31C26">
              <w:rPr>
                <w:rFonts w:asciiTheme="minorHAnsi" w:hAnsiTheme="minorHAnsi" w:cstheme="minorHAnsi"/>
                <w:iCs/>
                <w:sz w:val="20"/>
                <w:szCs w:val="20"/>
              </w:rPr>
              <w:t>efines the detailed test approach</w:t>
            </w:r>
            <w:r w:rsidR="003C3B9C" w:rsidRPr="00A31C26">
              <w:rPr>
                <w:rFonts w:asciiTheme="minorHAnsi" w:hAnsiTheme="minorHAnsi" w:cstheme="minorHAnsi"/>
                <w:iCs/>
                <w:sz w:val="20"/>
                <w:szCs w:val="20"/>
              </w:rPr>
              <w:t>,</w:t>
            </w:r>
            <w:r w:rsidR="00ED6E99" w:rsidRPr="00A31C26">
              <w:rPr>
                <w:rFonts w:asciiTheme="minorHAnsi" w:hAnsiTheme="minorHAnsi" w:cstheme="minorHAnsi"/>
                <w:iCs/>
                <w:sz w:val="20"/>
                <w:szCs w:val="20"/>
              </w:rPr>
              <w:t xml:space="preserve"> including scope, </w:t>
            </w:r>
            <w:r w:rsidR="000F5082" w:rsidRPr="00A31C26">
              <w:rPr>
                <w:rFonts w:asciiTheme="minorHAnsi" w:hAnsiTheme="minorHAnsi" w:cstheme="minorHAnsi"/>
                <w:iCs/>
                <w:sz w:val="20"/>
                <w:szCs w:val="20"/>
              </w:rPr>
              <w:t>deliverables</w:t>
            </w:r>
            <w:r w:rsidR="00ED6E99" w:rsidRPr="00A31C26">
              <w:rPr>
                <w:rFonts w:asciiTheme="minorHAnsi" w:hAnsiTheme="minorHAnsi" w:cstheme="minorHAnsi"/>
                <w:iCs/>
                <w:sz w:val="20"/>
                <w:szCs w:val="20"/>
              </w:rPr>
              <w:t xml:space="preserve">, </w:t>
            </w:r>
            <w:r w:rsidR="00C343DF" w:rsidRPr="00A31C26">
              <w:rPr>
                <w:rFonts w:asciiTheme="minorHAnsi" w:hAnsiTheme="minorHAnsi" w:cstheme="minorHAnsi"/>
                <w:iCs/>
                <w:sz w:val="20"/>
                <w:szCs w:val="20"/>
              </w:rPr>
              <w:t>resourcing,</w:t>
            </w:r>
            <w:r w:rsidR="002F133E" w:rsidRPr="00A31C26">
              <w:rPr>
                <w:rFonts w:asciiTheme="minorHAnsi" w:hAnsiTheme="minorHAnsi" w:cstheme="minorHAnsi"/>
                <w:iCs/>
                <w:sz w:val="20"/>
                <w:szCs w:val="20"/>
              </w:rPr>
              <w:t xml:space="preserve"> </w:t>
            </w:r>
            <w:r w:rsidR="00ED6E99" w:rsidRPr="00A31C26">
              <w:rPr>
                <w:rFonts w:asciiTheme="minorHAnsi" w:hAnsiTheme="minorHAnsi" w:cstheme="minorHAnsi"/>
                <w:iCs/>
                <w:sz w:val="20"/>
                <w:szCs w:val="20"/>
              </w:rPr>
              <w:t>and specific acceptance criteria to be adopted for the relevant test phases</w:t>
            </w:r>
          </w:p>
        </w:tc>
      </w:tr>
      <w:tr w:rsidR="00ED6E99" w:rsidRPr="00A31C26" w14:paraId="0B777032" w14:textId="77777777" w:rsidTr="00A21369">
        <w:tc>
          <w:tcPr>
            <w:tcW w:w="0" w:type="auto"/>
            <w:tcPrChange w:id="665" w:author="Tim Pauley" w:date="2024-06-19T22:17:00Z" w16du:dateUtc="2024-06-20T02:17:00Z">
              <w:tcPr>
                <w:tcW w:w="806" w:type="dxa"/>
                <w:gridSpan w:val="2"/>
              </w:tcPr>
            </w:tcPrChange>
          </w:tcPr>
          <w:p w14:paraId="0843CE8B" w14:textId="77777777" w:rsidR="00ED6E99" w:rsidRPr="00A31C26" w:rsidRDefault="00ED6E99"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TD0</w:t>
            </w:r>
            <w:r w:rsidR="000F5082" w:rsidRPr="00A31C26">
              <w:rPr>
                <w:rFonts w:asciiTheme="minorHAnsi" w:hAnsiTheme="minorHAnsi" w:cstheme="minorHAnsi"/>
                <w:iCs/>
                <w:sz w:val="20"/>
                <w:szCs w:val="20"/>
              </w:rPr>
              <w:t>2</w:t>
            </w:r>
          </w:p>
        </w:tc>
        <w:tc>
          <w:tcPr>
            <w:tcW w:w="0" w:type="auto"/>
            <w:tcPrChange w:id="666" w:author="Tim Pauley" w:date="2024-06-19T22:17:00Z" w16du:dateUtc="2024-06-20T02:17:00Z">
              <w:tcPr>
                <w:tcW w:w="3725" w:type="dxa"/>
                <w:gridSpan w:val="3"/>
              </w:tcPr>
            </w:tcPrChange>
          </w:tcPr>
          <w:p w14:paraId="2C576C49" w14:textId="77777777" w:rsidR="00AC425B" w:rsidRPr="00A31C26" w:rsidRDefault="00AC425B" w:rsidP="00EF0FDF">
            <w:pPr>
              <w:pStyle w:val="Normal-Table2"/>
              <w:spacing w:after="0"/>
              <w:jc w:val="both"/>
              <w:rPr>
                <w:rFonts w:asciiTheme="minorHAnsi" w:hAnsiTheme="minorHAnsi" w:cstheme="minorHAnsi"/>
                <w:b w:val="0"/>
                <w:color w:val="auto"/>
                <w:lang w:val="en-US"/>
              </w:rPr>
            </w:pPr>
            <w:r w:rsidRPr="00A31C26">
              <w:rPr>
                <w:rFonts w:asciiTheme="minorHAnsi" w:hAnsiTheme="minorHAnsi" w:cstheme="minorHAnsi"/>
                <w:b w:val="0"/>
                <w:color w:val="auto"/>
                <w:lang w:val="en-US"/>
              </w:rPr>
              <w:t>Test Scenarios and Test Cases in ADO tool</w:t>
            </w:r>
          </w:p>
          <w:p w14:paraId="30E1F26E" w14:textId="77777777" w:rsidR="00ED6E99" w:rsidRPr="00A31C26" w:rsidRDefault="00ED6E99" w:rsidP="00EF0FDF">
            <w:pPr>
              <w:jc w:val="both"/>
              <w:rPr>
                <w:rFonts w:asciiTheme="minorHAnsi" w:hAnsiTheme="minorHAnsi" w:cstheme="minorHAnsi"/>
                <w:iCs/>
                <w:sz w:val="20"/>
                <w:szCs w:val="20"/>
              </w:rPr>
            </w:pPr>
          </w:p>
        </w:tc>
        <w:tc>
          <w:tcPr>
            <w:tcW w:w="0" w:type="auto"/>
            <w:tcPrChange w:id="667" w:author="Tim Pauley" w:date="2024-06-19T22:17:00Z" w16du:dateUtc="2024-06-20T02:17:00Z">
              <w:tcPr>
                <w:tcW w:w="5925" w:type="dxa"/>
              </w:tcPr>
            </w:tcPrChange>
          </w:tcPr>
          <w:p w14:paraId="671E2B7E" w14:textId="5D723C09" w:rsidR="00ED6E99" w:rsidRPr="00A31C26" w:rsidRDefault="00094CF9" w:rsidP="00EF0FDF">
            <w:pPr>
              <w:jc w:val="both"/>
              <w:rPr>
                <w:rFonts w:asciiTheme="minorHAnsi" w:hAnsiTheme="minorHAnsi" w:cstheme="minorHAnsi"/>
                <w:iCs/>
                <w:sz w:val="20"/>
                <w:szCs w:val="20"/>
              </w:rPr>
            </w:pPr>
            <w:r>
              <w:rPr>
                <w:rFonts w:asciiTheme="minorHAnsi" w:hAnsiTheme="minorHAnsi" w:cstheme="minorHAnsi"/>
                <w:iCs/>
                <w:sz w:val="20"/>
                <w:szCs w:val="20"/>
              </w:rPr>
              <w:t>T</w:t>
            </w:r>
            <w:r w:rsidR="00ED6E99" w:rsidRPr="00A31C26">
              <w:rPr>
                <w:rFonts w:asciiTheme="minorHAnsi" w:hAnsiTheme="minorHAnsi" w:cstheme="minorHAnsi"/>
                <w:iCs/>
                <w:sz w:val="20"/>
                <w:szCs w:val="20"/>
              </w:rPr>
              <w:t xml:space="preserve">est cases consisting of a test objective, pre-condition and expected results. </w:t>
            </w:r>
            <w:r w:rsidR="00AC425B" w:rsidRPr="00A31C26">
              <w:rPr>
                <w:rFonts w:asciiTheme="minorHAnsi" w:hAnsiTheme="minorHAnsi" w:cstheme="minorHAnsi"/>
                <w:iCs/>
                <w:sz w:val="20"/>
                <w:szCs w:val="20"/>
              </w:rPr>
              <w:t xml:space="preserve">QA Team upload the cases in Azure </w:t>
            </w:r>
            <w:ins w:id="668" w:author="Tim Pauley" w:date="2024-06-19T22:17:00Z" w16du:dateUtc="2024-06-20T02:17:00Z">
              <w:r w:rsidR="00A21369">
                <w:rPr>
                  <w:rFonts w:asciiTheme="minorHAnsi" w:hAnsiTheme="minorHAnsi" w:cstheme="minorHAnsi"/>
                  <w:iCs/>
                  <w:sz w:val="20"/>
                  <w:szCs w:val="20"/>
                </w:rPr>
                <w:t>DevOps</w:t>
              </w:r>
            </w:ins>
            <w:del w:id="669" w:author="Tim Pauley" w:date="2024-06-19T22:17:00Z" w16du:dateUtc="2024-06-20T02:17:00Z">
              <w:r w:rsidR="00AC425B" w:rsidRPr="00A31C26" w:rsidDel="00A21369">
                <w:rPr>
                  <w:rFonts w:asciiTheme="minorHAnsi" w:hAnsiTheme="minorHAnsi" w:cstheme="minorHAnsi"/>
                  <w:iCs/>
                  <w:sz w:val="20"/>
                  <w:szCs w:val="20"/>
                </w:rPr>
                <w:delText>tool</w:delText>
              </w:r>
            </w:del>
            <w:r w:rsidR="00AC425B" w:rsidRPr="00A31C26">
              <w:rPr>
                <w:rFonts w:asciiTheme="minorHAnsi" w:hAnsiTheme="minorHAnsi" w:cstheme="minorHAnsi"/>
                <w:iCs/>
                <w:sz w:val="20"/>
                <w:szCs w:val="20"/>
              </w:rPr>
              <w:t>.</w:t>
            </w:r>
          </w:p>
        </w:tc>
      </w:tr>
      <w:tr w:rsidR="00AC425B" w:rsidRPr="00A31C26" w14:paraId="514CCBC8" w14:textId="77777777" w:rsidTr="00A21369">
        <w:tc>
          <w:tcPr>
            <w:tcW w:w="0" w:type="auto"/>
            <w:tcPrChange w:id="670" w:author="Tim Pauley" w:date="2024-06-19T22:17:00Z" w16du:dateUtc="2024-06-20T02:17:00Z">
              <w:tcPr>
                <w:tcW w:w="806" w:type="dxa"/>
                <w:gridSpan w:val="2"/>
              </w:tcPr>
            </w:tcPrChange>
          </w:tcPr>
          <w:p w14:paraId="0017E577" w14:textId="77777777" w:rsidR="00AC425B" w:rsidRPr="00A31C26" w:rsidRDefault="00AC425B"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TD03</w:t>
            </w:r>
          </w:p>
        </w:tc>
        <w:tc>
          <w:tcPr>
            <w:tcW w:w="0" w:type="auto"/>
            <w:tcPrChange w:id="671" w:author="Tim Pauley" w:date="2024-06-19T22:17:00Z" w16du:dateUtc="2024-06-20T02:17:00Z">
              <w:tcPr>
                <w:tcW w:w="3725" w:type="dxa"/>
                <w:gridSpan w:val="3"/>
              </w:tcPr>
            </w:tcPrChange>
          </w:tcPr>
          <w:p w14:paraId="2FCABBA8" w14:textId="77777777" w:rsidR="00AC425B" w:rsidRPr="00A31C26" w:rsidRDefault="00AC425B" w:rsidP="00EF0FDF">
            <w:pPr>
              <w:pStyle w:val="Normal-Table2"/>
              <w:spacing w:after="0"/>
              <w:jc w:val="both"/>
              <w:rPr>
                <w:rFonts w:asciiTheme="minorHAnsi" w:hAnsiTheme="minorHAnsi" w:cstheme="minorHAnsi"/>
                <w:b w:val="0"/>
                <w:color w:val="auto"/>
                <w:lang w:val="en-US"/>
              </w:rPr>
            </w:pPr>
            <w:r w:rsidRPr="00A31C26">
              <w:rPr>
                <w:rFonts w:asciiTheme="minorHAnsi" w:hAnsiTheme="minorHAnsi" w:cstheme="minorHAnsi"/>
                <w:b w:val="0"/>
                <w:color w:val="auto"/>
                <w:lang w:val="en-US"/>
              </w:rPr>
              <w:t>Automated Framework and Test Scripts</w:t>
            </w:r>
          </w:p>
        </w:tc>
        <w:tc>
          <w:tcPr>
            <w:tcW w:w="0" w:type="auto"/>
            <w:tcPrChange w:id="672" w:author="Tim Pauley" w:date="2024-06-19T22:17:00Z" w16du:dateUtc="2024-06-20T02:17:00Z">
              <w:tcPr>
                <w:tcW w:w="5925" w:type="dxa"/>
              </w:tcPr>
            </w:tcPrChange>
          </w:tcPr>
          <w:p w14:paraId="0F8DE311" w14:textId="77777777" w:rsidR="00AC425B" w:rsidRPr="00A31C26" w:rsidRDefault="00C56A50" w:rsidP="00C56A50">
            <w:pPr>
              <w:jc w:val="both"/>
              <w:rPr>
                <w:rFonts w:asciiTheme="minorHAnsi" w:hAnsiTheme="minorHAnsi" w:cstheme="minorHAnsi"/>
                <w:iCs/>
                <w:sz w:val="20"/>
                <w:szCs w:val="20"/>
              </w:rPr>
            </w:pPr>
            <w:r w:rsidRPr="00A31C26">
              <w:rPr>
                <w:rFonts w:asciiTheme="minorHAnsi" w:hAnsiTheme="minorHAnsi" w:cstheme="minorHAnsi"/>
                <w:iCs/>
                <w:sz w:val="20"/>
                <w:szCs w:val="20"/>
              </w:rPr>
              <w:t xml:space="preserve">QA Team upload the cases in </w:t>
            </w:r>
            <w:r>
              <w:rPr>
                <w:rFonts w:asciiTheme="minorHAnsi" w:hAnsiTheme="minorHAnsi" w:cstheme="minorHAnsi"/>
                <w:iCs/>
                <w:sz w:val="20"/>
                <w:szCs w:val="20"/>
              </w:rPr>
              <w:t>ADO</w:t>
            </w:r>
            <w:r w:rsidRPr="00A31C26">
              <w:rPr>
                <w:rFonts w:asciiTheme="minorHAnsi" w:hAnsiTheme="minorHAnsi" w:cstheme="minorHAnsi"/>
                <w:iCs/>
                <w:sz w:val="20"/>
                <w:szCs w:val="20"/>
              </w:rPr>
              <w:t xml:space="preserve"> tool.</w:t>
            </w:r>
          </w:p>
        </w:tc>
      </w:tr>
      <w:tr w:rsidR="00AC425B" w:rsidRPr="00A31C26" w14:paraId="7AFFDC17" w14:textId="77777777" w:rsidTr="00A21369">
        <w:tc>
          <w:tcPr>
            <w:tcW w:w="0" w:type="auto"/>
            <w:tcPrChange w:id="673" w:author="Tim Pauley" w:date="2024-06-19T22:17:00Z" w16du:dateUtc="2024-06-20T02:17:00Z">
              <w:tcPr>
                <w:tcW w:w="806" w:type="dxa"/>
                <w:gridSpan w:val="2"/>
              </w:tcPr>
            </w:tcPrChange>
          </w:tcPr>
          <w:p w14:paraId="0A3291E0" w14:textId="77777777" w:rsidR="00AC425B" w:rsidRPr="00A31C26" w:rsidRDefault="00AC425B"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TD04</w:t>
            </w:r>
          </w:p>
        </w:tc>
        <w:tc>
          <w:tcPr>
            <w:tcW w:w="0" w:type="auto"/>
            <w:tcPrChange w:id="674" w:author="Tim Pauley" w:date="2024-06-19T22:17:00Z" w16du:dateUtc="2024-06-20T02:17:00Z">
              <w:tcPr>
                <w:tcW w:w="3725" w:type="dxa"/>
                <w:gridSpan w:val="3"/>
              </w:tcPr>
            </w:tcPrChange>
          </w:tcPr>
          <w:p w14:paraId="5112E629" w14:textId="77777777" w:rsidR="00AC425B" w:rsidRPr="00A31C26" w:rsidRDefault="00AC425B"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API Automation Test Script</w:t>
            </w:r>
          </w:p>
        </w:tc>
        <w:tc>
          <w:tcPr>
            <w:tcW w:w="0" w:type="auto"/>
            <w:tcPrChange w:id="675" w:author="Tim Pauley" w:date="2024-06-19T22:17:00Z" w16du:dateUtc="2024-06-20T02:17:00Z">
              <w:tcPr>
                <w:tcW w:w="5925" w:type="dxa"/>
              </w:tcPr>
            </w:tcPrChange>
          </w:tcPr>
          <w:p w14:paraId="5D149E0A" w14:textId="77777777" w:rsidR="00AC425B" w:rsidRPr="00A31C26" w:rsidRDefault="00C56A50" w:rsidP="00EF0FDF">
            <w:pPr>
              <w:jc w:val="both"/>
              <w:rPr>
                <w:rFonts w:asciiTheme="minorHAnsi" w:hAnsiTheme="minorHAnsi" w:cstheme="minorHAnsi"/>
                <w:iCs/>
                <w:sz w:val="20"/>
                <w:szCs w:val="20"/>
              </w:rPr>
            </w:pPr>
            <w:r>
              <w:rPr>
                <w:rFonts w:asciiTheme="minorHAnsi" w:hAnsiTheme="minorHAnsi" w:cstheme="minorHAnsi"/>
                <w:iCs/>
                <w:sz w:val="20"/>
                <w:szCs w:val="20"/>
              </w:rPr>
              <w:t>API test scripts created in postman tool.</w:t>
            </w:r>
          </w:p>
        </w:tc>
      </w:tr>
      <w:tr w:rsidR="00AC425B" w:rsidRPr="00A31C26" w14:paraId="58CAAE97" w14:textId="77777777" w:rsidTr="00A21369">
        <w:tc>
          <w:tcPr>
            <w:tcW w:w="0" w:type="auto"/>
            <w:tcPrChange w:id="676" w:author="Tim Pauley" w:date="2024-06-19T22:17:00Z" w16du:dateUtc="2024-06-20T02:17:00Z">
              <w:tcPr>
                <w:tcW w:w="806" w:type="dxa"/>
                <w:gridSpan w:val="2"/>
              </w:tcPr>
            </w:tcPrChange>
          </w:tcPr>
          <w:p w14:paraId="44AB653A" w14:textId="77777777" w:rsidR="00AC425B" w:rsidRPr="00A31C26" w:rsidRDefault="00AC425B"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TD05</w:t>
            </w:r>
          </w:p>
        </w:tc>
        <w:tc>
          <w:tcPr>
            <w:tcW w:w="0" w:type="auto"/>
            <w:tcPrChange w:id="677" w:author="Tim Pauley" w:date="2024-06-19T22:17:00Z" w16du:dateUtc="2024-06-20T02:17:00Z">
              <w:tcPr>
                <w:tcW w:w="3725" w:type="dxa"/>
                <w:gridSpan w:val="3"/>
              </w:tcPr>
            </w:tcPrChange>
          </w:tcPr>
          <w:p w14:paraId="7E573A1C" w14:textId="77777777" w:rsidR="00AC425B" w:rsidRPr="00A31C26" w:rsidRDefault="00AC425B"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Performance test script and report</w:t>
            </w:r>
          </w:p>
        </w:tc>
        <w:tc>
          <w:tcPr>
            <w:tcW w:w="0" w:type="auto"/>
            <w:tcPrChange w:id="678" w:author="Tim Pauley" w:date="2024-06-19T22:17:00Z" w16du:dateUtc="2024-06-20T02:17:00Z">
              <w:tcPr>
                <w:tcW w:w="5925" w:type="dxa"/>
              </w:tcPr>
            </w:tcPrChange>
          </w:tcPr>
          <w:p w14:paraId="735D2E6B" w14:textId="77777777" w:rsidR="00AC425B" w:rsidRPr="00A31C26" w:rsidRDefault="00C56A50" w:rsidP="00EF0FDF">
            <w:pPr>
              <w:jc w:val="both"/>
              <w:rPr>
                <w:rFonts w:asciiTheme="minorHAnsi" w:hAnsiTheme="minorHAnsi" w:cstheme="minorHAnsi"/>
                <w:iCs/>
                <w:sz w:val="20"/>
                <w:szCs w:val="20"/>
              </w:rPr>
            </w:pPr>
            <w:r>
              <w:rPr>
                <w:rFonts w:asciiTheme="minorHAnsi" w:hAnsiTheme="minorHAnsi" w:cstheme="minorHAnsi"/>
                <w:iCs/>
                <w:sz w:val="20"/>
                <w:szCs w:val="20"/>
              </w:rPr>
              <w:t xml:space="preserve">Performance test scripts in </w:t>
            </w:r>
            <w:r w:rsidR="003D4B34">
              <w:rPr>
                <w:rFonts w:asciiTheme="minorHAnsi" w:hAnsiTheme="minorHAnsi" w:cstheme="minorHAnsi"/>
                <w:iCs/>
                <w:sz w:val="20"/>
                <w:szCs w:val="20"/>
              </w:rPr>
              <w:t>JMeter</w:t>
            </w:r>
            <w:r>
              <w:rPr>
                <w:rFonts w:asciiTheme="minorHAnsi" w:hAnsiTheme="minorHAnsi" w:cstheme="minorHAnsi"/>
                <w:iCs/>
                <w:sz w:val="20"/>
                <w:szCs w:val="20"/>
              </w:rPr>
              <w:t>.</w:t>
            </w:r>
          </w:p>
        </w:tc>
      </w:tr>
      <w:tr w:rsidR="001C7389" w:rsidRPr="00A31C26" w14:paraId="35B3ECFA" w14:textId="77777777" w:rsidTr="00A21369">
        <w:tc>
          <w:tcPr>
            <w:tcW w:w="0" w:type="auto"/>
            <w:tcPrChange w:id="679" w:author="Tim Pauley" w:date="2024-06-19T22:17:00Z" w16du:dateUtc="2024-06-20T02:17:00Z">
              <w:tcPr>
                <w:tcW w:w="806" w:type="dxa"/>
                <w:gridSpan w:val="2"/>
              </w:tcPr>
            </w:tcPrChange>
          </w:tcPr>
          <w:p w14:paraId="7298AA19" w14:textId="77777777" w:rsidR="001C7389" w:rsidRPr="00A31C26" w:rsidRDefault="001C7389"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TD0</w:t>
            </w:r>
            <w:r w:rsidR="00AC425B" w:rsidRPr="00A31C26">
              <w:rPr>
                <w:rFonts w:asciiTheme="minorHAnsi" w:hAnsiTheme="minorHAnsi" w:cstheme="minorHAnsi"/>
                <w:iCs/>
                <w:sz w:val="20"/>
                <w:szCs w:val="20"/>
              </w:rPr>
              <w:t>6</w:t>
            </w:r>
          </w:p>
        </w:tc>
        <w:tc>
          <w:tcPr>
            <w:tcW w:w="0" w:type="auto"/>
            <w:tcPrChange w:id="680" w:author="Tim Pauley" w:date="2024-06-19T22:17:00Z" w16du:dateUtc="2024-06-20T02:17:00Z">
              <w:tcPr>
                <w:tcW w:w="3725" w:type="dxa"/>
                <w:gridSpan w:val="3"/>
              </w:tcPr>
            </w:tcPrChange>
          </w:tcPr>
          <w:p w14:paraId="65C279B7" w14:textId="77777777" w:rsidR="001C7389" w:rsidRPr="00A31C26" w:rsidRDefault="001C7389"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 xml:space="preserve">Test Summary Report </w:t>
            </w:r>
          </w:p>
        </w:tc>
        <w:tc>
          <w:tcPr>
            <w:tcW w:w="0" w:type="auto"/>
            <w:tcPrChange w:id="681" w:author="Tim Pauley" w:date="2024-06-19T22:17:00Z" w16du:dateUtc="2024-06-20T02:17:00Z">
              <w:tcPr>
                <w:tcW w:w="5925" w:type="dxa"/>
              </w:tcPr>
            </w:tcPrChange>
          </w:tcPr>
          <w:p w14:paraId="70C44C67" w14:textId="77777777" w:rsidR="001C7389" w:rsidRPr="00A31C26" w:rsidRDefault="001C7389"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 xml:space="preserve">A consolidated Test summary report will be produced for each </w:t>
            </w:r>
            <w:r w:rsidR="001C45EA" w:rsidRPr="00A31C26">
              <w:rPr>
                <w:rFonts w:asciiTheme="minorHAnsi" w:hAnsiTheme="minorHAnsi" w:cstheme="minorHAnsi"/>
                <w:iCs/>
                <w:sz w:val="20"/>
                <w:szCs w:val="20"/>
              </w:rPr>
              <w:t xml:space="preserve">phase </w:t>
            </w:r>
            <w:r w:rsidRPr="00A31C26">
              <w:rPr>
                <w:rFonts w:asciiTheme="minorHAnsi" w:hAnsiTheme="minorHAnsi" w:cstheme="minorHAnsi"/>
                <w:iCs/>
                <w:sz w:val="20"/>
                <w:szCs w:val="20"/>
              </w:rPr>
              <w:t>summa</w:t>
            </w:r>
            <w:r w:rsidR="00AC425B" w:rsidRPr="00A31C26">
              <w:rPr>
                <w:rFonts w:asciiTheme="minorHAnsi" w:hAnsiTheme="minorHAnsi" w:cstheme="minorHAnsi"/>
                <w:iCs/>
                <w:sz w:val="20"/>
                <w:szCs w:val="20"/>
              </w:rPr>
              <w:t>rized the outcome of testing.</w:t>
            </w:r>
          </w:p>
        </w:tc>
      </w:tr>
      <w:tr w:rsidR="00AC425B" w:rsidRPr="00A31C26" w14:paraId="03FF4EFF" w14:textId="77777777" w:rsidTr="00A21369">
        <w:tc>
          <w:tcPr>
            <w:tcW w:w="0" w:type="auto"/>
            <w:tcPrChange w:id="682" w:author="Tim Pauley" w:date="2024-06-19T22:17:00Z" w16du:dateUtc="2024-06-20T02:17:00Z">
              <w:tcPr>
                <w:tcW w:w="806" w:type="dxa"/>
                <w:gridSpan w:val="2"/>
              </w:tcPr>
            </w:tcPrChange>
          </w:tcPr>
          <w:p w14:paraId="5296F97A" w14:textId="77777777" w:rsidR="00AC425B" w:rsidRPr="00A31C26" w:rsidRDefault="00AC425B" w:rsidP="00EF0FDF">
            <w:pPr>
              <w:jc w:val="both"/>
              <w:rPr>
                <w:rFonts w:asciiTheme="minorHAnsi" w:hAnsiTheme="minorHAnsi" w:cstheme="minorHAnsi"/>
                <w:iCs/>
                <w:sz w:val="20"/>
                <w:szCs w:val="20"/>
              </w:rPr>
            </w:pPr>
            <w:r w:rsidRPr="00A31C26">
              <w:rPr>
                <w:rFonts w:asciiTheme="minorHAnsi" w:hAnsiTheme="minorHAnsi" w:cstheme="minorHAnsi"/>
                <w:iCs/>
                <w:sz w:val="20"/>
                <w:szCs w:val="20"/>
              </w:rPr>
              <w:t>TD07</w:t>
            </w:r>
          </w:p>
        </w:tc>
        <w:tc>
          <w:tcPr>
            <w:tcW w:w="0" w:type="auto"/>
            <w:tcPrChange w:id="683" w:author="Tim Pauley" w:date="2024-06-19T22:17:00Z" w16du:dateUtc="2024-06-20T02:17:00Z">
              <w:tcPr>
                <w:tcW w:w="3725" w:type="dxa"/>
                <w:gridSpan w:val="3"/>
              </w:tcPr>
            </w:tcPrChange>
          </w:tcPr>
          <w:p w14:paraId="04EDA22D" w14:textId="77777777" w:rsidR="00AC425B" w:rsidRPr="00A31C26" w:rsidRDefault="00AC425B" w:rsidP="00EF0FDF">
            <w:pPr>
              <w:jc w:val="both"/>
              <w:rPr>
                <w:rFonts w:asciiTheme="minorHAnsi" w:hAnsiTheme="minorHAnsi" w:cstheme="minorHAnsi"/>
                <w:iCs/>
                <w:sz w:val="20"/>
                <w:szCs w:val="20"/>
              </w:rPr>
            </w:pPr>
            <w:commentRangeStart w:id="684"/>
            <w:commentRangeStart w:id="685"/>
            <w:r w:rsidRPr="00A31C26">
              <w:rPr>
                <w:rFonts w:asciiTheme="minorHAnsi" w:hAnsiTheme="minorHAnsi" w:cstheme="minorHAnsi"/>
                <w:iCs/>
                <w:sz w:val="20"/>
                <w:szCs w:val="20"/>
              </w:rPr>
              <w:t>Defect Summary Report</w:t>
            </w:r>
            <w:commentRangeEnd w:id="684"/>
            <w:r w:rsidR="00343B1C">
              <w:rPr>
                <w:rStyle w:val="CommentReference"/>
              </w:rPr>
              <w:commentReference w:id="684"/>
            </w:r>
            <w:commentRangeEnd w:id="685"/>
            <w:r w:rsidR="00F13F43">
              <w:rPr>
                <w:rStyle w:val="CommentReference"/>
              </w:rPr>
              <w:commentReference w:id="685"/>
            </w:r>
          </w:p>
        </w:tc>
        <w:tc>
          <w:tcPr>
            <w:tcW w:w="0" w:type="auto"/>
            <w:tcPrChange w:id="686" w:author="Tim Pauley" w:date="2024-06-19T22:17:00Z" w16du:dateUtc="2024-06-20T02:17:00Z">
              <w:tcPr>
                <w:tcW w:w="5925" w:type="dxa"/>
              </w:tcPr>
            </w:tcPrChange>
          </w:tcPr>
          <w:p w14:paraId="2B735E8F" w14:textId="77777777" w:rsidR="00AC425B" w:rsidRPr="00A31C26" w:rsidRDefault="00C56A50" w:rsidP="00C56A50">
            <w:pPr>
              <w:jc w:val="both"/>
              <w:rPr>
                <w:rFonts w:asciiTheme="minorHAnsi" w:hAnsiTheme="minorHAnsi" w:cstheme="minorHAnsi"/>
                <w:iCs/>
                <w:sz w:val="20"/>
                <w:szCs w:val="20"/>
              </w:rPr>
            </w:pPr>
            <w:r w:rsidRPr="00A31C26">
              <w:rPr>
                <w:rFonts w:asciiTheme="minorHAnsi" w:hAnsiTheme="minorHAnsi" w:cstheme="minorHAnsi"/>
                <w:iCs/>
                <w:sz w:val="20"/>
                <w:szCs w:val="20"/>
              </w:rPr>
              <w:t xml:space="preserve">QA Team upload the cases in </w:t>
            </w:r>
            <w:r>
              <w:rPr>
                <w:rFonts w:asciiTheme="minorHAnsi" w:hAnsiTheme="minorHAnsi" w:cstheme="minorHAnsi"/>
                <w:iCs/>
                <w:sz w:val="20"/>
                <w:szCs w:val="20"/>
              </w:rPr>
              <w:t>ADO</w:t>
            </w:r>
            <w:del w:id="687" w:author="Tim Pauley" w:date="2024-06-19T22:17:00Z" w16du:dateUtc="2024-06-20T02:17:00Z">
              <w:r w:rsidRPr="00A31C26" w:rsidDel="00A21369">
                <w:rPr>
                  <w:rFonts w:asciiTheme="minorHAnsi" w:hAnsiTheme="minorHAnsi" w:cstheme="minorHAnsi"/>
                  <w:iCs/>
                  <w:sz w:val="20"/>
                  <w:szCs w:val="20"/>
                </w:rPr>
                <w:delText xml:space="preserve"> tool.</w:delText>
              </w:r>
            </w:del>
          </w:p>
        </w:tc>
      </w:tr>
    </w:tbl>
    <w:p w14:paraId="74864534" w14:textId="77777777" w:rsidR="00CF2013" w:rsidRPr="00A31C26" w:rsidRDefault="00CF2013" w:rsidP="00EF0FDF">
      <w:pPr>
        <w:pStyle w:val="Heading1"/>
        <w:numPr>
          <w:ilvl w:val="0"/>
          <w:numId w:val="3"/>
        </w:numPr>
        <w:ind w:left="1080"/>
        <w:jc w:val="both"/>
        <w:rPr>
          <w:rFonts w:asciiTheme="minorHAnsi" w:hAnsiTheme="minorHAnsi" w:cstheme="minorHAnsi"/>
          <w:sz w:val="32"/>
          <w:szCs w:val="32"/>
        </w:rPr>
      </w:pPr>
      <w:bookmarkStart w:id="688" w:name="_Toc62040148"/>
      <w:bookmarkStart w:id="689" w:name="_Toc169687072"/>
      <w:r w:rsidRPr="00A31C26">
        <w:rPr>
          <w:rFonts w:asciiTheme="minorHAnsi" w:hAnsiTheme="minorHAnsi" w:cstheme="minorHAnsi"/>
          <w:sz w:val="32"/>
          <w:szCs w:val="32"/>
        </w:rPr>
        <w:t>Test Environments</w:t>
      </w:r>
      <w:bookmarkEnd w:id="688"/>
      <w:bookmarkEnd w:id="689"/>
      <w:r w:rsidRPr="00A31C26">
        <w:rPr>
          <w:rFonts w:asciiTheme="minorHAnsi" w:hAnsiTheme="minorHAnsi" w:cstheme="minorHAnsi"/>
          <w:sz w:val="32"/>
          <w:szCs w:val="32"/>
        </w:rPr>
        <w:t xml:space="preserve"> </w:t>
      </w:r>
    </w:p>
    <w:p w14:paraId="5E19E169" w14:textId="77777777" w:rsidR="00854A87" w:rsidRPr="000D08B0" w:rsidRDefault="000D08B0" w:rsidP="00EF0FDF">
      <w:pPr>
        <w:spacing w:line="240" w:lineRule="auto"/>
        <w:ind w:firstLine="720"/>
        <w:jc w:val="both"/>
        <w:rPr>
          <w:rFonts w:asciiTheme="minorHAnsi" w:hAnsiTheme="minorHAnsi" w:cstheme="minorHAnsi"/>
          <w:iCs/>
          <w:sz w:val="20"/>
          <w:szCs w:val="20"/>
        </w:rPr>
      </w:pPr>
      <w:r w:rsidRPr="000D08B0">
        <w:rPr>
          <w:rFonts w:asciiTheme="minorHAnsi" w:hAnsiTheme="minorHAnsi" w:cstheme="minorHAnsi"/>
          <w:iCs/>
          <w:sz w:val="20"/>
          <w:szCs w:val="20"/>
        </w:rPr>
        <w:t xml:space="preserve">Following are the </w:t>
      </w:r>
      <w:r w:rsidR="0087796D" w:rsidRPr="000D08B0">
        <w:rPr>
          <w:rFonts w:asciiTheme="minorHAnsi" w:hAnsiTheme="minorHAnsi" w:cstheme="minorHAnsi"/>
          <w:iCs/>
          <w:sz w:val="20"/>
          <w:szCs w:val="20"/>
        </w:rPr>
        <w:t xml:space="preserve">test </w:t>
      </w:r>
      <w:r w:rsidR="00B66FD2" w:rsidRPr="000D08B0">
        <w:rPr>
          <w:rFonts w:asciiTheme="minorHAnsi" w:hAnsiTheme="minorHAnsi" w:cstheme="minorHAnsi"/>
          <w:iCs/>
          <w:sz w:val="20"/>
          <w:szCs w:val="20"/>
        </w:rPr>
        <w:t>environment</w:t>
      </w:r>
      <w:r w:rsidR="00E149DD" w:rsidRPr="000D08B0">
        <w:rPr>
          <w:rFonts w:asciiTheme="minorHAnsi" w:hAnsiTheme="minorHAnsi" w:cstheme="minorHAnsi"/>
          <w:iCs/>
          <w:sz w:val="20"/>
          <w:szCs w:val="20"/>
        </w:rPr>
        <w:t>s</w:t>
      </w:r>
      <w:r w:rsidR="00B66FD2" w:rsidRPr="000D08B0">
        <w:rPr>
          <w:rFonts w:asciiTheme="minorHAnsi" w:hAnsiTheme="minorHAnsi" w:cstheme="minorHAnsi"/>
          <w:iCs/>
          <w:sz w:val="20"/>
          <w:szCs w:val="20"/>
        </w:rPr>
        <w:t xml:space="preserve"> available for use:</w:t>
      </w:r>
    </w:p>
    <w:tbl>
      <w:tblPr>
        <w:tblpPr w:leftFromText="180" w:rightFromText="180" w:vertAnchor="text" w:horzAnchor="margin" w:tblpX="137" w:tblpY="9"/>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58" w:type="dxa"/>
          <w:bottom w:w="29" w:type="dxa"/>
          <w:right w:w="58" w:type="dxa"/>
        </w:tblCellMar>
        <w:tblLook w:val="01E0" w:firstRow="1" w:lastRow="1" w:firstColumn="1" w:lastColumn="1" w:noHBand="0" w:noVBand="0"/>
        <w:tblPrChange w:id="690" w:author="Tim Pauley" w:date="2024-06-19T22:19:00Z" w16du:dateUtc="2024-06-20T02:19:00Z">
          <w:tblPr>
            <w:tblpPr w:leftFromText="180" w:rightFromText="180" w:vertAnchor="text" w:horzAnchor="margin" w:tblpX="137" w:tblpY="9"/>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58" w:type="dxa"/>
              <w:bottom w:w="29" w:type="dxa"/>
              <w:right w:w="58" w:type="dxa"/>
            </w:tblCellMar>
            <w:tblLook w:val="01E0" w:firstRow="1" w:lastRow="1" w:firstColumn="1" w:lastColumn="1" w:noHBand="0" w:noVBand="0"/>
          </w:tblPr>
        </w:tblPrChange>
      </w:tblPr>
      <w:tblGrid>
        <w:gridCol w:w="2689"/>
        <w:gridCol w:w="7512"/>
        <w:tblGridChange w:id="691">
          <w:tblGrid>
            <w:gridCol w:w="2689"/>
            <w:gridCol w:w="7512"/>
          </w:tblGrid>
        </w:tblGridChange>
      </w:tblGrid>
      <w:tr w:rsidR="00C50199" w:rsidRPr="00A31C26" w14:paraId="2F205A3F" w14:textId="77777777" w:rsidTr="00343B1C">
        <w:trPr>
          <w:trHeight w:val="245"/>
          <w:tblHeader/>
          <w:trPrChange w:id="692" w:author="Tim Pauley" w:date="2024-06-19T22:19:00Z" w16du:dateUtc="2024-06-20T02:19:00Z">
            <w:trPr>
              <w:trHeight w:val="245"/>
              <w:tblHeader/>
            </w:trPr>
          </w:trPrChange>
        </w:trPr>
        <w:tc>
          <w:tcPr>
            <w:tcW w:w="2689" w:type="dxa"/>
            <w:shd w:val="clear" w:color="auto" w:fill="548DD4" w:themeFill="text2" w:themeFillTint="99"/>
            <w:tcPrChange w:id="693" w:author="Tim Pauley" w:date="2024-06-19T22:19:00Z" w16du:dateUtc="2024-06-20T02:19:00Z">
              <w:tcPr>
                <w:tcW w:w="2689" w:type="dxa"/>
                <w:shd w:val="clear" w:color="auto" w:fill="548DD4" w:themeFill="text2" w:themeFillTint="99"/>
              </w:tcPr>
            </w:tcPrChange>
          </w:tcPr>
          <w:p w14:paraId="21E96D5C" w14:textId="77777777" w:rsidR="00C50199" w:rsidRPr="00A31C26" w:rsidRDefault="00C50199" w:rsidP="00C50199">
            <w:pPr>
              <w:spacing w:after="0" w:line="240" w:lineRule="auto"/>
              <w:jc w:val="both"/>
              <w:rPr>
                <w:rFonts w:asciiTheme="minorHAnsi" w:hAnsiTheme="minorHAnsi" w:cstheme="minorHAnsi"/>
                <w:b/>
                <w:iCs/>
                <w:color w:val="FFFFFF" w:themeColor="background1"/>
              </w:rPr>
            </w:pPr>
            <w:r w:rsidRPr="00A31C26">
              <w:rPr>
                <w:rFonts w:asciiTheme="minorHAnsi" w:hAnsiTheme="minorHAnsi" w:cstheme="minorHAnsi"/>
                <w:b/>
                <w:iCs/>
                <w:color w:val="FFFFFF" w:themeColor="background1"/>
              </w:rPr>
              <w:lastRenderedPageBreak/>
              <w:t>Environments</w:t>
            </w:r>
          </w:p>
        </w:tc>
        <w:tc>
          <w:tcPr>
            <w:tcW w:w="7512" w:type="dxa"/>
            <w:shd w:val="clear" w:color="auto" w:fill="548DD4" w:themeFill="text2" w:themeFillTint="99"/>
            <w:tcPrChange w:id="694" w:author="Tim Pauley" w:date="2024-06-19T22:19:00Z" w16du:dateUtc="2024-06-20T02:19:00Z">
              <w:tcPr>
                <w:tcW w:w="7512" w:type="dxa"/>
                <w:shd w:val="clear" w:color="auto" w:fill="548DD4" w:themeFill="text2" w:themeFillTint="99"/>
              </w:tcPr>
            </w:tcPrChange>
          </w:tcPr>
          <w:p w14:paraId="131531B3" w14:textId="77777777" w:rsidR="00C50199" w:rsidRPr="00A31C26" w:rsidRDefault="00C50199" w:rsidP="00C50199">
            <w:pPr>
              <w:spacing w:after="0"/>
              <w:jc w:val="both"/>
              <w:rPr>
                <w:rFonts w:asciiTheme="minorHAnsi" w:hAnsiTheme="minorHAnsi" w:cstheme="minorHAnsi"/>
                <w:b/>
                <w:iCs/>
                <w:color w:val="FFFFFF" w:themeColor="background1"/>
              </w:rPr>
            </w:pPr>
            <w:r w:rsidRPr="00A31C26">
              <w:rPr>
                <w:rFonts w:asciiTheme="minorHAnsi" w:hAnsiTheme="minorHAnsi" w:cstheme="minorHAnsi"/>
                <w:b/>
                <w:iCs/>
                <w:color w:val="FFFFFF" w:themeColor="background1"/>
              </w:rPr>
              <w:t>Description</w:t>
            </w:r>
          </w:p>
        </w:tc>
      </w:tr>
      <w:tr w:rsidR="00C50199" w:rsidRPr="00A31C26" w14:paraId="7E5EA110" w14:textId="77777777" w:rsidTr="00343B1C">
        <w:tc>
          <w:tcPr>
            <w:tcW w:w="2689" w:type="dxa"/>
            <w:tcPrChange w:id="695" w:author="Tim Pauley" w:date="2024-06-19T22:19:00Z" w16du:dateUtc="2024-06-20T02:19:00Z">
              <w:tcPr>
                <w:tcW w:w="2689" w:type="dxa"/>
              </w:tcPr>
            </w:tcPrChange>
          </w:tcPr>
          <w:p w14:paraId="073301E6" w14:textId="77777777" w:rsidR="00C50199" w:rsidRPr="00A31C26" w:rsidRDefault="00C50199" w:rsidP="00C50199">
            <w:pPr>
              <w:ind w:firstLine="78"/>
              <w:contextualSpacing/>
              <w:jc w:val="both"/>
              <w:rPr>
                <w:rFonts w:asciiTheme="minorHAnsi" w:hAnsiTheme="minorHAnsi" w:cstheme="minorHAnsi"/>
                <w:bCs/>
                <w:sz w:val="20"/>
                <w:szCs w:val="20"/>
              </w:rPr>
            </w:pPr>
            <w:r w:rsidRPr="00A31C26">
              <w:rPr>
                <w:rFonts w:asciiTheme="minorHAnsi" w:hAnsiTheme="minorHAnsi" w:cstheme="minorHAnsi"/>
                <w:bCs/>
                <w:sz w:val="20"/>
                <w:szCs w:val="20"/>
              </w:rPr>
              <w:t>Stage-1 (QA)</w:t>
            </w:r>
          </w:p>
        </w:tc>
        <w:tc>
          <w:tcPr>
            <w:tcW w:w="7512" w:type="dxa"/>
            <w:tcPrChange w:id="696" w:author="Tim Pauley" w:date="2024-06-19T22:19:00Z" w16du:dateUtc="2024-06-20T02:19:00Z">
              <w:tcPr>
                <w:tcW w:w="7512" w:type="dxa"/>
              </w:tcPr>
            </w:tcPrChange>
          </w:tcPr>
          <w:p w14:paraId="4ADC9451" w14:textId="77777777" w:rsidR="00C50199" w:rsidRPr="00A31C26" w:rsidRDefault="00C50199" w:rsidP="00C50199">
            <w:pPr>
              <w:pStyle w:val="List"/>
              <w:numPr>
                <w:ilvl w:val="0"/>
                <w:numId w:val="28"/>
              </w:numPr>
              <w:spacing w:after="0" w:line="240" w:lineRule="auto"/>
              <w:ind w:left="229" w:hanging="283"/>
              <w:jc w:val="both"/>
              <w:rPr>
                <w:rFonts w:asciiTheme="minorHAnsi" w:hAnsiTheme="minorHAnsi" w:cstheme="minorHAnsi"/>
                <w:sz w:val="20"/>
                <w:szCs w:val="20"/>
              </w:rPr>
            </w:pPr>
            <w:r w:rsidRPr="00A31C26">
              <w:rPr>
                <w:rFonts w:asciiTheme="minorHAnsi" w:hAnsiTheme="minorHAnsi" w:cstheme="minorHAnsi"/>
                <w:sz w:val="20"/>
                <w:szCs w:val="20"/>
              </w:rPr>
              <w:t>Used for on-going sprint testing.</w:t>
            </w:r>
          </w:p>
          <w:p w14:paraId="0B32D75F" w14:textId="77777777" w:rsidR="00C50199" w:rsidRPr="00A31C26" w:rsidRDefault="00C50199" w:rsidP="00C50199">
            <w:pPr>
              <w:pStyle w:val="List"/>
              <w:numPr>
                <w:ilvl w:val="0"/>
                <w:numId w:val="28"/>
              </w:numPr>
              <w:spacing w:after="0" w:line="240" w:lineRule="auto"/>
              <w:ind w:left="229" w:hanging="283"/>
              <w:jc w:val="both"/>
              <w:rPr>
                <w:rFonts w:asciiTheme="minorHAnsi" w:hAnsiTheme="minorHAnsi" w:cstheme="minorHAnsi"/>
                <w:sz w:val="20"/>
                <w:szCs w:val="20"/>
              </w:rPr>
            </w:pPr>
            <w:r w:rsidRPr="00A31C26">
              <w:rPr>
                <w:rFonts w:asciiTheme="minorHAnsi" w:hAnsiTheme="minorHAnsi" w:cstheme="minorHAnsi"/>
                <w:sz w:val="20"/>
                <w:szCs w:val="20"/>
              </w:rPr>
              <w:t>BVT script execution</w:t>
            </w:r>
          </w:p>
          <w:p w14:paraId="387D193A" w14:textId="77777777" w:rsidR="00C50199" w:rsidRPr="00A31C26" w:rsidRDefault="00C50199" w:rsidP="00C50199">
            <w:pPr>
              <w:pStyle w:val="List"/>
              <w:numPr>
                <w:ilvl w:val="0"/>
                <w:numId w:val="28"/>
              </w:numPr>
              <w:spacing w:after="0" w:line="240" w:lineRule="auto"/>
              <w:ind w:left="229" w:hanging="283"/>
              <w:jc w:val="both"/>
              <w:rPr>
                <w:rFonts w:asciiTheme="minorHAnsi" w:hAnsiTheme="minorHAnsi" w:cstheme="minorHAnsi"/>
                <w:sz w:val="20"/>
                <w:szCs w:val="20"/>
              </w:rPr>
            </w:pPr>
            <w:r w:rsidRPr="00A31C26">
              <w:rPr>
                <w:rFonts w:asciiTheme="minorHAnsi" w:hAnsiTheme="minorHAnsi" w:cstheme="minorHAnsi"/>
                <w:sz w:val="20"/>
                <w:szCs w:val="20"/>
              </w:rPr>
              <w:t xml:space="preserve">Automation Framework designing, Scripts creation, Script Execution and API scripts </w:t>
            </w:r>
            <w:r w:rsidR="003D4B34" w:rsidRPr="00A31C26">
              <w:rPr>
                <w:rFonts w:asciiTheme="minorHAnsi" w:hAnsiTheme="minorHAnsi" w:cstheme="minorHAnsi"/>
                <w:sz w:val="20"/>
                <w:szCs w:val="20"/>
              </w:rPr>
              <w:t>creation.</w:t>
            </w:r>
            <w:r w:rsidRPr="00A31C26">
              <w:rPr>
                <w:rFonts w:asciiTheme="minorHAnsi" w:hAnsiTheme="minorHAnsi" w:cstheme="minorHAnsi"/>
                <w:sz w:val="20"/>
                <w:szCs w:val="20"/>
              </w:rPr>
              <w:t xml:space="preserve"> </w:t>
            </w:r>
          </w:p>
          <w:p w14:paraId="323D8503" w14:textId="77777777" w:rsidR="00C50199" w:rsidRPr="00A31C26" w:rsidRDefault="00C50199" w:rsidP="00C50199">
            <w:pPr>
              <w:pStyle w:val="List"/>
              <w:numPr>
                <w:ilvl w:val="0"/>
                <w:numId w:val="28"/>
              </w:numPr>
              <w:spacing w:after="0" w:line="240" w:lineRule="auto"/>
              <w:ind w:left="229" w:hanging="283"/>
              <w:jc w:val="both"/>
              <w:rPr>
                <w:rFonts w:asciiTheme="minorHAnsi" w:hAnsiTheme="minorHAnsi" w:cstheme="minorHAnsi"/>
                <w:sz w:val="20"/>
                <w:szCs w:val="20"/>
              </w:rPr>
            </w:pPr>
            <w:r w:rsidRPr="00A31C26">
              <w:rPr>
                <w:rFonts w:asciiTheme="minorHAnsi" w:hAnsiTheme="minorHAnsi" w:cstheme="minorHAnsi"/>
                <w:sz w:val="20"/>
                <w:szCs w:val="20"/>
              </w:rPr>
              <w:t>Use (N-1) sprint code base.</w:t>
            </w:r>
          </w:p>
          <w:p w14:paraId="7D248DBE" w14:textId="77777777" w:rsidR="00C50199" w:rsidRPr="00A31C26" w:rsidRDefault="00C50199" w:rsidP="00C50199">
            <w:pPr>
              <w:jc w:val="both"/>
              <w:rPr>
                <w:rFonts w:asciiTheme="minorHAnsi" w:hAnsiTheme="minorHAnsi" w:cstheme="minorHAnsi"/>
                <w:iCs/>
                <w:sz w:val="20"/>
                <w:szCs w:val="20"/>
              </w:rPr>
            </w:pPr>
            <w:r w:rsidRPr="00A31C26">
              <w:rPr>
                <w:rFonts w:asciiTheme="minorHAnsi" w:hAnsiTheme="minorHAnsi" w:cstheme="minorHAnsi"/>
                <w:sz w:val="20"/>
                <w:szCs w:val="20"/>
              </w:rPr>
              <w:t>Regression (automation, API &amp; manual) and end-to-end scenarios execution.</w:t>
            </w:r>
          </w:p>
        </w:tc>
      </w:tr>
      <w:tr w:rsidR="00C50199" w:rsidRPr="00A31C26" w14:paraId="409788FF" w14:textId="77777777" w:rsidTr="00343B1C">
        <w:trPr>
          <w:trHeight w:val="915"/>
          <w:trPrChange w:id="697" w:author="Tim Pauley" w:date="2024-06-19T22:19:00Z" w16du:dateUtc="2024-06-20T02:19:00Z">
            <w:trPr>
              <w:trHeight w:val="915"/>
            </w:trPr>
          </w:trPrChange>
        </w:trPr>
        <w:tc>
          <w:tcPr>
            <w:tcW w:w="2689" w:type="dxa"/>
            <w:tcPrChange w:id="698" w:author="Tim Pauley" w:date="2024-06-19T22:19:00Z" w16du:dateUtc="2024-06-20T02:19:00Z">
              <w:tcPr>
                <w:tcW w:w="2689" w:type="dxa"/>
              </w:tcPr>
            </w:tcPrChange>
          </w:tcPr>
          <w:p w14:paraId="0F55EA83" w14:textId="77777777" w:rsidR="00C50199" w:rsidRPr="00A31C26" w:rsidRDefault="00C50199" w:rsidP="00C50199">
            <w:pPr>
              <w:ind w:left="78"/>
              <w:contextualSpacing/>
              <w:jc w:val="both"/>
              <w:rPr>
                <w:rFonts w:asciiTheme="minorHAnsi" w:hAnsiTheme="minorHAnsi" w:cstheme="minorHAnsi"/>
                <w:iCs/>
                <w:sz w:val="20"/>
                <w:szCs w:val="20"/>
              </w:rPr>
            </w:pPr>
            <w:r w:rsidRPr="00A31C26">
              <w:rPr>
                <w:rFonts w:asciiTheme="minorHAnsi" w:hAnsiTheme="minorHAnsi" w:cstheme="minorHAnsi"/>
                <w:bCs/>
                <w:sz w:val="20"/>
                <w:szCs w:val="20"/>
              </w:rPr>
              <w:t>Prod / Stage 2 (Performance testing environment (replica of production))</w:t>
            </w:r>
          </w:p>
        </w:tc>
        <w:tc>
          <w:tcPr>
            <w:tcW w:w="7512" w:type="dxa"/>
            <w:tcPrChange w:id="699" w:author="Tim Pauley" w:date="2024-06-19T22:19:00Z" w16du:dateUtc="2024-06-20T02:19:00Z">
              <w:tcPr>
                <w:tcW w:w="7512" w:type="dxa"/>
              </w:tcPr>
            </w:tcPrChange>
          </w:tcPr>
          <w:p w14:paraId="6E125544" w14:textId="77777777" w:rsidR="00C50199" w:rsidRDefault="00C50199" w:rsidP="00C50199">
            <w:pPr>
              <w:pStyle w:val="List"/>
              <w:numPr>
                <w:ilvl w:val="0"/>
                <w:numId w:val="28"/>
              </w:numPr>
              <w:spacing w:after="0" w:line="240" w:lineRule="auto"/>
              <w:ind w:left="229" w:hanging="283"/>
              <w:jc w:val="both"/>
              <w:rPr>
                <w:rFonts w:asciiTheme="minorHAnsi" w:hAnsiTheme="minorHAnsi" w:cstheme="minorHAnsi"/>
                <w:sz w:val="20"/>
                <w:szCs w:val="20"/>
              </w:rPr>
            </w:pPr>
            <w:r w:rsidRPr="00A31C26">
              <w:rPr>
                <w:rFonts w:asciiTheme="minorHAnsi" w:hAnsiTheme="minorHAnsi" w:cstheme="minorHAnsi"/>
                <w:sz w:val="20"/>
                <w:szCs w:val="20"/>
              </w:rPr>
              <w:t>Used for Performance</w:t>
            </w:r>
          </w:p>
          <w:p w14:paraId="505DFBF3" w14:textId="77777777" w:rsidR="00C50199" w:rsidRPr="00A31C26" w:rsidRDefault="00C50199" w:rsidP="00C50199">
            <w:pPr>
              <w:pStyle w:val="List"/>
              <w:numPr>
                <w:ilvl w:val="0"/>
                <w:numId w:val="28"/>
              </w:numPr>
              <w:spacing w:after="0" w:line="240" w:lineRule="auto"/>
              <w:ind w:left="229" w:hanging="283"/>
              <w:jc w:val="both"/>
              <w:rPr>
                <w:rFonts w:asciiTheme="minorHAnsi" w:hAnsiTheme="minorHAnsi" w:cstheme="minorHAnsi"/>
                <w:iCs/>
                <w:sz w:val="20"/>
                <w:szCs w:val="20"/>
              </w:rPr>
            </w:pPr>
            <w:r w:rsidRPr="00A31C26">
              <w:rPr>
                <w:rFonts w:asciiTheme="minorHAnsi" w:hAnsiTheme="minorHAnsi" w:cstheme="minorHAnsi"/>
                <w:sz w:val="20"/>
                <w:szCs w:val="20"/>
              </w:rPr>
              <w:t>Used for final Data Migration testing</w:t>
            </w:r>
          </w:p>
        </w:tc>
      </w:tr>
    </w:tbl>
    <w:p w14:paraId="106F71CF" w14:textId="77777777" w:rsidR="002F0642" w:rsidRPr="00A31C26" w:rsidRDefault="00215B5E" w:rsidP="00EF0FDF">
      <w:pPr>
        <w:pStyle w:val="Heading1"/>
        <w:numPr>
          <w:ilvl w:val="0"/>
          <w:numId w:val="3"/>
        </w:numPr>
        <w:ind w:left="1080"/>
        <w:jc w:val="both"/>
        <w:rPr>
          <w:rFonts w:asciiTheme="minorHAnsi" w:hAnsiTheme="minorHAnsi" w:cstheme="minorHAnsi"/>
          <w:sz w:val="32"/>
          <w:szCs w:val="32"/>
        </w:rPr>
      </w:pPr>
      <w:bookmarkStart w:id="700" w:name="_Toc169687073"/>
      <w:r w:rsidRPr="00A31C26">
        <w:rPr>
          <w:rFonts w:asciiTheme="minorHAnsi" w:hAnsiTheme="minorHAnsi" w:cstheme="minorHAnsi"/>
          <w:sz w:val="32"/>
          <w:szCs w:val="32"/>
        </w:rPr>
        <w:t xml:space="preserve">Roles &amp; </w:t>
      </w:r>
      <w:r w:rsidR="00B42BDF" w:rsidRPr="00A31C26">
        <w:rPr>
          <w:rFonts w:asciiTheme="minorHAnsi" w:hAnsiTheme="minorHAnsi" w:cstheme="minorHAnsi"/>
          <w:sz w:val="32"/>
          <w:szCs w:val="32"/>
        </w:rPr>
        <w:t xml:space="preserve">Responsibilities </w:t>
      </w:r>
      <w:r w:rsidR="009E4F02">
        <w:rPr>
          <w:rFonts w:asciiTheme="minorHAnsi" w:hAnsiTheme="minorHAnsi" w:cstheme="minorHAnsi"/>
          <w:sz w:val="32"/>
          <w:szCs w:val="32"/>
        </w:rPr>
        <w:t>and RACI Matrix</w:t>
      </w:r>
      <w:bookmarkEnd w:id="700"/>
    </w:p>
    <w:p w14:paraId="1E6DDD81" w14:textId="77777777" w:rsidR="00AC425B" w:rsidRPr="00A31C26" w:rsidRDefault="00AC425B" w:rsidP="00EF0FDF">
      <w:pPr>
        <w:pStyle w:val="ListParagraph"/>
        <w:ind w:left="360"/>
        <w:jc w:val="both"/>
        <w:rPr>
          <w:rFonts w:asciiTheme="minorHAnsi" w:hAnsiTheme="minorHAnsi" w:cstheme="minorHAnsi"/>
        </w:rPr>
      </w:pPr>
    </w:p>
    <w:tbl>
      <w:tblPr>
        <w:tblStyle w:val="TableGrid"/>
        <w:tblW w:w="10064" w:type="dxa"/>
        <w:tblInd w:w="137" w:type="dxa"/>
        <w:tblLook w:val="04A0" w:firstRow="1" w:lastRow="0" w:firstColumn="1" w:lastColumn="0" w:noHBand="0" w:noVBand="1"/>
      </w:tblPr>
      <w:tblGrid>
        <w:gridCol w:w="1847"/>
        <w:gridCol w:w="8217"/>
        <w:tblGridChange w:id="701">
          <w:tblGrid>
            <w:gridCol w:w="1847"/>
            <w:gridCol w:w="8217"/>
          </w:tblGrid>
        </w:tblGridChange>
      </w:tblGrid>
      <w:tr w:rsidR="00A10219" w:rsidRPr="00A31C26" w14:paraId="5323E088" w14:textId="77777777" w:rsidTr="00C50199">
        <w:trPr>
          <w:trHeight w:val="279"/>
          <w:tblHeader/>
        </w:trPr>
        <w:tc>
          <w:tcPr>
            <w:tcW w:w="1847" w:type="dxa"/>
            <w:shd w:val="clear" w:color="auto" w:fill="548DD4" w:themeFill="text2" w:themeFillTint="99"/>
          </w:tcPr>
          <w:p w14:paraId="77D76664" w14:textId="77777777" w:rsidR="00A10219" w:rsidRPr="00A31C26" w:rsidRDefault="00A10219" w:rsidP="00EF0FDF">
            <w:pPr>
              <w:contextualSpacing/>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Role</w:t>
            </w:r>
          </w:p>
        </w:tc>
        <w:tc>
          <w:tcPr>
            <w:tcW w:w="8217" w:type="dxa"/>
            <w:shd w:val="clear" w:color="auto" w:fill="548DD4" w:themeFill="text2" w:themeFillTint="99"/>
          </w:tcPr>
          <w:p w14:paraId="1D8003F0" w14:textId="77777777" w:rsidR="00A10219" w:rsidRPr="00A31C26" w:rsidRDefault="00A10219" w:rsidP="00EF0FDF">
            <w:pPr>
              <w:contextualSpacing/>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Responsibilities</w:t>
            </w:r>
          </w:p>
        </w:tc>
      </w:tr>
      <w:tr w:rsidR="006D18D6" w:rsidRPr="00A31C26" w14:paraId="10DCD2AC" w14:textId="77777777" w:rsidTr="00C50199">
        <w:trPr>
          <w:trHeight w:val="1468"/>
        </w:trPr>
        <w:tc>
          <w:tcPr>
            <w:tcW w:w="1847" w:type="dxa"/>
          </w:tcPr>
          <w:p w14:paraId="2269B326" w14:textId="77777777" w:rsidR="006D18D6" w:rsidRPr="00A31C26" w:rsidRDefault="006D18D6" w:rsidP="00EF0FDF">
            <w:pPr>
              <w:jc w:val="both"/>
              <w:rPr>
                <w:rFonts w:asciiTheme="minorHAnsi" w:hAnsiTheme="minorHAnsi" w:cstheme="minorHAnsi"/>
                <w:sz w:val="20"/>
                <w:szCs w:val="20"/>
              </w:rPr>
            </w:pPr>
            <w:r w:rsidRPr="00A31C26">
              <w:rPr>
                <w:rFonts w:asciiTheme="minorHAnsi" w:hAnsiTheme="minorHAnsi" w:cstheme="minorHAnsi"/>
                <w:sz w:val="20"/>
                <w:szCs w:val="20"/>
              </w:rPr>
              <w:t>Project Manager</w:t>
            </w:r>
          </w:p>
        </w:tc>
        <w:tc>
          <w:tcPr>
            <w:tcW w:w="8217" w:type="dxa"/>
          </w:tcPr>
          <w:p w14:paraId="4C0A884E" w14:textId="77777777" w:rsidR="006D18D6" w:rsidRPr="00A31C26" w:rsidRDefault="006D18D6" w:rsidP="00EF0FDF">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 xml:space="preserve">Manage overall activities, agreeing and tracking plans with all internal and external </w:t>
            </w:r>
            <w:r w:rsidR="00E96E80">
              <w:rPr>
                <w:rFonts w:asciiTheme="minorHAnsi" w:hAnsiTheme="minorHAnsi" w:cstheme="minorHAnsi"/>
                <w:sz w:val="20"/>
                <w:szCs w:val="20"/>
              </w:rPr>
              <w:t>stakeholders</w:t>
            </w:r>
            <w:r w:rsidRPr="00A31C26">
              <w:rPr>
                <w:rFonts w:asciiTheme="minorHAnsi" w:hAnsiTheme="minorHAnsi" w:cstheme="minorHAnsi"/>
                <w:sz w:val="20"/>
                <w:szCs w:val="20"/>
              </w:rPr>
              <w:t xml:space="preserve">, tracking project against </w:t>
            </w:r>
            <w:r w:rsidR="00E96E80">
              <w:rPr>
                <w:rFonts w:asciiTheme="minorHAnsi" w:hAnsiTheme="minorHAnsi" w:cstheme="minorHAnsi"/>
                <w:sz w:val="20"/>
                <w:szCs w:val="20"/>
              </w:rPr>
              <w:t>initial timelines</w:t>
            </w:r>
            <w:r w:rsidRPr="00A31C26">
              <w:rPr>
                <w:rFonts w:asciiTheme="minorHAnsi" w:hAnsiTheme="minorHAnsi" w:cstheme="minorHAnsi"/>
                <w:sz w:val="20"/>
                <w:szCs w:val="20"/>
              </w:rPr>
              <w:t>.</w:t>
            </w:r>
          </w:p>
          <w:p w14:paraId="4B1BE776" w14:textId="77777777" w:rsidR="006D18D6" w:rsidRPr="00A31C26" w:rsidRDefault="006D18D6" w:rsidP="00EF0FDF">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Own the deployment of code across all environments, including testing.</w:t>
            </w:r>
          </w:p>
          <w:p w14:paraId="088B6C84" w14:textId="77777777" w:rsidR="006D18D6" w:rsidRPr="00A31C26" w:rsidRDefault="006D18D6" w:rsidP="00EF0FDF">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 xml:space="preserve">Own, manage and provide governance on deployments to production. </w:t>
            </w:r>
          </w:p>
          <w:p w14:paraId="67CEC4D7" w14:textId="77777777" w:rsidR="006D18D6" w:rsidRPr="00A31C26" w:rsidRDefault="006D18D6" w:rsidP="00EF0FDF">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Liaising with Business owners to agree on test timeframes and resource commitment.</w:t>
            </w:r>
          </w:p>
          <w:p w14:paraId="0262517D" w14:textId="77777777" w:rsidR="006D18D6" w:rsidRPr="00A31C26" w:rsidDel="002A6A99" w:rsidRDefault="006D18D6" w:rsidP="003914B2">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Review and approve test approach document.</w:t>
            </w:r>
          </w:p>
        </w:tc>
      </w:tr>
      <w:tr w:rsidR="006D18D6" w:rsidRPr="00A31C26" w14:paraId="105BB796" w14:textId="77777777" w:rsidTr="00C50199">
        <w:trPr>
          <w:trHeight w:val="2301"/>
        </w:trPr>
        <w:tc>
          <w:tcPr>
            <w:tcW w:w="1847" w:type="dxa"/>
          </w:tcPr>
          <w:p w14:paraId="028AD50D" w14:textId="77777777" w:rsidR="006D18D6" w:rsidRPr="00A31C26" w:rsidRDefault="003914B2" w:rsidP="003914B2">
            <w:pPr>
              <w:jc w:val="both"/>
              <w:rPr>
                <w:rFonts w:asciiTheme="minorHAnsi" w:hAnsiTheme="minorHAnsi" w:cstheme="minorHAnsi"/>
                <w:sz w:val="20"/>
                <w:szCs w:val="20"/>
              </w:rPr>
            </w:pPr>
            <w:r>
              <w:rPr>
                <w:rFonts w:asciiTheme="minorHAnsi" w:hAnsiTheme="minorHAnsi" w:cstheme="minorHAnsi"/>
                <w:sz w:val="20"/>
                <w:szCs w:val="20"/>
              </w:rPr>
              <w:t>QA</w:t>
            </w:r>
            <w:r w:rsidR="006D18D6" w:rsidRPr="00A31C26">
              <w:rPr>
                <w:rFonts w:asciiTheme="minorHAnsi" w:hAnsiTheme="minorHAnsi" w:cstheme="minorHAnsi"/>
                <w:sz w:val="20"/>
                <w:szCs w:val="20"/>
              </w:rPr>
              <w:t xml:space="preserve"> Lead</w:t>
            </w:r>
          </w:p>
        </w:tc>
        <w:tc>
          <w:tcPr>
            <w:tcW w:w="8217" w:type="dxa"/>
          </w:tcPr>
          <w:p w14:paraId="231BFF8F" w14:textId="77777777" w:rsidR="006D18D6" w:rsidRPr="00A31C26" w:rsidRDefault="006D18D6" w:rsidP="00EF0FDF">
            <w:pPr>
              <w:numPr>
                <w:ilvl w:val="0"/>
                <w:numId w:val="4"/>
              </w:numPr>
              <w:jc w:val="both"/>
              <w:rPr>
                <w:rFonts w:asciiTheme="minorHAnsi" w:hAnsiTheme="minorHAnsi" w:cstheme="minorHAnsi"/>
                <w:sz w:val="20"/>
                <w:szCs w:val="20"/>
              </w:rPr>
            </w:pPr>
            <w:r w:rsidRPr="00A31C26">
              <w:rPr>
                <w:rFonts w:asciiTheme="minorHAnsi" w:hAnsiTheme="minorHAnsi" w:cstheme="minorHAnsi"/>
                <w:sz w:val="20"/>
                <w:szCs w:val="20"/>
              </w:rPr>
              <w:t>Co-ordinate deliveries of respective test phase incl. daily activity</w:t>
            </w:r>
          </w:p>
          <w:p w14:paraId="0427CE66" w14:textId="77777777" w:rsidR="006D18D6" w:rsidRPr="00A31C26" w:rsidRDefault="006D18D6" w:rsidP="00EF0FDF">
            <w:pPr>
              <w:numPr>
                <w:ilvl w:val="0"/>
                <w:numId w:val="4"/>
              </w:numPr>
              <w:jc w:val="both"/>
              <w:rPr>
                <w:rFonts w:asciiTheme="minorHAnsi" w:hAnsiTheme="minorHAnsi" w:cstheme="minorHAnsi"/>
                <w:sz w:val="20"/>
                <w:szCs w:val="20"/>
              </w:rPr>
            </w:pPr>
            <w:r w:rsidRPr="00A31C26">
              <w:rPr>
                <w:rFonts w:asciiTheme="minorHAnsi" w:hAnsiTheme="minorHAnsi" w:cstheme="minorHAnsi"/>
                <w:sz w:val="20"/>
                <w:szCs w:val="20"/>
              </w:rPr>
              <w:t>Produce the Test Approach and detailed test schedule for respective phases.</w:t>
            </w:r>
          </w:p>
          <w:p w14:paraId="0625C113" w14:textId="77777777" w:rsidR="006D18D6" w:rsidRPr="00A31C26" w:rsidRDefault="006D18D6" w:rsidP="00EF0FDF">
            <w:pPr>
              <w:numPr>
                <w:ilvl w:val="0"/>
                <w:numId w:val="4"/>
              </w:numPr>
              <w:jc w:val="both"/>
              <w:rPr>
                <w:rFonts w:asciiTheme="minorHAnsi" w:hAnsiTheme="minorHAnsi" w:cstheme="minorHAnsi"/>
                <w:sz w:val="20"/>
                <w:szCs w:val="20"/>
              </w:rPr>
            </w:pPr>
            <w:r w:rsidRPr="00A31C26">
              <w:rPr>
                <w:rFonts w:asciiTheme="minorHAnsi" w:hAnsiTheme="minorHAnsi" w:cstheme="minorHAnsi"/>
                <w:sz w:val="20"/>
                <w:szCs w:val="20"/>
              </w:rPr>
              <w:t xml:space="preserve">Work with </w:t>
            </w:r>
            <w:r w:rsidR="003914B2">
              <w:rPr>
                <w:rFonts w:asciiTheme="minorHAnsi" w:hAnsiTheme="minorHAnsi" w:cstheme="minorHAnsi"/>
                <w:sz w:val="20"/>
                <w:szCs w:val="20"/>
              </w:rPr>
              <w:t>PM</w:t>
            </w:r>
            <w:r w:rsidRPr="00A31C26">
              <w:rPr>
                <w:rFonts w:asciiTheme="minorHAnsi" w:hAnsiTheme="minorHAnsi" w:cstheme="minorHAnsi"/>
                <w:sz w:val="20"/>
                <w:szCs w:val="20"/>
              </w:rPr>
              <w:t xml:space="preserve"> and </w:t>
            </w:r>
            <w:r w:rsidR="003914B2">
              <w:rPr>
                <w:rFonts w:asciiTheme="minorHAnsi" w:hAnsiTheme="minorHAnsi" w:cstheme="minorHAnsi"/>
                <w:sz w:val="20"/>
                <w:szCs w:val="20"/>
              </w:rPr>
              <w:t xml:space="preserve">BA </w:t>
            </w:r>
            <w:r w:rsidRPr="00A31C26">
              <w:rPr>
                <w:rFonts w:asciiTheme="minorHAnsi" w:hAnsiTheme="minorHAnsi" w:cstheme="minorHAnsi"/>
                <w:sz w:val="20"/>
                <w:szCs w:val="20"/>
              </w:rPr>
              <w:t>for the testing signoff and evidence in Test Environment</w:t>
            </w:r>
          </w:p>
          <w:p w14:paraId="716CBB35" w14:textId="77777777" w:rsidR="006D18D6" w:rsidRPr="00A31C26" w:rsidRDefault="006D18D6" w:rsidP="00EF0FDF">
            <w:pPr>
              <w:numPr>
                <w:ilvl w:val="0"/>
                <w:numId w:val="4"/>
              </w:numPr>
              <w:jc w:val="both"/>
              <w:rPr>
                <w:rFonts w:asciiTheme="minorHAnsi" w:hAnsiTheme="minorHAnsi" w:cstheme="minorHAnsi"/>
                <w:sz w:val="20"/>
                <w:szCs w:val="20"/>
              </w:rPr>
            </w:pPr>
            <w:r w:rsidRPr="00A31C26">
              <w:rPr>
                <w:rFonts w:asciiTheme="minorHAnsi" w:hAnsiTheme="minorHAnsi" w:cstheme="minorHAnsi"/>
                <w:sz w:val="20"/>
                <w:szCs w:val="20"/>
              </w:rPr>
              <w:t>Produce the Test Summary Report for the respective phase.</w:t>
            </w:r>
          </w:p>
          <w:p w14:paraId="7356E121" w14:textId="77777777" w:rsidR="006D18D6" w:rsidRPr="00A31C26" w:rsidRDefault="006D18D6" w:rsidP="00EF0FDF">
            <w:pPr>
              <w:numPr>
                <w:ilvl w:val="0"/>
                <w:numId w:val="4"/>
              </w:numPr>
              <w:jc w:val="both"/>
              <w:rPr>
                <w:rFonts w:asciiTheme="minorHAnsi" w:hAnsiTheme="minorHAnsi" w:cstheme="minorHAnsi"/>
                <w:sz w:val="20"/>
                <w:szCs w:val="20"/>
              </w:rPr>
            </w:pPr>
            <w:r w:rsidRPr="00A31C26">
              <w:rPr>
                <w:rFonts w:asciiTheme="minorHAnsi" w:hAnsiTheme="minorHAnsi" w:cstheme="minorHAnsi"/>
                <w:sz w:val="20"/>
                <w:szCs w:val="20"/>
              </w:rPr>
              <w:t xml:space="preserve">Participate Defect Triage calls with PM and explain </w:t>
            </w:r>
            <w:r w:rsidR="00E96E80">
              <w:rPr>
                <w:rFonts w:asciiTheme="minorHAnsi" w:hAnsiTheme="minorHAnsi" w:cstheme="minorHAnsi"/>
                <w:sz w:val="20"/>
                <w:szCs w:val="20"/>
              </w:rPr>
              <w:t>/</w:t>
            </w:r>
            <w:r w:rsidRPr="00A31C26">
              <w:rPr>
                <w:rFonts w:asciiTheme="minorHAnsi" w:hAnsiTheme="minorHAnsi" w:cstheme="minorHAnsi"/>
                <w:sz w:val="20"/>
                <w:szCs w:val="20"/>
              </w:rPr>
              <w:t xml:space="preserve"> reproduce any defects related to their test phase.</w:t>
            </w:r>
          </w:p>
          <w:p w14:paraId="67079902" w14:textId="77777777" w:rsidR="006D18D6" w:rsidRPr="00A31C26" w:rsidRDefault="006D18D6" w:rsidP="00EF0FDF">
            <w:pPr>
              <w:numPr>
                <w:ilvl w:val="0"/>
                <w:numId w:val="4"/>
              </w:numPr>
              <w:jc w:val="both"/>
              <w:rPr>
                <w:rFonts w:asciiTheme="minorHAnsi" w:hAnsiTheme="minorHAnsi" w:cstheme="minorHAnsi"/>
                <w:sz w:val="20"/>
                <w:szCs w:val="20"/>
              </w:rPr>
            </w:pPr>
            <w:r w:rsidRPr="00A31C26">
              <w:rPr>
                <w:rFonts w:asciiTheme="minorHAnsi" w:hAnsiTheme="minorHAnsi" w:cstheme="minorHAnsi"/>
                <w:sz w:val="20"/>
                <w:szCs w:val="20"/>
              </w:rPr>
              <w:t>Participate and produce supporting material and evidence for entry and exit meetings relating to test phase.</w:t>
            </w:r>
          </w:p>
          <w:p w14:paraId="2985E2D4" w14:textId="77777777" w:rsidR="006D18D6" w:rsidRPr="00A31C26" w:rsidRDefault="006D18D6" w:rsidP="00EF0FDF">
            <w:pPr>
              <w:numPr>
                <w:ilvl w:val="0"/>
                <w:numId w:val="4"/>
              </w:numPr>
              <w:jc w:val="both"/>
              <w:rPr>
                <w:rFonts w:asciiTheme="minorHAnsi" w:hAnsiTheme="minorHAnsi" w:cstheme="minorHAnsi"/>
                <w:sz w:val="20"/>
                <w:szCs w:val="20"/>
              </w:rPr>
            </w:pPr>
            <w:r w:rsidRPr="00A31C26">
              <w:rPr>
                <w:rFonts w:asciiTheme="minorHAnsi" w:hAnsiTheme="minorHAnsi" w:cstheme="minorHAnsi"/>
                <w:sz w:val="20"/>
                <w:szCs w:val="20"/>
              </w:rPr>
              <w:t>Escalate any blockers issues with environments, data, or resources with the PM.</w:t>
            </w:r>
          </w:p>
        </w:tc>
      </w:tr>
      <w:tr w:rsidR="003914B2" w:rsidRPr="00A31C26" w14:paraId="2C604303" w14:textId="77777777" w:rsidTr="00C50199">
        <w:trPr>
          <w:trHeight w:val="1257"/>
        </w:trPr>
        <w:tc>
          <w:tcPr>
            <w:tcW w:w="1847" w:type="dxa"/>
          </w:tcPr>
          <w:p w14:paraId="299E9D6E" w14:textId="77777777" w:rsidR="003914B2" w:rsidRDefault="003914B2" w:rsidP="00EF0FDF">
            <w:pPr>
              <w:jc w:val="both"/>
              <w:rPr>
                <w:rFonts w:asciiTheme="minorHAnsi" w:hAnsiTheme="minorHAnsi" w:cstheme="minorHAnsi"/>
                <w:sz w:val="20"/>
                <w:szCs w:val="20"/>
              </w:rPr>
            </w:pPr>
            <w:r>
              <w:rPr>
                <w:rFonts w:asciiTheme="minorHAnsi" w:hAnsiTheme="minorHAnsi" w:cstheme="minorHAnsi"/>
                <w:sz w:val="20"/>
                <w:szCs w:val="20"/>
              </w:rPr>
              <w:t>Functional Automation Test team</w:t>
            </w:r>
          </w:p>
        </w:tc>
        <w:tc>
          <w:tcPr>
            <w:tcW w:w="8217" w:type="dxa"/>
          </w:tcPr>
          <w:p w14:paraId="450A57AF" w14:textId="77777777" w:rsidR="003914B2" w:rsidRDefault="003914B2" w:rsidP="003914B2">
            <w:pPr>
              <w:numPr>
                <w:ilvl w:val="0"/>
                <w:numId w:val="5"/>
              </w:numPr>
              <w:jc w:val="both"/>
              <w:rPr>
                <w:rFonts w:asciiTheme="minorHAnsi" w:hAnsiTheme="minorHAnsi" w:cstheme="minorHAnsi"/>
                <w:sz w:val="20"/>
                <w:szCs w:val="20"/>
              </w:rPr>
            </w:pPr>
            <w:r>
              <w:rPr>
                <w:rFonts w:asciiTheme="minorHAnsi" w:hAnsiTheme="minorHAnsi" w:cstheme="minorHAnsi"/>
                <w:sz w:val="20"/>
                <w:szCs w:val="20"/>
              </w:rPr>
              <w:t>Own the automation testing process. Take ownership on functional automation and API integration automation.</w:t>
            </w:r>
          </w:p>
          <w:p w14:paraId="38D29C6E" w14:textId="77777777" w:rsidR="003914B2" w:rsidRDefault="003914B2" w:rsidP="003914B2">
            <w:pPr>
              <w:numPr>
                <w:ilvl w:val="0"/>
                <w:numId w:val="5"/>
              </w:numPr>
              <w:jc w:val="both"/>
              <w:rPr>
                <w:rFonts w:asciiTheme="minorHAnsi" w:hAnsiTheme="minorHAnsi" w:cstheme="minorHAnsi"/>
                <w:sz w:val="20"/>
                <w:szCs w:val="20"/>
              </w:rPr>
            </w:pPr>
            <w:r>
              <w:rPr>
                <w:rFonts w:asciiTheme="minorHAnsi" w:hAnsiTheme="minorHAnsi" w:cstheme="minorHAnsi"/>
                <w:sz w:val="20"/>
                <w:szCs w:val="20"/>
              </w:rPr>
              <w:t>Create the automation framework and test scripts.</w:t>
            </w:r>
          </w:p>
          <w:p w14:paraId="02C80939" w14:textId="77777777" w:rsidR="003914B2" w:rsidRDefault="003914B2" w:rsidP="003914B2">
            <w:pPr>
              <w:numPr>
                <w:ilvl w:val="0"/>
                <w:numId w:val="5"/>
              </w:numPr>
              <w:jc w:val="both"/>
              <w:rPr>
                <w:rFonts w:asciiTheme="minorHAnsi" w:hAnsiTheme="minorHAnsi" w:cstheme="minorHAnsi"/>
                <w:sz w:val="20"/>
                <w:szCs w:val="20"/>
              </w:rPr>
            </w:pPr>
            <w:r>
              <w:rPr>
                <w:rFonts w:asciiTheme="minorHAnsi" w:hAnsiTheme="minorHAnsi" w:cstheme="minorHAnsi"/>
                <w:sz w:val="20"/>
                <w:szCs w:val="20"/>
              </w:rPr>
              <w:t>Responsible for test automation execution, provide test result evidence.</w:t>
            </w:r>
          </w:p>
          <w:p w14:paraId="4F167A57" w14:textId="77777777" w:rsidR="003914B2" w:rsidRPr="00A31C26" w:rsidRDefault="003914B2" w:rsidP="003914B2">
            <w:pPr>
              <w:numPr>
                <w:ilvl w:val="0"/>
                <w:numId w:val="5"/>
              </w:numPr>
              <w:jc w:val="both"/>
              <w:rPr>
                <w:rFonts w:asciiTheme="minorHAnsi" w:hAnsiTheme="minorHAnsi" w:cstheme="minorHAnsi"/>
                <w:sz w:val="20"/>
                <w:szCs w:val="20"/>
              </w:rPr>
            </w:pPr>
            <w:r>
              <w:rPr>
                <w:rFonts w:asciiTheme="minorHAnsi" w:hAnsiTheme="minorHAnsi" w:cstheme="minorHAnsi"/>
                <w:sz w:val="20"/>
                <w:szCs w:val="20"/>
              </w:rPr>
              <w:t>Involve in sprint backlog and user stories discussion.</w:t>
            </w:r>
          </w:p>
        </w:tc>
      </w:tr>
      <w:tr w:rsidR="003914B2" w:rsidRPr="00A31C26" w14:paraId="0258BBE5" w14:textId="77777777" w:rsidTr="00C50199">
        <w:trPr>
          <w:trHeight w:val="753"/>
        </w:trPr>
        <w:tc>
          <w:tcPr>
            <w:tcW w:w="1847" w:type="dxa"/>
          </w:tcPr>
          <w:p w14:paraId="03F787AF" w14:textId="77777777" w:rsidR="003914B2" w:rsidRDefault="003914B2" w:rsidP="00EF0FDF">
            <w:pPr>
              <w:jc w:val="both"/>
              <w:rPr>
                <w:rFonts w:asciiTheme="minorHAnsi" w:hAnsiTheme="minorHAnsi" w:cstheme="minorHAnsi"/>
                <w:sz w:val="20"/>
                <w:szCs w:val="20"/>
              </w:rPr>
            </w:pPr>
            <w:r>
              <w:rPr>
                <w:rFonts w:asciiTheme="minorHAnsi" w:hAnsiTheme="minorHAnsi" w:cstheme="minorHAnsi"/>
                <w:sz w:val="20"/>
                <w:szCs w:val="20"/>
              </w:rPr>
              <w:t>Performance Tester</w:t>
            </w:r>
          </w:p>
        </w:tc>
        <w:tc>
          <w:tcPr>
            <w:tcW w:w="8217" w:type="dxa"/>
          </w:tcPr>
          <w:p w14:paraId="4A1D03E3" w14:textId="77777777" w:rsidR="003914B2" w:rsidRDefault="003914B2" w:rsidP="00EF0FDF">
            <w:pPr>
              <w:numPr>
                <w:ilvl w:val="0"/>
                <w:numId w:val="5"/>
              </w:numPr>
              <w:jc w:val="both"/>
              <w:rPr>
                <w:rFonts w:asciiTheme="minorHAnsi" w:hAnsiTheme="minorHAnsi" w:cstheme="minorHAnsi"/>
                <w:sz w:val="20"/>
                <w:szCs w:val="20"/>
              </w:rPr>
            </w:pPr>
            <w:r>
              <w:rPr>
                <w:rFonts w:asciiTheme="minorHAnsi" w:hAnsiTheme="minorHAnsi" w:cstheme="minorHAnsi"/>
                <w:sz w:val="20"/>
                <w:szCs w:val="20"/>
              </w:rPr>
              <w:t>Own the Performance testing process.</w:t>
            </w:r>
          </w:p>
          <w:p w14:paraId="562B07F6" w14:textId="77777777" w:rsidR="003914B2" w:rsidRDefault="003914B2" w:rsidP="00EF0FDF">
            <w:pPr>
              <w:numPr>
                <w:ilvl w:val="0"/>
                <w:numId w:val="5"/>
              </w:numPr>
              <w:jc w:val="both"/>
              <w:rPr>
                <w:rFonts w:asciiTheme="minorHAnsi" w:hAnsiTheme="minorHAnsi" w:cstheme="minorHAnsi"/>
                <w:sz w:val="20"/>
                <w:szCs w:val="20"/>
              </w:rPr>
            </w:pPr>
            <w:r>
              <w:rPr>
                <w:rFonts w:asciiTheme="minorHAnsi" w:hAnsiTheme="minorHAnsi" w:cstheme="minorHAnsi"/>
                <w:sz w:val="20"/>
                <w:szCs w:val="20"/>
              </w:rPr>
              <w:t>Create the performance test scripts and execution.</w:t>
            </w:r>
          </w:p>
          <w:p w14:paraId="4BDD42CE" w14:textId="77777777" w:rsidR="003914B2" w:rsidRPr="00A31C26" w:rsidRDefault="003914B2" w:rsidP="00EF0FDF">
            <w:pPr>
              <w:numPr>
                <w:ilvl w:val="0"/>
                <w:numId w:val="5"/>
              </w:numPr>
              <w:jc w:val="both"/>
              <w:rPr>
                <w:rFonts w:asciiTheme="minorHAnsi" w:hAnsiTheme="minorHAnsi" w:cstheme="minorHAnsi"/>
                <w:sz w:val="20"/>
                <w:szCs w:val="20"/>
              </w:rPr>
            </w:pPr>
            <w:r>
              <w:rPr>
                <w:rFonts w:asciiTheme="minorHAnsi" w:hAnsiTheme="minorHAnsi" w:cstheme="minorHAnsi"/>
                <w:sz w:val="20"/>
                <w:szCs w:val="20"/>
              </w:rPr>
              <w:t>Responsible for performance test reporting and coordination with PM, Dev and BA team.</w:t>
            </w:r>
          </w:p>
        </w:tc>
      </w:tr>
      <w:tr w:rsidR="003914B2" w:rsidRPr="00A31C26" w14:paraId="3F068C63" w14:textId="77777777" w:rsidTr="00343B1C">
        <w:tblPrEx>
          <w:tblW w:w="10064" w:type="dxa"/>
          <w:tblInd w:w="137" w:type="dxa"/>
          <w:tblPrExChange w:id="702" w:author="Tim Pauley" w:date="2024-06-19T22:20:00Z" w16du:dateUtc="2024-06-20T02:20:00Z">
            <w:tblPrEx>
              <w:tblW w:w="10064" w:type="dxa"/>
              <w:tblInd w:w="137" w:type="dxa"/>
            </w:tblPrEx>
          </w:tblPrExChange>
        </w:tblPrEx>
        <w:trPr>
          <w:trHeight w:val="1016"/>
          <w:trPrChange w:id="703" w:author="Tim Pauley" w:date="2024-06-19T22:20:00Z" w16du:dateUtc="2024-06-20T02:20:00Z">
            <w:trPr>
              <w:trHeight w:val="1257"/>
            </w:trPr>
          </w:trPrChange>
        </w:trPr>
        <w:tc>
          <w:tcPr>
            <w:tcW w:w="1847" w:type="dxa"/>
            <w:tcPrChange w:id="704" w:author="Tim Pauley" w:date="2024-06-19T22:20:00Z" w16du:dateUtc="2024-06-20T02:20:00Z">
              <w:tcPr>
                <w:tcW w:w="1847" w:type="dxa"/>
              </w:tcPr>
            </w:tcPrChange>
          </w:tcPr>
          <w:p w14:paraId="212CF89D" w14:textId="77777777" w:rsidR="003914B2" w:rsidRDefault="003914B2" w:rsidP="00EF0FDF">
            <w:pPr>
              <w:jc w:val="both"/>
              <w:rPr>
                <w:rFonts w:asciiTheme="minorHAnsi" w:hAnsiTheme="minorHAnsi" w:cstheme="minorHAnsi"/>
                <w:sz w:val="20"/>
                <w:szCs w:val="20"/>
              </w:rPr>
            </w:pPr>
            <w:r>
              <w:rPr>
                <w:rFonts w:asciiTheme="minorHAnsi" w:hAnsiTheme="minorHAnsi" w:cstheme="minorHAnsi"/>
                <w:sz w:val="20"/>
                <w:szCs w:val="20"/>
              </w:rPr>
              <w:t>Manual Functional Test team</w:t>
            </w:r>
          </w:p>
        </w:tc>
        <w:tc>
          <w:tcPr>
            <w:tcW w:w="8217" w:type="dxa"/>
            <w:tcPrChange w:id="705" w:author="Tim Pauley" w:date="2024-06-19T22:20:00Z" w16du:dateUtc="2024-06-20T02:20:00Z">
              <w:tcPr>
                <w:tcW w:w="8217" w:type="dxa"/>
              </w:tcPr>
            </w:tcPrChange>
          </w:tcPr>
          <w:p w14:paraId="554A7042" w14:textId="77777777" w:rsidR="003914B2" w:rsidRDefault="003914B2" w:rsidP="00EF0FDF">
            <w:pPr>
              <w:numPr>
                <w:ilvl w:val="0"/>
                <w:numId w:val="5"/>
              </w:numPr>
              <w:jc w:val="both"/>
              <w:rPr>
                <w:rFonts w:asciiTheme="minorHAnsi" w:hAnsiTheme="minorHAnsi" w:cstheme="minorHAnsi"/>
                <w:sz w:val="20"/>
                <w:szCs w:val="20"/>
              </w:rPr>
            </w:pPr>
            <w:r>
              <w:rPr>
                <w:rFonts w:asciiTheme="minorHAnsi" w:hAnsiTheme="minorHAnsi" w:cstheme="minorHAnsi"/>
                <w:sz w:val="20"/>
                <w:szCs w:val="20"/>
              </w:rPr>
              <w:t>Owning the Manual functional testing process.</w:t>
            </w:r>
          </w:p>
          <w:p w14:paraId="23C180ED" w14:textId="77777777" w:rsidR="003914B2" w:rsidRDefault="003914B2" w:rsidP="00EF0FDF">
            <w:pPr>
              <w:numPr>
                <w:ilvl w:val="0"/>
                <w:numId w:val="5"/>
              </w:numPr>
              <w:jc w:val="both"/>
              <w:rPr>
                <w:rFonts w:asciiTheme="minorHAnsi" w:hAnsiTheme="minorHAnsi" w:cstheme="minorHAnsi"/>
                <w:sz w:val="20"/>
                <w:szCs w:val="20"/>
              </w:rPr>
            </w:pPr>
            <w:r>
              <w:rPr>
                <w:rFonts w:asciiTheme="minorHAnsi" w:hAnsiTheme="minorHAnsi" w:cstheme="minorHAnsi"/>
                <w:sz w:val="20"/>
                <w:szCs w:val="20"/>
              </w:rPr>
              <w:t>Responsible for manual test case creation and execution.</w:t>
            </w:r>
          </w:p>
          <w:p w14:paraId="517BBB9E" w14:textId="77777777" w:rsidR="003914B2" w:rsidRDefault="003914B2" w:rsidP="00EF0FDF">
            <w:pPr>
              <w:numPr>
                <w:ilvl w:val="0"/>
                <w:numId w:val="5"/>
              </w:numPr>
              <w:jc w:val="both"/>
              <w:rPr>
                <w:rFonts w:asciiTheme="minorHAnsi" w:hAnsiTheme="minorHAnsi" w:cstheme="minorHAnsi"/>
                <w:sz w:val="20"/>
                <w:szCs w:val="20"/>
              </w:rPr>
            </w:pPr>
            <w:r>
              <w:rPr>
                <w:rFonts w:asciiTheme="minorHAnsi" w:hAnsiTheme="minorHAnsi" w:cstheme="minorHAnsi"/>
                <w:sz w:val="20"/>
                <w:szCs w:val="20"/>
              </w:rPr>
              <w:t>Involved in Defect triage discussion.</w:t>
            </w:r>
          </w:p>
          <w:p w14:paraId="12D98D18" w14:textId="77777777" w:rsidR="003914B2" w:rsidRPr="00A31C26" w:rsidRDefault="003914B2" w:rsidP="00EF0FDF">
            <w:pPr>
              <w:numPr>
                <w:ilvl w:val="0"/>
                <w:numId w:val="5"/>
              </w:numPr>
              <w:jc w:val="both"/>
              <w:rPr>
                <w:rFonts w:asciiTheme="minorHAnsi" w:hAnsiTheme="minorHAnsi" w:cstheme="minorHAnsi"/>
                <w:sz w:val="20"/>
                <w:szCs w:val="20"/>
              </w:rPr>
            </w:pPr>
            <w:r>
              <w:rPr>
                <w:rFonts w:asciiTheme="minorHAnsi" w:hAnsiTheme="minorHAnsi" w:cstheme="minorHAnsi"/>
                <w:sz w:val="20"/>
                <w:szCs w:val="20"/>
              </w:rPr>
              <w:t>Involved in manual regression testing.</w:t>
            </w:r>
          </w:p>
        </w:tc>
      </w:tr>
      <w:tr w:rsidR="006D18D6" w:rsidRPr="00A31C26" w14:paraId="5015387E" w14:textId="77777777" w:rsidTr="00C50199">
        <w:trPr>
          <w:trHeight w:val="1257"/>
        </w:trPr>
        <w:tc>
          <w:tcPr>
            <w:tcW w:w="1847" w:type="dxa"/>
          </w:tcPr>
          <w:p w14:paraId="7944946B" w14:textId="77777777" w:rsidR="006D18D6" w:rsidRPr="00A31C26" w:rsidRDefault="001A1FF9" w:rsidP="00EF0FDF">
            <w:pPr>
              <w:jc w:val="both"/>
              <w:rPr>
                <w:rFonts w:asciiTheme="minorHAnsi" w:hAnsiTheme="minorHAnsi" w:cstheme="minorHAnsi"/>
                <w:sz w:val="20"/>
                <w:szCs w:val="20"/>
              </w:rPr>
            </w:pPr>
            <w:r>
              <w:rPr>
                <w:rFonts w:asciiTheme="minorHAnsi" w:hAnsiTheme="minorHAnsi" w:cstheme="minorHAnsi"/>
                <w:sz w:val="20"/>
                <w:szCs w:val="20"/>
              </w:rPr>
              <w:t xml:space="preserve">Business Analysts (BA) </w:t>
            </w:r>
          </w:p>
        </w:tc>
        <w:tc>
          <w:tcPr>
            <w:tcW w:w="8217" w:type="dxa"/>
          </w:tcPr>
          <w:p w14:paraId="56FEC0A2" w14:textId="77777777" w:rsidR="006D18D6" w:rsidRPr="00A31C26" w:rsidRDefault="006D18D6" w:rsidP="00EF0FDF">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Provide all the detailed requirement documents, user stories and acceptance criteria.</w:t>
            </w:r>
          </w:p>
          <w:p w14:paraId="0630F91F" w14:textId="77777777" w:rsidR="006D18D6" w:rsidRPr="00A31C26" w:rsidRDefault="006D18D6" w:rsidP="00EF0FDF">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Review and approve all the test scenarios.</w:t>
            </w:r>
          </w:p>
          <w:p w14:paraId="1FD1CDD1" w14:textId="77777777" w:rsidR="00BD315E" w:rsidRPr="00A31C26" w:rsidRDefault="00BD315E" w:rsidP="00EF0FDF">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Ensure required trainings for the testing teams</w:t>
            </w:r>
            <w:r w:rsidR="00E96E80">
              <w:rPr>
                <w:rFonts w:asciiTheme="minorHAnsi" w:hAnsiTheme="minorHAnsi" w:cstheme="minorHAnsi"/>
                <w:sz w:val="20"/>
                <w:szCs w:val="20"/>
              </w:rPr>
              <w:t xml:space="preserve"> </w:t>
            </w:r>
            <w:r w:rsidRPr="00A31C26">
              <w:rPr>
                <w:rFonts w:asciiTheme="minorHAnsi" w:hAnsiTheme="minorHAnsi" w:cstheme="minorHAnsi"/>
                <w:sz w:val="20"/>
                <w:szCs w:val="20"/>
              </w:rPr>
              <w:t>(SIT and UAT)</w:t>
            </w:r>
          </w:p>
          <w:p w14:paraId="4ED17D34" w14:textId="77777777" w:rsidR="006D18D6" w:rsidRPr="00A31C26" w:rsidRDefault="006D18D6" w:rsidP="00EF0FDF">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 xml:space="preserve">Approve Test Summary Report </w:t>
            </w:r>
          </w:p>
          <w:p w14:paraId="55BD0928" w14:textId="77777777" w:rsidR="00BD315E" w:rsidRPr="00A31C26" w:rsidRDefault="00BD315E" w:rsidP="00EF0FDF">
            <w:pPr>
              <w:numPr>
                <w:ilvl w:val="0"/>
                <w:numId w:val="5"/>
              </w:numPr>
              <w:jc w:val="both"/>
              <w:rPr>
                <w:rFonts w:asciiTheme="minorHAnsi" w:hAnsiTheme="minorHAnsi" w:cstheme="minorHAnsi"/>
                <w:sz w:val="20"/>
                <w:szCs w:val="20"/>
              </w:rPr>
            </w:pPr>
            <w:r w:rsidRPr="00A31C26">
              <w:rPr>
                <w:rFonts w:asciiTheme="minorHAnsi" w:hAnsiTheme="minorHAnsi" w:cstheme="minorHAnsi"/>
                <w:sz w:val="20"/>
                <w:szCs w:val="20"/>
              </w:rPr>
              <w:t>Provide Go / No-go decision</w:t>
            </w:r>
          </w:p>
        </w:tc>
      </w:tr>
    </w:tbl>
    <w:tbl>
      <w:tblPr>
        <w:tblpPr w:leftFromText="180" w:rightFromText="180" w:vertAnchor="text" w:horzAnchor="margin" w:tblpY="-496"/>
        <w:tblW w:w="10165" w:type="dxa"/>
        <w:tblLayout w:type="fixed"/>
        <w:tblLook w:val="04A0" w:firstRow="1" w:lastRow="0" w:firstColumn="1" w:lastColumn="0" w:noHBand="0" w:noVBand="1"/>
      </w:tblPr>
      <w:tblGrid>
        <w:gridCol w:w="1800"/>
        <w:gridCol w:w="1170"/>
        <w:gridCol w:w="1260"/>
        <w:gridCol w:w="990"/>
        <w:gridCol w:w="1260"/>
        <w:gridCol w:w="900"/>
        <w:gridCol w:w="1165"/>
        <w:gridCol w:w="1620"/>
      </w:tblGrid>
      <w:tr w:rsidR="009E4F02" w:rsidRPr="004313E7" w14:paraId="4D4F5CB6" w14:textId="77777777" w:rsidTr="009E4F02">
        <w:trPr>
          <w:trHeight w:val="990"/>
        </w:trPr>
        <w:tc>
          <w:tcPr>
            <w:tcW w:w="1800" w:type="dxa"/>
            <w:tcBorders>
              <w:top w:val="nil"/>
              <w:left w:val="single" w:sz="4" w:space="0" w:color="000000"/>
              <w:bottom w:val="nil"/>
              <w:right w:val="single" w:sz="8" w:space="0" w:color="000000"/>
            </w:tcBorders>
            <w:shd w:val="clear" w:color="000000" w:fill="4A66AC"/>
            <w:vAlign w:val="center"/>
            <w:hideMark/>
          </w:tcPr>
          <w:p w14:paraId="5925285E" w14:textId="77777777" w:rsidR="009E4F02" w:rsidRPr="004313E7" w:rsidRDefault="009E4F02" w:rsidP="009E4F02">
            <w:pPr>
              <w:rPr>
                <w:rFonts w:ascii="Arial" w:eastAsia="Times New Roman" w:hAnsi="Arial" w:cs="Arial"/>
                <w:b/>
                <w:bCs/>
                <w:color w:val="FFFFFF"/>
                <w:sz w:val="18"/>
                <w:szCs w:val="18"/>
              </w:rPr>
            </w:pPr>
            <w:commentRangeStart w:id="706"/>
            <w:commentRangeStart w:id="707"/>
            <w:r w:rsidRPr="004313E7">
              <w:rPr>
                <w:rFonts w:ascii="Arial" w:eastAsia="Times New Roman" w:hAnsi="Arial" w:cs="Arial"/>
                <w:b/>
                <w:bCs/>
                <w:color w:val="FFFFFF"/>
                <w:sz w:val="18"/>
                <w:szCs w:val="18"/>
              </w:rPr>
              <w:lastRenderedPageBreak/>
              <w:t>Action​</w:t>
            </w:r>
          </w:p>
        </w:tc>
        <w:tc>
          <w:tcPr>
            <w:tcW w:w="1170" w:type="dxa"/>
            <w:tcBorders>
              <w:top w:val="nil"/>
              <w:left w:val="nil"/>
              <w:bottom w:val="nil"/>
              <w:right w:val="single" w:sz="8" w:space="0" w:color="000000"/>
            </w:tcBorders>
            <w:shd w:val="clear" w:color="000000" w:fill="4A66AC"/>
            <w:vAlign w:val="center"/>
            <w:hideMark/>
          </w:tcPr>
          <w:p w14:paraId="018A7BE3" w14:textId="77777777" w:rsidR="009E4F02" w:rsidRPr="004313E7" w:rsidRDefault="009E4F02" w:rsidP="009E4F02">
            <w:pPr>
              <w:rPr>
                <w:rFonts w:ascii="Arial" w:eastAsia="Times New Roman" w:hAnsi="Arial" w:cs="Arial"/>
                <w:b/>
                <w:bCs/>
                <w:color w:val="FFFFFF"/>
                <w:sz w:val="18"/>
                <w:szCs w:val="18"/>
              </w:rPr>
            </w:pPr>
            <w:r>
              <w:rPr>
                <w:rFonts w:ascii="Arial" w:eastAsia="Times New Roman" w:hAnsi="Arial" w:cs="Arial"/>
                <w:b/>
                <w:bCs/>
                <w:color w:val="FFFFFF"/>
                <w:sz w:val="18"/>
                <w:szCs w:val="18"/>
              </w:rPr>
              <w:t>QA</w:t>
            </w:r>
            <w:r w:rsidRPr="004313E7">
              <w:rPr>
                <w:rFonts w:ascii="Arial" w:eastAsia="Times New Roman" w:hAnsi="Arial" w:cs="Arial"/>
                <w:b/>
                <w:bCs/>
                <w:color w:val="FFFFFF"/>
                <w:sz w:val="18"/>
                <w:szCs w:val="18"/>
              </w:rPr>
              <w:t xml:space="preserve"> Lead​</w:t>
            </w:r>
          </w:p>
        </w:tc>
        <w:tc>
          <w:tcPr>
            <w:tcW w:w="1260" w:type="dxa"/>
            <w:tcBorders>
              <w:top w:val="nil"/>
              <w:left w:val="nil"/>
              <w:bottom w:val="nil"/>
              <w:right w:val="single" w:sz="8" w:space="0" w:color="000000"/>
            </w:tcBorders>
            <w:shd w:val="clear" w:color="000000" w:fill="4A66AC"/>
            <w:vAlign w:val="center"/>
            <w:hideMark/>
          </w:tcPr>
          <w:p w14:paraId="38BF6FDC" w14:textId="77777777" w:rsidR="009E4F02" w:rsidRPr="004313E7" w:rsidRDefault="009E4F02" w:rsidP="009E4F02">
            <w:pPr>
              <w:rPr>
                <w:rFonts w:ascii="Arial" w:eastAsia="Times New Roman" w:hAnsi="Arial" w:cs="Arial"/>
                <w:b/>
                <w:bCs/>
                <w:color w:val="FFFFFF"/>
                <w:sz w:val="18"/>
                <w:szCs w:val="18"/>
              </w:rPr>
            </w:pPr>
            <w:r>
              <w:rPr>
                <w:rFonts w:ascii="Arial" w:eastAsia="Times New Roman" w:hAnsi="Arial" w:cs="Arial"/>
                <w:b/>
                <w:bCs/>
                <w:color w:val="FFFFFF"/>
                <w:sz w:val="18"/>
                <w:szCs w:val="18"/>
              </w:rPr>
              <w:t>Dev Lead</w:t>
            </w:r>
          </w:p>
        </w:tc>
        <w:tc>
          <w:tcPr>
            <w:tcW w:w="990" w:type="dxa"/>
            <w:tcBorders>
              <w:top w:val="nil"/>
              <w:left w:val="nil"/>
              <w:bottom w:val="nil"/>
              <w:right w:val="single" w:sz="8" w:space="0" w:color="000000"/>
            </w:tcBorders>
            <w:shd w:val="clear" w:color="000000" w:fill="4A66AC"/>
            <w:vAlign w:val="center"/>
            <w:hideMark/>
          </w:tcPr>
          <w:p w14:paraId="23330DD6" w14:textId="77777777" w:rsidR="009E4F02" w:rsidRPr="004313E7" w:rsidRDefault="009E4F02" w:rsidP="009E4F02">
            <w:pPr>
              <w:rPr>
                <w:rFonts w:ascii="Arial" w:eastAsia="Times New Roman" w:hAnsi="Arial" w:cs="Arial"/>
                <w:b/>
                <w:bCs/>
                <w:color w:val="FFFFFF"/>
                <w:sz w:val="18"/>
                <w:szCs w:val="18"/>
              </w:rPr>
            </w:pPr>
            <w:r>
              <w:rPr>
                <w:rFonts w:ascii="Arial" w:eastAsia="Times New Roman" w:hAnsi="Arial" w:cs="Arial"/>
                <w:b/>
                <w:bCs/>
                <w:color w:val="FFFFFF"/>
                <w:sz w:val="18"/>
                <w:szCs w:val="18"/>
              </w:rPr>
              <w:t>BA Team</w:t>
            </w:r>
            <w:r w:rsidRPr="004313E7">
              <w:rPr>
                <w:rFonts w:ascii="Arial" w:eastAsia="Times New Roman" w:hAnsi="Arial" w:cs="Arial"/>
                <w:b/>
                <w:bCs/>
                <w:color w:val="FFFFFF"/>
                <w:sz w:val="18"/>
                <w:szCs w:val="18"/>
              </w:rPr>
              <w:t>​</w:t>
            </w:r>
          </w:p>
        </w:tc>
        <w:tc>
          <w:tcPr>
            <w:tcW w:w="1260" w:type="dxa"/>
            <w:tcBorders>
              <w:top w:val="nil"/>
              <w:left w:val="nil"/>
              <w:bottom w:val="nil"/>
              <w:right w:val="single" w:sz="8" w:space="0" w:color="000000"/>
            </w:tcBorders>
            <w:shd w:val="clear" w:color="000000" w:fill="4A66AC"/>
            <w:vAlign w:val="center"/>
            <w:hideMark/>
          </w:tcPr>
          <w:p w14:paraId="78A6918C" w14:textId="77777777" w:rsidR="009E4F02" w:rsidRDefault="009E4F02" w:rsidP="009E4F02">
            <w:pPr>
              <w:rPr>
                <w:rFonts w:ascii="Arial" w:eastAsia="Times New Roman" w:hAnsi="Arial" w:cs="Arial"/>
                <w:b/>
                <w:bCs/>
                <w:color w:val="FFFFFF"/>
                <w:sz w:val="18"/>
                <w:szCs w:val="18"/>
              </w:rPr>
            </w:pPr>
            <w:r w:rsidRPr="004313E7">
              <w:rPr>
                <w:rFonts w:ascii="Arial" w:eastAsia="Times New Roman" w:hAnsi="Arial" w:cs="Arial"/>
                <w:b/>
                <w:bCs/>
                <w:color w:val="FFFFFF"/>
                <w:sz w:val="18"/>
                <w:szCs w:val="18"/>
              </w:rPr>
              <w:t>Data</w:t>
            </w:r>
          </w:p>
          <w:p w14:paraId="292A9AA7" w14:textId="77777777" w:rsidR="009E4F02" w:rsidRPr="004313E7" w:rsidRDefault="009E4F02" w:rsidP="009E4F02">
            <w:pPr>
              <w:rPr>
                <w:rFonts w:ascii="Arial" w:eastAsia="Times New Roman" w:hAnsi="Arial" w:cs="Arial"/>
                <w:b/>
                <w:bCs/>
                <w:color w:val="FFFFFF"/>
                <w:sz w:val="18"/>
                <w:szCs w:val="18"/>
              </w:rPr>
            </w:pPr>
            <w:r>
              <w:rPr>
                <w:rFonts w:ascii="Arial" w:eastAsia="Times New Roman" w:hAnsi="Arial" w:cs="Arial"/>
                <w:b/>
                <w:bCs/>
                <w:color w:val="FFFFFF"/>
                <w:sz w:val="18"/>
                <w:szCs w:val="18"/>
              </w:rPr>
              <w:t>Team</w:t>
            </w:r>
          </w:p>
        </w:tc>
        <w:tc>
          <w:tcPr>
            <w:tcW w:w="900" w:type="dxa"/>
            <w:tcBorders>
              <w:top w:val="nil"/>
              <w:left w:val="nil"/>
              <w:bottom w:val="nil"/>
              <w:right w:val="single" w:sz="8" w:space="0" w:color="000000"/>
            </w:tcBorders>
            <w:shd w:val="clear" w:color="000000" w:fill="4A66AC"/>
            <w:vAlign w:val="center"/>
            <w:hideMark/>
          </w:tcPr>
          <w:p w14:paraId="627BB6A2" w14:textId="77777777" w:rsidR="009E4F02" w:rsidRPr="004313E7" w:rsidRDefault="009E4F02" w:rsidP="009E4F02">
            <w:pPr>
              <w:rPr>
                <w:rFonts w:ascii="Arial" w:eastAsia="Times New Roman" w:hAnsi="Arial" w:cs="Arial"/>
                <w:b/>
                <w:bCs/>
                <w:color w:val="FFFFFF"/>
                <w:sz w:val="18"/>
                <w:szCs w:val="18"/>
              </w:rPr>
            </w:pPr>
            <w:r w:rsidRPr="004313E7">
              <w:rPr>
                <w:rFonts w:ascii="Arial" w:eastAsia="Times New Roman" w:hAnsi="Arial" w:cs="Arial"/>
                <w:b/>
                <w:bCs/>
                <w:color w:val="FFFFFF"/>
                <w:sz w:val="18"/>
                <w:szCs w:val="18"/>
              </w:rPr>
              <w:t>Manual Testers​</w:t>
            </w:r>
          </w:p>
        </w:tc>
        <w:tc>
          <w:tcPr>
            <w:tcW w:w="1165" w:type="dxa"/>
            <w:tcBorders>
              <w:top w:val="nil"/>
              <w:left w:val="nil"/>
              <w:bottom w:val="nil"/>
              <w:right w:val="single" w:sz="8" w:space="0" w:color="000000"/>
            </w:tcBorders>
            <w:shd w:val="clear" w:color="000000" w:fill="4A66AC"/>
            <w:vAlign w:val="center"/>
            <w:hideMark/>
          </w:tcPr>
          <w:p w14:paraId="3F1A4702" w14:textId="77777777" w:rsidR="009E4F02" w:rsidRPr="004313E7" w:rsidRDefault="009E4F02" w:rsidP="009E4F02">
            <w:pPr>
              <w:jc w:val="center"/>
              <w:rPr>
                <w:rFonts w:ascii="Arial" w:eastAsia="Times New Roman" w:hAnsi="Arial" w:cs="Arial"/>
                <w:b/>
                <w:bCs/>
                <w:color w:val="FFFFFF"/>
                <w:sz w:val="18"/>
                <w:szCs w:val="18"/>
              </w:rPr>
            </w:pPr>
            <w:r w:rsidRPr="004313E7">
              <w:rPr>
                <w:rFonts w:ascii="Arial" w:eastAsia="Times New Roman" w:hAnsi="Arial" w:cs="Arial"/>
                <w:b/>
                <w:bCs/>
                <w:color w:val="FFFFFF"/>
                <w:sz w:val="18"/>
                <w:szCs w:val="18"/>
              </w:rPr>
              <w:t>Build Team​</w:t>
            </w:r>
          </w:p>
        </w:tc>
        <w:tc>
          <w:tcPr>
            <w:tcW w:w="1620" w:type="dxa"/>
            <w:tcBorders>
              <w:top w:val="nil"/>
              <w:left w:val="nil"/>
              <w:bottom w:val="nil"/>
              <w:right w:val="single" w:sz="8" w:space="0" w:color="000000"/>
            </w:tcBorders>
            <w:shd w:val="clear" w:color="000000" w:fill="4A66AC"/>
            <w:vAlign w:val="center"/>
            <w:hideMark/>
          </w:tcPr>
          <w:p w14:paraId="6E22EF9D" w14:textId="77777777" w:rsidR="009E4F02" w:rsidRPr="004313E7" w:rsidRDefault="009E4F02" w:rsidP="009E4F02">
            <w:pPr>
              <w:jc w:val="center"/>
              <w:rPr>
                <w:rFonts w:ascii="Arial" w:eastAsia="Times New Roman" w:hAnsi="Arial" w:cs="Arial"/>
                <w:b/>
                <w:bCs/>
                <w:color w:val="FFFFFF"/>
                <w:sz w:val="18"/>
                <w:szCs w:val="18"/>
              </w:rPr>
            </w:pPr>
            <w:r w:rsidRPr="004313E7">
              <w:rPr>
                <w:rFonts w:ascii="Arial" w:eastAsia="Times New Roman" w:hAnsi="Arial" w:cs="Arial"/>
                <w:b/>
                <w:bCs/>
                <w:color w:val="FFFFFF"/>
                <w:sz w:val="18"/>
                <w:szCs w:val="18"/>
              </w:rPr>
              <w:t>Business</w:t>
            </w:r>
            <w:r w:rsidRPr="004313E7">
              <w:rPr>
                <w:rFonts w:ascii="Arial" w:eastAsia="Times New Roman" w:hAnsi="Arial" w:cs="Arial"/>
                <w:b/>
                <w:bCs/>
                <w:color w:val="FFFFFF"/>
                <w:sz w:val="18"/>
                <w:szCs w:val="18"/>
              </w:rPr>
              <w:br/>
              <w:t>Process owner​</w:t>
            </w:r>
          </w:p>
        </w:tc>
      </w:tr>
      <w:tr w:rsidR="009E4F02" w:rsidRPr="004313E7" w14:paraId="3D8B9F64" w14:textId="77777777" w:rsidTr="009E4F02">
        <w:trPr>
          <w:trHeight w:val="509"/>
        </w:trPr>
        <w:tc>
          <w:tcPr>
            <w:tcW w:w="1800" w:type="dxa"/>
            <w:vMerge w:val="restart"/>
            <w:tcBorders>
              <w:top w:val="single" w:sz="8" w:space="0" w:color="000000"/>
              <w:left w:val="single" w:sz="4" w:space="0" w:color="000000"/>
              <w:bottom w:val="single" w:sz="8" w:space="0" w:color="000000"/>
              <w:right w:val="single" w:sz="8" w:space="0" w:color="000000"/>
            </w:tcBorders>
            <w:shd w:val="clear" w:color="000000" w:fill="FFFFFF"/>
            <w:vAlign w:val="center"/>
            <w:hideMark/>
          </w:tcPr>
          <w:p w14:paraId="78A48390" w14:textId="77777777" w:rsidR="009E4F02" w:rsidRPr="004313E7" w:rsidRDefault="009E4F02" w:rsidP="009E4F02">
            <w:pPr>
              <w:rPr>
                <w:rFonts w:ascii="Arial" w:eastAsia="Times New Roman" w:hAnsi="Arial" w:cs="Arial"/>
                <w:b/>
                <w:bCs/>
                <w:color w:val="000000"/>
                <w:sz w:val="18"/>
                <w:szCs w:val="18"/>
              </w:rPr>
            </w:pPr>
            <w:r w:rsidRPr="004313E7">
              <w:rPr>
                <w:rFonts w:ascii="Arial" w:eastAsia="Times New Roman" w:hAnsi="Arial" w:cs="Arial"/>
                <w:b/>
                <w:bCs/>
                <w:color w:val="000000"/>
                <w:sz w:val="18"/>
                <w:szCs w:val="18"/>
              </w:rPr>
              <w:t xml:space="preserve">Testing </w:t>
            </w:r>
            <w:r>
              <w:rPr>
                <w:rFonts w:ascii="Arial" w:eastAsia="Times New Roman" w:hAnsi="Arial" w:cs="Arial"/>
                <w:b/>
                <w:bCs/>
                <w:color w:val="000000"/>
                <w:sz w:val="18"/>
                <w:szCs w:val="18"/>
              </w:rPr>
              <w:t>S</w:t>
            </w:r>
            <w:r w:rsidRPr="004313E7">
              <w:rPr>
                <w:rFonts w:ascii="Arial" w:eastAsia="Times New Roman" w:hAnsi="Arial" w:cs="Arial"/>
                <w:b/>
                <w:bCs/>
                <w:color w:val="000000"/>
                <w:sz w:val="18"/>
                <w:szCs w:val="18"/>
              </w:rPr>
              <w:t>trategy definition</w:t>
            </w:r>
            <w:r w:rsidRPr="004313E7">
              <w:rPr>
                <w:rFonts w:ascii="Arial" w:eastAsia="Times New Roman" w:hAnsi="Arial" w:cs="Arial"/>
                <w:color w:val="808080"/>
                <w:sz w:val="18"/>
                <w:szCs w:val="18"/>
              </w:rPr>
              <w:t>​</w:t>
            </w:r>
          </w:p>
        </w:tc>
        <w:tc>
          <w:tcPr>
            <w:tcW w:w="1170" w:type="dxa"/>
            <w:vMerge w:val="restart"/>
            <w:tcBorders>
              <w:top w:val="single" w:sz="8" w:space="0" w:color="000000"/>
              <w:left w:val="single" w:sz="8" w:space="0" w:color="000000"/>
              <w:bottom w:val="single" w:sz="8" w:space="0" w:color="000000"/>
              <w:right w:val="single" w:sz="8" w:space="0" w:color="000000"/>
            </w:tcBorders>
            <w:shd w:val="clear" w:color="auto" w:fill="DBE5F1" w:themeFill="accent1" w:themeFillTint="33"/>
            <w:vAlign w:val="center"/>
            <w:hideMark/>
          </w:tcPr>
          <w:p w14:paraId="5A581629"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R/A​</w:t>
            </w:r>
          </w:p>
        </w:tc>
        <w:tc>
          <w:tcPr>
            <w:tcW w:w="1260"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0056FDA3"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990"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244D086B"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260"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3A48BF2C"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13DADC18"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165" w:type="dxa"/>
            <w:vMerge w:val="restart"/>
            <w:tcBorders>
              <w:top w:val="single" w:sz="8" w:space="0" w:color="000000"/>
              <w:left w:val="single" w:sz="8" w:space="0" w:color="000000"/>
              <w:bottom w:val="single" w:sz="8" w:space="0" w:color="000000"/>
              <w:right w:val="single" w:sz="8" w:space="0" w:color="000000"/>
            </w:tcBorders>
            <w:shd w:val="clear" w:color="000000" w:fill="FFFFFF"/>
            <w:vAlign w:val="center"/>
            <w:hideMark/>
          </w:tcPr>
          <w:p w14:paraId="4E3A47C7"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620" w:type="dxa"/>
            <w:vMerge w:val="restart"/>
            <w:tcBorders>
              <w:top w:val="single" w:sz="8" w:space="0" w:color="000000"/>
              <w:left w:val="single" w:sz="8" w:space="0" w:color="000000"/>
              <w:bottom w:val="single" w:sz="8" w:space="0" w:color="000000"/>
              <w:right w:val="single" w:sz="4" w:space="0" w:color="000000"/>
            </w:tcBorders>
            <w:shd w:val="clear" w:color="000000" w:fill="FFFFFF"/>
            <w:vAlign w:val="center"/>
            <w:hideMark/>
          </w:tcPr>
          <w:p w14:paraId="2CE08CF0"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r w:rsidR="009E4F02" w:rsidRPr="004313E7">
              <w:rPr>
                <w:rFonts w:ascii="Arial" w:eastAsia="Times New Roman" w:hAnsi="Arial" w:cs="Arial"/>
                <w:color w:val="808080"/>
                <w:position w:val="-1"/>
                <w:sz w:val="18"/>
                <w:szCs w:val="18"/>
              </w:rPr>
              <w:t>​</w:t>
            </w:r>
          </w:p>
        </w:tc>
      </w:tr>
      <w:tr w:rsidR="009E4F02" w:rsidRPr="004313E7" w14:paraId="6F579A91" w14:textId="77777777" w:rsidTr="00F4748E">
        <w:trPr>
          <w:trHeight w:val="509"/>
        </w:trPr>
        <w:tc>
          <w:tcPr>
            <w:tcW w:w="1800" w:type="dxa"/>
            <w:vMerge/>
            <w:tcBorders>
              <w:top w:val="single" w:sz="8" w:space="0" w:color="000000"/>
              <w:left w:val="single" w:sz="4" w:space="0" w:color="000000"/>
              <w:bottom w:val="single" w:sz="8" w:space="0" w:color="000000"/>
              <w:right w:val="single" w:sz="8" w:space="0" w:color="000000"/>
            </w:tcBorders>
            <w:vAlign w:val="center"/>
            <w:hideMark/>
          </w:tcPr>
          <w:p w14:paraId="306E8EC1" w14:textId="77777777" w:rsidR="009E4F02" w:rsidRPr="004313E7" w:rsidRDefault="009E4F02" w:rsidP="009E4F02">
            <w:pPr>
              <w:rPr>
                <w:rFonts w:ascii="Arial" w:eastAsia="Times New Roman" w:hAnsi="Arial" w:cs="Arial"/>
                <w:b/>
                <w:bCs/>
                <w:color w:val="000000"/>
                <w:sz w:val="18"/>
                <w:szCs w:val="18"/>
              </w:rPr>
            </w:pPr>
          </w:p>
        </w:tc>
        <w:tc>
          <w:tcPr>
            <w:tcW w:w="1170" w:type="dxa"/>
            <w:vMerge/>
            <w:tcBorders>
              <w:top w:val="single" w:sz="8" w:space="0" w:color="000000"/>
              <w:left w:val="single" w:sz="8" w:space="0" w:color="000000"/>
              <w:bottom w:val="single" w:sz="8" w:space="0" w:color="000000"/>
              <w:right w:val="single" w:sz="8" w:space="0" w:color="000000"/>
            </w:tcBorders>
            <w:shd w:val="clear" w:color="auto" w:fill="DBE5F1" w:themeFill="accent1" w:themeFillTint="33"/>
            <w:vAlign w:val="center"/>
            <w:hideMark/>
          </w:tcPr>
          <w:p w14:paraId="1C674A46"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single" w:sz="8" w:space="0" w:color="000000"/>
              <w:left w:val="single" w:sz="8" w:space="0" w:color="000000"/>
              <w:bottom w:val="single" w:sz="8" w:space="0" w:color="000000"/>
              <w:right w:val="single" w:sz="8" w:space="0" w:color="000000"/>
            </w:tcBorders>
            <w:vAlign w:val="center"/>
            <w:hideMark/>
          </w:tcPr>
          <w:p w14:paraId="41990FD5" w14:textId="77777777" w:rsidR="009E4F02" w:rsidRPr="004313E7" w:rsidRDefault="009E4F02" w:rsidP="009E4F02">
            <w:pPr>
              <w:rPr>
                <w:rFonts w:ascii="Arial" w:eastAsia="Times New Roman" w:hAnsi="Arial" w:cs="Arial"/>
                <w:color w:val="000000"/>
                <w:sz w:val="18"/>
                <w:szCs w:val="18"/>
              </w:rPr>
            </w:pPr>
          </w:p>
        </w:tc>
        <w:tc>
          <w:tcPr>
            <w:tcW w:w="990" w:type="dxa"/>
            <w:vMerge/>
            <w:tcBorders>
              <w:top w:val="single" w:sz="8" w:space="0" w:color="000000"/>
              <w:left w:val="single" w:sz="8" w:space="0" w:color="000000"/>
              <w:bottom w:val="single" w:sz="8" w:space="0" w:color="000000"/>
              <w:right w:val="single" w:sz="8" w:space="0" w:color="000000"/>
            </w:tcBorders>
            <w:vAlign w:val="center"/>
            <w:hideMark/>
          </w:tcPr>
          <w:p w14:paraId="28014542"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single" w:sz="8" w:space="0" w:color="000000"/>
              <w:left w:val="single" w:sz="8" w:space="0" w:color="000000"/>
              <w:bottom w:val="single" w:sz="8" w:space="0" w:color="000000"/>
              <w:right w:val="single" w:sz="8" w:space="0" w:color="000000"/>
            </w:tcBorders>
            <w:vAlign w:val="center"/>
            <w:hideMark/>
          </w:tcPr>
          <w:p w14:paraId="53CAB783" w14:textId="77777777" w:rsidR="009E4F02" w:rsidRPr="004313E7" w:rsidRDefault="009E4F02" w:rsidP="009E4F02">
            <w:pPr>
              <w:rPr>
                <w:rFonts w:ascii="Arial" w:eastAsia="Times New Roman" w:hAnsi="Arial" w:cs="Arial"/>
                <w:color w:val="000000"/>
                <w:sz w:val="18"/>
                <w:szCs w:val="18"/>
              </w:rPr>
            </w:pPr>
          </w:p>
        </w:tc>
        <w:tc>
          <w:tcPr>
            <w:tcW w:w="900" w:type="dxa"/>
            <w:vMerge/>
            <w:tcBorders>
              <w:top w:val="single" w:sz="8" w:space="0" w:color="000000"/>
              <w:left w:val="single" w:sz="8" w:space="0" w:color="000000"/>
              <w:bottom w:val="single" w:sz="8" w:space="0" w:color="000000"/>
              <w:right w:val="single" w:sz="8" w:space="0" w:color="000000"/>
            </w:tcBorders>
            <w:vAlign w:val="center"/>
            <w:hideMark/>
          </w:tcPr>
          <w:p w14:paraId="22EF01D2" w14:textId="77777777" w:rsidR="009E4F02" w:rsidRPr="004313E7" w:rsidRDefault="009E4F02" w:rsidP="009E4F02">
            <w:pPr>
              <w:rPr>
                <w:rFonts w:ascii="Arial" w:eastAsia="Times New Roman" w:hAnsi="Arial" w:cs="Arial"/>
                <w:color w:val="000000"/>
                <w:sz w:val="18"/>
                <w:szCs w:val="18"/>
              </w:rPr>
            </w:pPr>
          </w:p>
        </w:tc>
        <w:tc>
          <w:tcPr>
            <w:tcW w:w="1165" w:type="dxa"/>
            <w:vMerge/>
            <w:tcBorders>
              <w:top w:val="single" w:sz="8" w:space="0" w:color="000000"/>
              <w:left w:val="single" w:sz="8" w:space="0" w:color="000000"/>
              <w:bottom w:val="single" w:sz="8" w:space="0" w:color="000000"/>
              <w:right w:val="single" w:sz="8" w:space="0" w:color="000000"/>
            </w:tcBorders>
            <w:vAlign w:val="center"/>
            <w:hideMark/>
          </w:tcPr>
          <w:p w14:paraId="462597FA" w14:textId="77777777" w:rsidR="009E4F02" w:rsidRPr="004313E7" w:rsidRDefault="009E4F02" w:rsidP="009E4F02">
            <w:pPr>
              <w:rPr>
                <w:rFonts w:ascii="Arial" w:eastAsia="Times New Roman" w:hAnsi="Arial" w:cs="Arial"/>
                <w:color w:val="000000"/>
                <w:sz w:val="18"/>
                <w:szCs w:val="18"/>
              </w:rPr>
            </w:pPr>
          </w:p>
        </w:tc>
        <w:tc>
          <w:tcPr>
            <w:tcW w:w="1620" w:type="dxa"/>
            <w:vMerge/>
            <w:tcBorders>
              <w:top w:val="single" w:sz="8" w:space="0" w:color="000000"/>
              <w:left w:val="single" w:sz="8" w:space="0" w:color="000000"/>
              <w:bottom w:val="single" w:sz="8" w:space="0" w:color="000000"/>
              <w:right w:val="single" w:sz="4" w:space="0" w:color="000000"/>
            </w:tcBorders>
            <w:vAlign w:val="center"/>
            <w:hideMark/>
          </w:tcPr>
          <w:p w14:paraId="2B441EA0" w14:textId="77777777" w:rsidR="009E4F02" w:rsidRPr="004313E7" w:rsidRDefault="009E4F02" w:rsidP="009E4F02">
            <w:pPr>
              <w:rPr>
                <w:rFonts w:ascii="Arial" w:eastAsia="Times New Roman" w:hAnsi="Arial" w:cs="Arial"/>
                <w:color w:val="000000"/>
                <w:sz w:val="18"/>
                <w:szCs w:val="18"/>
              </w:rPr>
            </w:pPr>
          </w:p>
        </w:tc>
      </w:tr>
      <w:tr w:rsidR="009E4F02" w:rsidRPr="004313E7" w14:paraId="2B27BB08"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0ED1A098" w14:textId="77777777" w:rsidR="009E4F02" w:rsidRPr="004313E7" w:rsidRDefault="009E4F02" w:rsidP="009E4F02">
            <w:pPr>
              <w:rPr>
                <w:rFonts w:ascii="Arial" w:eastAsia="Times New Roman" w:hAnsi="Arial" w:cs="Arial"/>
                <w:b/>
                <w:bCs/>
                <w:color w:val="000000"/>
                <w:sz w:val="18"/>
                <w:szCs w:val="18"/>
              </w:rPr>
            </w:pPr>
            <w:r w:rsidRPr="004313E7">
              <w:rPr>
                <w:rFonts w:ascii="Arial" w:eastAsia="Times New Roman" w:hAnsi="Arial" w:cs="Arial"/>
                <w:b/>
                <w:bCs/>
                <w:color w:val="000000"/>
                <w:sz w:val="18"/>
                <w:szCs w:val="18"/>
              </w:rPr>
              <w:t>Data load strategy definition</w:t>
            </w:r>
            <w:r w:rsidRPr="004313E7">
              <w:rPr>
                <w:rFonts w:ascii="Arial" w:eastAsia="Times New Roman" w:hAnsi="Arial" w:cs="Arial"/>
                <w:color w:val="808080"/>
                <w:sz w:val="18"/>
                <w:szCs w:val="18"/>
              </w:rPr>
              <w:t>​</w:t>
            </w:r>
          </w:p>
        </w:tc>
        <w:tc>
          <w:tcPr>
            <w:tcW w:w="117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B0A9AB2"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0DD7057"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99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4A2B6CA2"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EF35113"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R/A</w:t>
            </w:r>
          </w:p>
        </w:tc>
        <w:tc>
          <w:tcPr>
            <w:tcW w:w="9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577A437B"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w:t>
            </w:r>
            <w:r w:rsidRPr="004313E7">
              <w:rPr>
                <w:rFonts w:ascii="Arial" w:eastAsia="Times New Roman" w:hAnsi="Arial" w:cs="Arial"/>
                <w:color w:val="80808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87BB003"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c>
          <w:tcPr>
            <w:tcW w:w="1620" w:type="dxa"/>
            <w:vMerge w:val="restart"/>
            <w:tcBorders>
              <w:top w:val="nil"/>
              <w:left w:val="single" w:sz="8" w:space="0" w:color="000000"/>
              <w:bottom w:val="single" w:sz="8" w:space="0" w:color="000000"/>
              <w:right w:val="single" w:sz="4" w:space="0" w:color="000000"/>
            </w:tcBorders>
            <w:shd w:val="clear" w:color="000000" w:fill="FFFFFF"/>
            <w:vAlign w:val="center"/>
            <w:hideMark/>
          </w:tcPr>
          <w:p w14:paraId="0C1C0CE7"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lang w:val="pl-PL"/>
              </w:rPr>
              <w:t>C</w:t>
            </w:r>
            <w:r w:rsidRPr="004313E7">
              <w:rPr>
                <w:rFonts w:ascii="Arial" w:eastAsia="Times New Roman" w:hAnsi="Arial" w:cs="Arial"/>
                <w:color w:val="808080"/>
                <w:position w:val="-1"/>
                <w:sz w:val="18"/>
                <w:szCs w:val="18"/>
                <w:lang w:val="pl-PL"/>
              </w:rPr>
              <w:t>​</w:t>
            </w:r>
          </w:p>
        </w:tc>
      </w:tr>
      <w:tr w:rsidR="009E4F02" w:rsidRPr="004313E7" w14:paraId="3812BF69"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2E3EF5D4" w14:textId="77777777" w:rsidR="009E4F02" w:rsidRPr="004313E7" w:rsidRDefault="009E4F02" w:rsidP="009E4F02">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40698A47"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2BEA8B7A" w14:textId="77777777" w:rsidR="009E4F02" w:rsidRPr="004313E7" w:rsidRDefault="009E4F02" w:rsidP="009E4F02">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5FF59E4F"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6CC7387A" w14:textId="77777777" w:rsidR="009E4F02" w:rsidRPr="004313E7" w:rsidRDefault="009E4F02" w:rsidP="009E4F02">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vAlign w:val="center"/>
            <w:hideMark/>
          </w:tcPr>
          <w:p w14:paraId="31CEA339" w14:textId="77777777" w:rsidR="009E4F02" w:rsidRPr="004313E7" w:rsidRDefault="009E4F02" w:rsidP="009E4F02">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vAlign w:val="center"/>
            <w:hideMark/>
          </w:tcPr>
          <w:p w14:paraId="5F5881C5" w14:textId="77777777" w:rsidR="009E4F02" w:rsidRPr="004313E7" w:rsidRDefault="009E4F02" w:rsidP="009E4F02">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61774805" w14:textId="77777777" w:rsidR="009E4F02" w:rsidRPr="004313E7" w:rsidRDefault="009E4F02" w:rsidP="009E4F02">
            <w:pPr>
              <w:rPr>
                <w:rFonts w:ascii="Arial" w:eastAsia="Times New Roman" w:hAnsi="Arial" w:cs="Arial"/>
                <w:color w:val="000000"/>
                <w:sz w:val="18"/>
                <w:szCs w:val="18"/>
              </w:rPr>
            </w:pPr>
          </w:p>
        </w:tc>
      </w:tr>
      <w:tr w:rsidR="009E4F02" w:rsidRPr="004313E7" w14:paraId="76BE6D2F"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4245DF95" w14:textId="77777777" w:rsidR="009E4F02" w:rsidRPr="004313E7" w:rsidRDefault="009E4F02" w:rsidP="009E4F02">
            <w:pPr>
              <w:rPr>
                <w:rFonts w:ascii="Arial" w:eastAsia="Times New Roman" w:hAnsi="Arial" w:cs="Arial"/>
                <w:b/>
                <w:bCs/>
                <w:color w:val="000000"/>
                <w:sz w:val="18"/>
                <w:szCs w:val="18"/>
              </w:rPr>
            </w:pPr>
            <w:r>
              <w:rPr>
                <w:rFonts w:ascii="Arial" w:eastAsia="Times New Roman" w:hAnsi="Arial" w:cs="Arial"/>
                <w:b/>
                <w:bCs/>
                <w:color w:val="000000"/>
                <w:sz w:val="18"/>
                <w:szCs w:val="18"/>
              </w:rPr>
              <w:t>Test S</w:t>
            </w:r>
            <w:r w:rsidRPr="004313E7">
              <w:rPr>
                <w:rFonts w:ascii="Arial" w:eastAsia="Times New Roman" w:hAnsi="Arial" w:cs="Arial"/>
                <w:b/>
                <w:bCs/>
                <w:color w:val="000000"/>
                <w:sz w:val="18"/>
                <w:szCs w:val="18"/>
              </w:rPr>
              <w:t>trategy approval</w:t>
            </w:r>
            <w:r w:rsidRPr="004313E7">
              <w:rPr>
                <w:rFonts w:ascii="Arial" w:eastAsia="Times New Roman" w:hAnsi="Arial" w:cs="Arial"/>
                <w:color w:val="808080"/>
                <w:sz w:val="18"/>
                <w:szCs w:val="18"/>
              </w:rPr>
              <w:t>​</w:t>
            </w:r>
          </w:p>
        </w:tc>
        <w:tc>
          <w:tcPr>
            <w:tcW w:w="117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D9F3910"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305CDDCD"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99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5B5C3C8"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r w:rsidR="009E4F02"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5924C657"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9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2D9ED04"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w:t>
            </w:r>
            <w:r w:rsidRPr="004313E7">
              <w:rPr>
                <w:rFonts w:ascii="Arial" w:eastAsia="Times New Roman" w:hAnsi="Arial" w:cs="Arial"/>
                <w:color w:val="80808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D66A47F"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p>
        </w:tc>
        <w:tc>
          <w:tcPr>
            <w:tcW w:w="1620" w:type="dxa"/>
            <w:vMerge w:val="restart"/>
            <w:tcBorders>
              <w:top w:val="nil"/>
              <w:left w:val="single" w:sz="8" w:space="0" w:color="000000"/>
              <w:bottom w:val="single" w:sz="8" w:space="0" w:color="000000"/>
              <w:right w:val="single" w:sz="4" w:space="0" w:color="000000"/>
            </w:tcBorders>
            <w:shd w:val="clear" w:color="000000" w:fill="FFFFFF"/>
            <w:vAlign w:val="center"/>
            <w:hideMark/>
          </w:tcPr>
          <w:p w14:paraId="55C1614B"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lang w:val="pl-PL"/>
              </w:rPr>
              <w:t>A</w:t>
            </w:r>
            <w:r w:rsidRPr="004313E7">
              <w:rPr>
                <w:rFonts w:ascii="Arial" w:eastAsia="Times New Roman" w:hAnsi="Arial" w:cs="Arial"/>
                <w:color w:val="808080"/>
                <w:position w:val="-1"/>
                <w:sz w:val="18"/>
                <w:szCs w:val="18"/>
                <w:lang w:val="pl-PL"/>
              </w:rPr>
              <w:t>​</w:t>
            </w:r>
          </w:p>
        </w:tc>
      </w:tr>
      <w:tr w:rsidR="009E4F02" w:rsidRPr="004313E7" w14:paraId="415ADEE8"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026F9658" w14:textId="77777777" w:rsidR="009E4F02" w:rsidRPr="004313E7" w:rsidRDefault="009E4F02" w:rsidP="009E4F02">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0DE76199"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0097E3D5" w14:textId="77777777" w:rsidR="009E4F02" w:rsidRPr="004313E7" w:rsidRDefault="009E4F02" w:rsidP="009E4F02">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5E0C242A"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12D44B89" w14:textId="77777777" w:rsidR="009E4F02" w:rsidRPr="004313E7" w:rsidRDefault="009E4F02" w:rsidP="009E4F02">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vAlign w:val="center"/>
            <w:hideMark/>
          </w:tcPr>
          <w:p w14:paraId="75627167" w14:textId="77777777" w:rsidR="009E4F02" w:rsidRPr="004313E7" w:rsidRDefault="009E4F02" w:rsidP="009E4F02">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vAlign w:val="center"/>
            <w:hideMark/>
          </w:tcPr>
          <w:p w14:paraId="5CA563D1" w14:textId="77777777" w:rsidR="009E4F02" w:rsidRPr="004313E7" w:rsidRDefault="009E4F02" w:rsidP="009E4F02">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4FF33C3D" w14:textId="77777777" w:rsidR="009E4F02" w:rsidRPr="004313E7" w:rsidRDefault="009E4F02" w:rsidP="009E4F02">
            <w:pPr>
              <w:rPr>
                <w:rFonts w:ascii="Arial" w:eastAsia="Times New Roman" w:hAnsi="Arial" w:cs="Arial"/>
                <w:color w:val="000000"/>
                <w:sz w:val="18"/>
                <w:szCs w:val="18"/>
              </w:rPr>
            </w:pPr>
          </w:p>
        </w:tc>
      </w:tr>
      <w:tr w:rsidR="009E4F02" w:rsidRPr="004313E7" w14:paraId="453B1F85"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56262F97" w14:textId="77777777" w:rsidR="009E4F02" w:rsidRPr="004313E7" w:rsidRDefault="009E4F02" w:rsidP="009E4F02">
            <w:pPr>
              <w:rPr>
                <w:rFonts w:ascii="Arial" w:eastAsia="Times New Roman" w:hAnsi="Arial" w:cs="Arial"/>
                <w:b/>
                <w:bCs/>
                <w:color w:val="000000"/>
                <w:sz w:val="18"/>
                <w:szCs w:val="18"/>
              </w:rPr>
            </w:pPr>
            <w:r w:rsidRPr="004313E7">
              <w:rPr>
                <w:rFonts w:ascii="Arial" w:eastAsia="Times New Roman" w:hAnsi="Arial" w:cs="Arial"/>
                <w:b/>
                <w:bCs/>
                <w:color w:val="000000"/>
                <w:sz w:val="18"/>
                <w:szCs w:val="18"/>
              </w:rPr>
              <w:t>Data Load to the system</w:t>
            </w:r>
            <w:r w:rsidRPr="004313E7">
              <w:rPr>
                <w:rFonts w:ascii="Arial" w:eastAsia="Times New Roman" w:hAnsi="Arial" w:cs="Arial"/>
                <w:color w:val="808080"/>
                <w:sz w:val="18"/>
                <w:szCs w:val="18"/>
              </w:rPr>
              <w:t>​</w:t>
            </w:r>
          </w:p>
        </w:tc>
        <w:tc>
          <w:tcPr>
            <w:tcW w:w="117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1FC8E5F"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0EE962D"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c>
          <w:tcPr>
            <w:tcW w:w="99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C03F0A5"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3E33E1E7"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c>
          <w:tcPr>
            <w:tcW w:w="9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76E2D69"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08D114D3"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R</w:t>
            </w:r>
            <w:r w:rsidRPr="004313E7">
              <w:rPr>
                <w:rFonts w:ascii="Arial" w:eastAsia="Times New Roman" w:hAnsi="Arial" w:cs="Arial"/>
                <w:color w:val="808080"/>
                <w:position w:val="-1"/>
                <w:sz w:val="18"/>
                <w:szCs w:val="18"/>
              </w:rPr>
              <w:t>​</w:t>
            </w:r>
          </w:p>
        </w:tc>
        <w:tc>
          <w:tcPr>
            <w:tcW w:w="1620" w:type="dxa"/>
            <w:vMerge w:val="restart"/>
            <w:tcBorders>
              <w:top w:val="nil"/>
              <w:left w:val="single" w:sz="8" w:space="0" w:color="000000"/>
              <w:bottom w:val="single" w:sz="8" w:space="0" w:color="000000"/>
              <w:right w:val="single" w:sz="4" w:space="0" w:color="000000"/>
            </w:tcBorders>
            <w:shd w:val="clear" w:color="000000" w:fill="FFFFFF"/>
            <w:vAlign w:val="center"/>
            <w:hideMark/>
          </w:tcPr>
          <w:p w14:paraId="5818A9E8"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r w:rsidR="009E4F02" w:rsidRPr="004313E7">
              <w:rPr>
                <w:rFonts w:ascii="Arial" w:eastAsia="Times New Roman" w:hAnsi="Arial" w:cs="Arial"/>
                <w:color w:val="808080"/>
                <w:position w:val="-1"/>
                <w:sz w:val="18"/>
                <w:szCs w:val="18"/>
              </w:rPr>
              <w:t>​</w:t>
            </w:r>
          </w:p>
        </w:tc>
      </w:tr>
      <w:tr w:rsidR="009E4F02" w:rsidRPr="004313E7" w14:paraId="3372A7CB"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0834FCEC" w14:textId="77777777" w:rsidR="009E4F02" w:rsidRPr="004313E7" w:rsidRDefault="009E4F02" w:rsidP="009E4F02">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73D7A7C6"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334C400E" w14:textId="77777777" w:rsidR="009E4F02" w:rsidRPr="004313E7" w:rsidRDefault="009E4F02" w:rsidP="009E4F02">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0F422CEF"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78C28A1D" w14:textId="77777777" w:rsidR="009E4F02" w:rsidRPr="004313E7" w:rsidRDefault="009E4F02" w:rsidP="009E4F02">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vAlign w:val="center"/>
            <w:hideMark/>
          </w:tcPr>
          <w:p w14:paraId="5A396AB4" w14:textId="77777777" w:rsidR="009E4F02" w:rsidRPr="004313E7" w:rsidRDefault="009E4F02" w:rsidP="009E4F02">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67BF5215" w14:textId="77777777" w:rsidR="009E4F02" w:rsidRPr="004313E7" w:rsidRDefault="009E4F02" w:rsidP="009E4F02">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31BCCF8A" w14:textId="77777777" w:rsidR="009E4F02" w:rsidRPr="004313E7" w:rsidRDefault="009E4F02" w:rsidP="009E4F02">
            <w:pPr>
              <w:rPr>
                <w:rFonts w:ascii="Arial" w:eastAsia="Times New Roman" w:hAnsi="Arial" w:cs="Arial"/>
                <w:color w:val="000000"/>
                <w:sz w:val="18"/>
                <w:szCs w:val="18"/>
              </w:rPr>
            </w:pPr>
          </w:p>
        </w:tc>
      </w:tr>
      <w:tr w:rsidR="009E4F02" w:rsidRPr="004313E7" w14:paraId="4B6ED5EC"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509BD53C" w14:textId="77777777" w:rsidR="009E4F02" w:rsidRPr="004313E7" w:rsidRDefault="009E4F02" w:rsidP="009E4F02">
            <w:pPr>
              <w:rPr>
                <w:rFonts w:ascii="Arial" w:eastAsia="Times New Roman" w:hAnsi="Arial" w:cs="Arial"/>
                <w:b/>
                <w:bCs/>
                <w:color w:val="000000"/>
                <w:sz w:val="18"/>
                <w:szCs w:val="18"/>
              </w:rPr>
            </w:pPr>
            <w:r w:rsidRPr="004313E7">
              <w:rPr>
                <w:rFonts w:ascii="Arial" w:eastAsia="Times New Roman" w:hAnsi="Arial" w:cs="Arial"/>
                <w:b/>
                <w:bCs/>
                <w:color w:val="000000"/>
                <w:sz w:val="18"/>
                <w:szCs w:val="18"/>
              </w:rPr>
              <w:t>Data Validation </w:t>
            </w:r>
            <w:r w:rsidRPr="004313E7">
              <w:rPr>
                <w:rFonts w:ascii="Arial" w:eastAsia="Times New Roman" w:hAnsi="Arial" w:cs="Arial"/>
                <w:color w:val="808080"/>
                <w:sz w:val="18"/>
                <w:szCs w:val="18"/>
              </w:rPr>
              <w:t>​</w:t>
            </w:r>
          </w:p>
        </w:tc>
        <w:tc>
          <w:tcPr>
            <w:tcW w:w="117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5504B5F"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468368D"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c>
          <w:tcPr>
            <w:tcW w:w="99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5D01C485"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7DD018D"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R</w:t>
            </w:r>
          </w:p>
        </w:tc>
        <w:tc>
          <w:tcPr>
            <w:tcW w:w="90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649152E4"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3625D869"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r w:rsidR="009E4F02" w:rsidRPr="004313E7">
              <w:rPr>
                <w:rFonts w:ascii="Arial" w:eastAsia="Times New Roman" w:hAnsi="Arial" w:cs="Arial"/>
                <w:color w:val="808080"/>
                <w:position w:val="-1"/>
                <w:sz w:val="18"/>
                <w:szCs w:val="18"/>
              </w:rPr>
              <w:t>​</w:t>
            </w:r>
          </w:p>
        </w:tc>
        <w:tc>
          <w:tcPr>
            <w:tcW w:w="1620" w:type="dxa"/>
            <w:vMerge w:val="restart"/>
            <w:tcBorders>
              <w:top w:val="nil"/>
              <w:left w:val="single" w:sz="8" w:space="0" w:color="000000"/>
              <w:bottom w:val="single" w:sz="8" w:space="0" w:color="000000"/>
              <w:right w:val="single" w:sz="4" w:space="0" w:color="000000"/>
            </w:tcBorders>
            <w:shd w:val="clear" w:color="000000" w:fill="FFFFFF"/>
            <w:vAlign w:val="center"/>
            <w:hideMark/>
          </w:tcPr>
          <w:p w14:paraId="64EBF6FB"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r>
      <w:tr w:rsidR="009E4F02" w:rsidRPr="004313E7" w14:paraId="3CDC3E77"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7611974C" w14:textId="77777777" w:rsidR="009E4F02" w:rsidRPr="004313E7" w:rsidRDefault="009E4F02" w:rsidP="009E4F02">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1BE63346"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6949D739" w14:textId="77777777" w:rsidR="009E4F02" w:rsidRPr="004313E7" w:rsidRDefault="009E4F02" w:rsidP="009E4F02">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50D29AE5"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3A8D2054" w14:textId="77777777" w:rsidR="009E4F02" w:rsidRPr="004313E7" w:rsidRDefault="009E4F02" w:rsidP="009E4F02">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531E07E3" w14:textId="77777777" w:rsidR="009E4F02" w:rsidRPr="004313E7" w:rsidRDefault="009E4F02" w:rsidP="009E4F02">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42217358" w14:textId="77777777" w:rsidR="009E4F02" w:rsidRPr="004313E7" w:rsidRDefault="009E4F02" w:rsidP="009E4F02">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1852D5AE" w14:textId="77777777" w:rsidR="009E4F02" w:rsidRPr="004313E7" w:rsidRDefault="009E4F02" w:rsidP="009E4F02">
            <w:pPr>
              <w:rPr>
                <w:rFonts w:ascii="Arial" w:eastAsia="Times New Roman" w:hAnsi="Arial" w:cs="Arial"/>
                <w:color w:val="000000"/>
                <w:sz w:val="18"/>
                <w:szCs w:val="18"/>
              </w:rPr>
            </w:pPr>
          </w:p>
        </w:tc>
      </w:tr>
      <w:tr w:rsidR="009E4F02" w:rsidRPr="004313E7" w14:paraId="5AC10636"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6855354B" w14:textId="77777777" w:rsidR="009E4F02" w:rsidRPr="004313E7" w:rsidRDefault="009E4F02" w:rsidP="009E4F02">
            <w:pPr>
              <w:rPr>
                <w:rFonts w:ascii="Arial" w:eastAsia="Times New Roman" w:hAnsi="Arial" w:cs="Arial"/>
                <w:b/>
                <w:bCs/>
                <w:color w:val="000000"/>
                <w:sz w:val="18"/>
                <w:szCs w:val="18"/>
              </w:rPr>
            </w:pPr>
            <w:r w:rsidRPr="004313E7">
              <w:rPr>
                <w:rFonts w:ascii="Arial" w:eastAsia="Times New Roman" w:hAnsi="Arial" w:cs="Arial"/>
                <w:b/>
                <w:bCs/>
                <w:color w:val="000000"/>
                <w:sz w:val="18"/>
                <w:szCs w:val="18"/>
              </w:rPr>
              <w:t>Unit Tests cycle </w:t>
            </w:r>
            <w:r w:rsidRPr="004313E7">
              <w:rPr>
                <w:rFonts w:ascii="Arial" w:eastAsia="Times New Roman" w:hAnsi="Arial" w:cs="Arial"/>
                <w:color w:val="808080"/>
                <w:sz w:val="18"/>
                <w:szCs w:val="18"/>
              </w:rPr>
              <w:t>​</w:t>
            </w:r>
          </w:p>
        </w:tc>
        <w:tc>
          <w:tcPr>
            <w:tcW w:w="117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7EA64D3"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62ABFAD"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R/A</w:t>
            </w:r>
          </w:p>
        </w:tc>
        <w:tc>
          <w:tcPr>
            <w:tcW w:w="99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1084590"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5616681"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9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4A61764"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w:t>
            </w:r>
            <w:r w:rsidRPr="004313E7">
              <w:rPr>
                <w:rFonts w:ascii="Arial" w:eastAsia="Times New Roman" w:hAnsi="Arial" w:cs="Arial"/>
                <w:color w:val="80808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72DC1777"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r w:rsidR="009E4F02" w:rsidRPr="004313E7">
              <w:rPr>
                <w:rFonts w:ascii="Arial" w:eastAsia="Times New Roman" w:hAnsi="Arial" w:cs="Arial"/>
                <w:color w:val="808080"/>
                <w:position w:val="-1"/>
                <w:sz w:val="18"/>
                <w:szCs w:val="18"/>
              </w:rPr>
              <w:t>​</w:t>
            </w:r>
          </w:p>
        </w:tc>
        <w:tc>
          <w:tcPr>
            <w:tcW w:w="1620" w:type="dxa"/>
            <w:vMerge w:val="restart"/>
            <w:tcBorders>
              <w:top w:val="nil"/>
              <w:left w:val="single" w:sz="8" w:space="0" w:color="000000"/>
              <w:bottom w:val="single" w:sz="8" w:space="0" w:color="000000"/>
              <w:right w:val="single" w:sz="4" w:space="0" w:color="000000"/>
            </w:tcBorders>
            <w:shd w:val="clear" w:color="000000" w:fill="FFFFFF"/>
            <w:vAlign w:val="center"/>
            <w:hideMark/>
          </w:tcPr>
          <w:p w14:paraId="007D1CA8"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r>
      <w:tr w:rsidR="009E4F02" w:rsidRPr="004313E7" w14:paraId="1323E175"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3A1833C3" w14:textId="77777777" w:rsidR="009E4F02" w:rsidRPr="004313E7" w:rsidRDefault="009E4F02" w:rsidP="009E4F02">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4D86A598"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418B8552" w14:textId="77777777" w:rsidR="009E4F02" w:rsidRPr="004313E7" w:rsidRDefault="009E4F02" w:rsidP="009E4F02">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2086711C"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60ADFC3D" w14:textId="77777777" w:rsidR="009E4F02" w:rsidRPr="004313E7" w:rsidRDefault="009E4F02" w:rsidP="009E4F02">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vAlign w:val="center"/>
            <w:hideMark/>
          </w:tcPr>
          <w:p w14:paraId="0DB28B6D" w14:textId="77777777" w:rsidR="009E4F02" w:rsidRPr="004313E7" w:rsidRDefault="009E4F02" w:rsidP="009E4F02">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159B9138" w14:textId="77777777" w:rsidR="009E4F02" w:rsidRPr="004313E7" w:rsidRDefault="009E4F02" w:rsidP="009E4F02">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0C1EC2CD" w14:textId="77777777" w:rsidR="009E4F02" w:rsidRPr="004313E7" w:rsidRDefault="009E4F02" w:rsidP="009E4F02">
            <w:pPr>
              <w:rPr>
                <w:rFonts w:ascii="Arial" w:eastAsia="Times New Roman" w:hAnsi="Arial" w:cs="Arial"/>
                <w:color w:val="000000"/>
                <w:sz w:val="18"/>
                <w:szCs w:val="18"/>
              </w:rPr>
            </w:pPr>
          </w:p>
        </w:tc>
      </w:tr>
      <w:tr w:rsidR="009E4F02" w:rsidRPr="004313E7" w14:paraId="50A44190"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628CF4B5" w14:textId="77777777" w:rsidR="009E4F02" w:rsidRPr="004313E7" w:rsidRDefault="00AE5AFF" w:rsidP="009E4F02">
            <w:pPr>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User </w:t>
            </w:r>
            <w:r w:rsidR="009E4F02" w:rsidRPr="004313E7">
              <w:rPr>
                <w:rFonts w:ascii="Arial" w:eastAsia="Times New Roman" w:hAnsi="Arial" w:cs="Arial"/>
                <w:b/>
                <w:bCs/>
                <w:color w:val="000000"/>
                <w:sz w:val="18"/>
                <w:szCs w:val="18"/>
              </w:rPr>
              <w:t>Requirements</w:t>
            </w:r>
            <w:r w:rsidR="009E4F02" w:rsidRPr="004313E7">
              <w:rPr>
                <w:rFonts w:ascii="Arial" w:eastAsia="Times New Roman" w:hAnsi="Arial" w:cs="Arial"/>
                <w:color w:val="808080"/>
                <w:sz w:val="18"/>
                <w:szCs w:val="18"/>
              </w:rPr>
              <w:t>​</w:t>
            </w:r>
          </w:p>
        </w:tc>
        <w:tc>
          <w:tcPr>
            <w:tcW w:w="117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5494AE3A"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lang w:val="pl-PL"/>
              </w:rPr>
              <w:t>R</w:t>
            </w:r>
          </w:p>
        </w:tc>
        <w:tc>
          <w:tcPr>
            <w:tcW w:w="126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66ECC52E"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R</w:t>
            </w:r>
            <w:r w:rsidRPr="004313E7">
              <w:rPr>
                <w:rFonts w:ascii="Arial" w:eastAsia="Times New Roman" w:hAnsi="Arial" w:cs="Arial"/>
                <w:color w:val="808080"/>
                <w:position w:val="-1"/>
                <w:sz w:val="18"/>
                <w:szCs w:val="18"/>
              </w:rPr>
              <w:t>​</w:t>
            </w:r>
          </w:p>
        </w:tc>
        <w:tc>
          <w:tcPr>
            <w:tcW w:w="99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45554F2"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R/A</w:t>
            </w:r>
            <w:r w:rsidR="009E4F02"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78A89C94"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r w:rsidR="009E4F02" w:rsidRPr="004313E7">
              <w:rPr>
                <w:rFonts w:ascii="Arial" w:eastAsia="Times New Roman" w:hAnsi="Arial" w:cs="Arial"/>
                <w:color w:val="808080"/>
                <w:position w:val="-1"/>
                <w:sz w:val="18"/>
                <w:szCs w:val="18"/>
              </w:rPr>
              <w:t>​</w:t>
            </w:r>
          </w:p>
        </w:tc>
        <w:tc>
          <w:tcPr>
            <w:tcW w:w="9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78BE3B5"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CAB8007"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w:t>
            </w:r>
            <w:r w:rsidRPr="004313E7">
              <w:rPr>
                <w:rFonts w:ascii="Arial" w:eastAsia="Times New Roman" w:hAnsi="Arial" w:cs="Arial"/>
                <w:color w:val="808080"/>
                <w:position w:val="-1"/>
                <w:sz w:val="18"/>
                <w:szCs w:val="18"/>
              </w:rPr>
              <w:t>​</w:t>
            </w:r>
          </w:p>
        </w:tc>
        <w:tc>
          <w:tcPr>
            <w:tcW w:w="1620" w:type="dxa"/>
            <w:vMerge w:val="restart"/>
            <w:tcBorders>
              <w:top w:val="nil"/>
              <w:left w:val="single" w:sz="8" w:space="0" w:color="000000"/>
              <w:bottom w:val="single" w:sz="8" w:space="0" w:color="000000"/>
              <w:right w:val="single" w:sz="4" w:space="0" w:color="000000"/>
            </w:tcBorders>
            <w:shd w:val="clear" w:color="auto" w:fill="auto"/>
            <w:vAlign w:val="center"/>
            <w:hideMark/>
          </w:tcPr>
          <w:p w14:paraId="6A5B6E52"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lang w:val="pl-PL"/>
              </w:rPr>
              <w:t>C</w:t>
            </w:r>
            <w:r w:rsidRPr="004313E7">
              <w:rPr>
                <w:rFonts w:ascii="Arial" w:eastAsia="Times New Roman" w:hAnsi="Arial" w:cs="Arial"/>
                <w:color w:val="808080"/>
                <w:position w:val="-1"/>
                <w:sz w:val="18"/>
                <w:szCs w:val="18"/>
                <w:lang w:val="pl-PL"/>
              </w:rPr>
              <w:t>​</w:t>
            </w:r>
          </w:p>
        </w:tc>
      </w:tr>
      <w:tr w:rsidR="009E4F02" w:rsidRPr="004313E7" w14:paraId="51C229AF"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4874223B" w14:textId="77777777" w:rsidR="009E4F02" w:rsidRPr="004313E7" w:rsidRDefault="009E4F02" w:rsidP="009E4F02">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2A520102"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26FD7FD2" w14:textId="77777777" w:rsidR="009E4F02" w:rsidRPr="004313E7" w:rsidRDefault="009E4F02" w:rsidP="009E4F02">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661D69D0"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11713831" w14:textId="77777777" w:rsidR="009E4F02" w:rsidRPr="004313E7" w:rsidRDefault="009E4F02" w:rsidP="009E4F02">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vAlign w:val="center"/>
            <w:hideMark/>
          </w:tcPr>
          <w:p w14:paraId="3F856B4B" w14:textId="77777777" w:rsidR="009E4F02" w:rsidRPr="004313E7" w:rsidRDefault="009E4F02" w:rsidP="009E4F02">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vAlign w:val="center"/>
            <w:hideMark/>
          </w:tcPr>
          <w:p w14:paraId="7C71FEA0" w14:textId="77777777" w:rsidR="009E4F02" w:rsidRPr="004313E7" w:rsidRDefault="009E4F02" w:rsidP="009E4F02">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3C422CEC" w14:textId="77777777" w:rsidR="009E4F02" w:rsidRPr="004313E7" w:rsidRDefault="009E4F02" w:rsidP="009E4F02">
            <w:pPr>
              <w:rPr>
                <w:rFonts w:ascii="Arial" w:eastAsia="Times New Roman" w:hAnsi="Arial" w:cs="Arial"/>
                <w:color w:val="000000"/>
                <w:sz w:val="18"/>
                <w:szCs w:val="18"/>
              </w:rPr>
            </w:pPr>
          </w:p>
        </w:tc>
      </w:tr>
      <w:tr w:rsidR="009E4F02" w:rsidRPr="004313E7" w14:paraId="0BCC5CB4"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20C5F126" w14:textId="77777777" w:rsidR="009E4F02" w:rsidRPr="004313E7" w:rsidRDefault="00AE5AFF" w:rsidP="009E4F02">
            <w:pPr>
              <w:rPr>
                <w:rFonts w:ascii="Arial" w:eastAsia="Times New Roman" w:hAnsi="Arial" w:cs="Arial"/>
                <w:b/>
                <w:bCs/>
                <w:color w:val="000000"/>
                <w:sz w:val="18"/>
                <w:szCs w:val="18"/>
              </w:rPr>
            </w:pPr>
            <w:r>
              <w:rPr>
                <w:rFonts w:ascii="Arial" w:eastAsia="Times New Roman" w:hAnsi="Arial" w:cs="Arial"/>
                <w:b/>
                <w:bCs/>
                <w:color w:val="000000"/>
                <w:sz w:val="18"/>
                <w:szCs w:val="18"/>
              </w:rPr>
              <w:t>Test Case</w:t>
            </w:r>
            <w:r w:rsidR="009E4F02" w:rsidRPr="004313E7">
              <w:rPr>
                <w:rFonts w:ascii="Arial" w:eastAsia="Times New Roman" w:hAnsi="Arial" w:cs="Arial"/>
                <w:b/>
                <w:bCs/>
                <w:color w:val="000000"/>
                <w:sz w:val="18"/>
                <w:szCs w:val="18"/>
              </w:rPr>
              <w:t xml:space="preserve"> Preparation</w:t>
            </w:r>
            <w:r w:rsidR="009E4F02" w:rsidRPr="004313E7">
              <w:rPr>
                <w:rFonts w:ascii="Arial" w:eastAsia="Times New Roman" w:hAnsi="Arial" w:cs="Arial"/>
                <w:color w:val="808080"/>
                <w:sz w:val="18"/>
                <w:szCs w:val="18"/>
              </w:rPr>
              <w:t>​</w:t>
            </w:r>
          </w:p>
        </w:tc>
        <w:tc>
          <w:tcPr>
            <w:tcW w:w="117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4C0F8B9"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R/A</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5A12BAB4" w14:textId="77777777" w:rsidR="009E4F02" w:rsidRPr="004313E7" w:rsidRDefault="009E4F02" w:rsidP="009E4F02">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c>
          <w:tcPr>
            <w:tcW w:w="99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1B918201"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38352872"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r w:rsidR="009E4F02" w:rsidRPr="004313E7">
              <w:rPr>
                <w:rFonts w:ascii="Arial" w:eastAsia="Times New Roman" w:hAnsi="Arial" w:cs="Arial"/>
                <w:color w:val="808080"/>
                <w:position w:val="-1"/>
                <w:sz w:val="18"/>
                <w:szCs w:val="18"/>
              </w:rPr>
              <w:t>​</w:t>
            </w:r>
          </w:p>
        </w:tc>
        <w:tc>
          <w:tcPr>
            <w:tcW w:w="9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A5D6D36"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R</w:t>
            </w:r>
            <w:r w:rsidR="009E4F02" w:rsidRPr="004313E7">
              <w:rPr>
                <w:rFonts w:ascii="Arial" w:eastAsia="Times New Roman" w:hAnsi="Arial" w:cs="Arial"/>
                <w:color w:val="80808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1D339B9E" w14:textId="77777777" w:rsidR="009E4F02" w:rsidRPr="004313E7" w:rsidRDefault="00F4748E" w:rsidP="009E4F02">
            <w:pPr>
              <w:jc w:val="center"/>
              <w:rPr>
                <w:rFonts w:ascii="Arial" w:eastAsia="Times New Roman" w:hAnsi="Arial" w:cs="Arial"/>
                <w:color w:val="000000"/>
                <w:sz w:val="18"/>
                <w:szCs w:val="18"/>
              </w:rPr>
            </w:pPr>
            <w:r>
              <w:rPr>
                <w:rFonts w:ascii="Arial" w:eastAsia="Times New Roman" w:hAnsi="Arial" w:cs="Arial"/>
                <w:color w:val="000000"/>
                <w:sz w:val="18"/>
                <w:szCs w:val="18"/>
              </w:rPr>
              <w:t>-</w:t>
            </w:r>
          </w:p>
        </w:tc>
        <w:tc>
          <w:tcPr>
            <w:tcW w:w="1620" w:type="dxa"/>
            <w:vMerge w:val="restart"/>
            <w:tcBorders>
              <w:top w:val="nil"/>
              <w:left w:val="single" w:sz="8" w:space="0" w:color="000000"/>
              <w:bottom w:val="single" w:sz="8" w:space="0" w:color="000000"/>
              <w:right w:val="single" w:sz="4" w:space="0" w:color="000000"/>
            </w:tcBorders>
            <w:shd w:val="clear" w:color="000000" w:fill="FFFFFF"/>
            <w:vAlign w:val="center"/>
            <w:hideMark/>
          </w:tcPr>
          <w:p w14:paraId="5FE5BE8F" w14:textId="77777777" w:rsidR="009E4F02" w:rsidRPr="004313E7" w:rsidRDefault="00AE5AFF" w:rsidP="009E4F02">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p>
        </w:tc>
      </w:tr>
      <w:tr w:rsidR="009E4F02" w:rsidRPr="004313E7" w14:paraId="481A3311"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3A0D1652" w14:textId="77777777" w:rsidR="009E4F02" w:rsidRPr="004313E7" w:rsidRDefault="009E4F02" w:rsidP="009E4F02">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231E12B8"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53C0E8E5" w14:textId="77777777" w:rsidR="009E4F02" w:rsidRPr="004313E7" w:rsidRDefault="009E4F02" w:rsidP="009E4F02">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2AB3810B" w14:textId="77777777" w:rsidR="009E4F02" w:rsidRPr="004313E7" w:rsidRDefault="009E4F02" w:rsidP="009E4F02">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436A5365" w14:textId="77777777" w:rsidR="009E4F02" w:rsidRPr="004313E7" w:rsidRDefault="009E4F02" w:rsidP="009E4F02">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vAlign w:val="center"/>
            <w:hideMark/>
          </w:tcPr>
          <w:p w14:paraId="610E1FB5" w14:textId="77777777" w:rsidR="009E4F02" w:rsidRPr="004313E7" w:rsidRDefault="009E4F02" w:rsidP="009E4F02">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vAlign w:val="center"/>
            <w:hideMark/>
          </w:tcPr>
          <w:p w14:paraId="75E350AC" w14:textId="77777777" w:rsidR="009E4F02" w:rsidRPr="004313E7" w:rsidRDefault="009E4F02" w:rsidP="009E4F02">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2C9AC23C" w14:textId="77777777" w:rsidR="009E4F02" w:rsidRPr="004313E7" w:rsidRDefault="009E4F02" w:rsidP="009E4F02">
            <w:pPr>
              <w:rPr>
                <w:rFonts w:ascii="Arial" w:eastAsia="Times New Roman" w:hAnsi="Arial" w:cs="Arial"/>
                <w:color w:val="000000"/>
                <w:sz w:val="18"/>
                <w:szCs w:val="18"/>
              </w:rPr>
            </w:pPr>
          </w:p>
        </w:tc>
      </w:tr>
      <w:tr w:rsidR="00AE5AFF" w:rsidRPr="004313E7" w14:paraId="4791C273" w14:textId="77777777" w:rsidTr="009E4F02">
        <w:trPr>
          <w:trHeight w:val="509"/>
        </w:trPr>
        <w:tc>
          <w:tcPr>
            <w:tcW w:w="1800" w:type="dxa"/>
            <w:tcBorders>
              <w:top w:val="nil"/>
              <w:left w:val="single" w:sz="4" w:space="0" w:color="000000"/>
              <w:bottom w:val="single" w:sz="8" w:space="0" w:color="000000"/>
              <w:right w:val="single" w:sz="8" w:space="0" w:color="000000"/>
            </w:tcBorders>
            <w:vAlign w:val="center"/>
          </w:tcPr>
          <w:p w14:paraId="3025E0A7" w14:textId="77777777" w:rsidR="00AE5AFF" w:rsidRPr="004313E7" w:rsidRDefault="00AE5AFF" w:rsidP="00AE5AFF">
            <w:pPr>
              <w:rPr>
                <w:rFonts w:ascii="Arial" w:eastAsia="Times New Roman" w:hAnsi="Arial" w:cs="Arial"/>
                <w:b/>
                <w:bCs/>
                <w:color w:val="000000"/>
                <w:sz w:val="18"/>
                <w:szCs w:val="18"/>
              </w:rPr>
            </w:pPr>
            <w:r w:rsidRPr="004313E7">
              <w:rPr>
                <w:rFonts w:ascii="Arial" w:eastAsia="Times New Roman" w:hAnsi="Arial" w:cs="Arial"/>
                <w:b/>
                <w:bCs/>
                <w:color w:val="000000"/>
                <w:sz w:val="18"/>
                <w:szCs w:val="18"/>
              </w:rPr>
              <w:t>Data Preparation</w:t>
            </w:r>
          </w:p>
        </w:tc>
        <w:tc>
          <w:tcPr>
            <w:tcW w:w="1170" w:type="dxa"/>
            <w:tcBorders>
              <w:top w:val="nil"/>
              <w:left w:val="single" w:sz="8" w:space="0" w:color="000000"/>
              <w:bottom w:val="single" w:sz="8" w:space="0" w:color="000000"/>
              <w:right w:val="single" w:sz="8" w:space="0" w:color="000000"/>
            </w:tcBorders>
            <w:vAlign w:val="center"/>
          </w:tcPr>
          <w:p w14:paraId="38283977" w14:textId="77777777" w:rsidR="00AE5AFF" w:rsidRPr="004313E7" w:rsidRDefault="00AE5AFF" w:rsidP="00F4748E">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R</w:t>
            </w:r>
            <w:r w:rsidR="00F4748E">
              <w:rPr>
                <w:rFonts w:ascii="Arial" w:eastAsia="Times New Roman" w:hAnsi="Arial" w:cs="Arial"/>
                <w:color w:val="000000"/>
                <w:position w:val="-1"/>
                <w:sz w:val="18"/>
                <w:szCs w:val="18"/>
              </w:rPr>
              <w:t>/A</w:t>
            </w:r>
          </w:p>
        </w:tc>
        <w:tc>
          <w:tcPr>
            <w:tcW w:w="1260" w:type="dxa"/>
            <w:tcBorders>
              <w:top w:val="nil"/>
              <w:left w:val="single" w:sz="8" w:space="0" w:color="000000"/>
              <w:bottom w:val="single" w:sz="8" w:space="0" w:color="000000"/>
              <w:right w:val="single" w:sz="8" w:space="0" w:color="000000"/>
            </w:tcBorders>
            <w:vAlign w:val="center"/>
          </w:tcPr>
          <w:p w14:paraId="7A31590D" w14:textId="77777777" w:rsidR="00AE5AFF" w:rsidRPr="004313E7" w:rsidRDefault="00F4748E" w:rsidP="00F4748E">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p>
        </w:tc>
        <w:tc>
          <w:tcPr>
            <w:tcW w:w="990" w:type="dxa"/>
            <w:tcBorders>
              <w:top w:val="nil"/>
              <w:left w:val="single" w:sz="8" w:space="0" w:color="000000"/>
              <w:bottom w:val="single" w:sz="8" w:space="0" w:color="000000"/>
              <w:right w:val="single" w:sz="8" w:space="0" w:color="000000"/>
            </w:tcBorders>
            <w:shd w:val="clear" w:color="auto" w:fill="DBE5F1" w:themeFill="accent1" w:themeFillTint="33"/>
            <w:vAlign w:val="center"/>
          </w:tcPr>
          <w:p w14:paraId="52324B39" w14:textId="77777777" w:rsidR="00AE5AFF" w:rsidRPr="004313E7" w:rsidRDefault="00AE5AFF" w:rsidP="00F4748E">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p>
        </w:tc>
        <w:tc>
          <w:tcPr>
            <w:tcW w:w="1260" w:type="dxa"/>
            <w:tcBorders>
              <w:top w:val="nil"/>
              <w:left w:val="single" w:sz="8" w:space="0" w:color="000000"/>
              <w:bottom w:val="single" w:sz="8" w:space="0" w:color="000000"/>
              <w:right w:val="single" w:sz="8" w:space="0" w:color="000000"/>
            </w:tcBorders>
            <w:vAlign w:val="center"/>
          </w:tcPr>
          <w:p w14:paraId="6E7C9B27" w14:textId="77777777" w:rsidR="00AE5AFF" w:rsidRPr="004313E7" w:rsidRDefault="00F4748E" w:rsidP="00F4748E">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p>
        </w:tc>
        <w:tc>
          <w:tcPr>
            <w:tcW w:w="900" w:type="dxa"/>
            <w:tcBorders>
              <w:top w:val="nil"/>
              <w:left w:val="single" w:sz="8" w:space="0" w:color="000000"/>
              <w:bottom w:val="single" w:sz="8" w:space="0" w:color="000000"/>
              <w:right w:val="single" w:sz="8" w:space="0" w:color="000000"/>
            </w:tcBorders>
            <w:vAlign w:val="center"/>
          </w:tcPr>
          <w:p w14:paraId="3D591204" w14:textId="77777777" w:rsidR="00AE5AFF" w:rsidRPr="004313E7" w:rsidRDefault="00AE5AFF" w:rsidP="00F4748E">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R</w:t>
            </w:r>
          </w:p>
        </w:tc>
        <w:tc>
          <w:tcPr>
            <w:tcW w:w="1165" w:type="dxa"/>
            <w:tcBorders>
              <w:top w:val="nil"/>
              <w:left w:val="single" w:sz="8" w:space="0" w:color="000000"/>
              <w:bottom w:val="single" w:sz="8" w:space="0" w:color="000000"/>
              <w:right w:val="single" w:sz="8" w:space="0" w:color="000000"/>
            </w:tcBorders>
            <w:vAlign w:val="center"/>
          </w:tcPr>
          <w:p w14:paraId="1D14FE32" w14:textId="77777777" w:rsidR="00AE5AFF" w:rsidRPr="004313E7" w:rsidRDefault="00AE5AFF" w:rsidP="00F4748E">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w:t>
            </w:r>
          </w:p>
        </w:tc>
        <w:tc>
          <w:tcPr>
            <w:tcW w:w="1620" w:type="dxa"/>
            <w:tcBorders>
              <w:top w:val="nil"/>
              <w:left w:val="single" w:sz="8" w:space="0" w:color="000000"/>
              <w:bottom w:val="single" w:sz="8" w:space="0" w:color="000000"/>
              <w:right w:val="single" w:sz="4" w:space="0" w:color="000000"/>
            </w:tcBorders>
            <w:vAlign w:val="center"/>
          </w:tcPr>
          <w:p w14:paraId="4968765E" w14:textId="77777777" w:rsidR="00AE5AFF" w:rsidRPr="004313E7" w:rsidRDefault="00F4748E" w:rsidP="00F4748E">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p>
        </w:tc>
      </w:tr>
      <w:tr w:rsidR="00AE5AFF" w:rsidRPr="004313E7" w14:paraId="5DD0A5CF"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3DDD8880" w14:textId="77777777" w:rsidR="00AE5AFF" w:rsidRPr="004313E7" w:rsidRDefault="00F4748E" w:rsidP="00AE5AFF">
            <w:pPr>
              <w:rPr>
                <w:rFonts w:ascii="Arial" w:eastAsia="Times New Roman" w:hAnsi="Arial" w:cs="Arial"/>
                <w:b/>
                <w:bCs/>
                <w:color w:val="000000"/>
                <w:sz w:val="18"/>
                <w:szCs w:val="18"/>
              </w:rPr>
            </w:pPr>
            <w:r>
              <w:rPr>
                <w:rFonts w:ascii="Arial" w:eastAsia="Times New Roman" w:hAnsi="Arial" w:cs="Arial"/>
                <w:b/>
                <w:bCs/>
                <w:color w:val="000000"/>
                <w:sz w:val="18"/>
                <w:szCs w:val="18"/>
              </w:rPr>
              <w:t>Test Execution</w:t>
            </w:r>
          </w:p>
        </w:tc>
        <w:tc>
          <w:tcPr>
            <w:tcW w:w="117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76CA5E5A"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R/A</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4C92AA51"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c>
          <w:tcPr>
            <w:tcW w:w="99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319CB693"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p>
        </w:tc>
        <w:tc>
          <w:tcPr>
            <w:tcW w:w="126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6414F460"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c>
          <w:tcPr>
            <w:tcW w:w="90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12EFF1F3"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R</w:t>
            </w:r>
            <w:r w:rsidRPr="004313E7">
              <w:rPr>
                <w:rFonts w:ascii="Arial" w:eastAsia="Times New Roman" w:hAnsi="Arial" w:cs="Arial"/>
                <w:color w:val="80808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1A21C069"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r w:rsidR="00AE5AFF" w:rsidRPr="004313E7">
              <w:rPr>
                <w:rFonts w:ascii="Arial" w:eastAsia="Times New Roman" w:hAnsi="Arial" w:cs="Arial"/>
                <w:color w:val="808080"/>
                <w:position w:val="-1"/>
                <w:sz w:val="18"/>
                <w:szCs w:val="18"/>
              </w:rPr>
              <w:t>​</w:t>
            </w:r>
          </w:p>
        </w:tc>
        <w:tc>
          <w:tcPr>
            <w:tcW w:w="1620" w:type="dxa"/>
            <w:vMerge w:val="restart"/>
            <w:tcBorders>
              <w:top w:val="nil"/>
              <w:left w:val="single" w:sz="8" w:space="0" w:color="000000"/>
              <w:bottom w:val="single" w:sz="8" w:space="0" w:color="000000"/>
              <w:right w:val="single" w:sz="4" w:space="0" w:color="000000"/>
            </w:tcBorders>
            <w:shd w:val="clear" w:color="000000" w:fill="FFFFFF"/>
            <w:vAlign w:val="center"/>
            <w:hideMark/>
          </w:tcPr>
          <w:p w14:paraId="1BDF3A6A"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r>
      <w:tr w:rsidR="00AE5AFF" w:rsidRPr="004313E7" w14:paraId="21ABE7F1"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2875E3F9" w14:textId="77777777" w:rsidR="00AE5AFF" w:rsidRPr="004313E7" w:rsidRDefault="00AE5AFF" w:rsidP="00AE5AFF">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4DB77EE7"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138C4DA5" w14:textId="77777777" w:rsidR="00AE5AFF" w:rsidRPr="004313E7" w:rsidRDefault="00AE5AFF" w:rsidP="00AE5AFF">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088B71BC"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6896F503" w14:textId="77777777" w:rsidR="00AE5AFF" w:rsidRPr="004313E7" w:rsidRDefault="00AE5AFF" w:rsidP="00AE5AFF">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02426B61" w14:textId="77777777" w:rsidR="00AE5AFF" w:rsidRPr="004313E7" w:rsidRDefault="00AE5AFF" w:rsidP="00AE5AFF">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491E224F" w14:textId="77777777" w:rsidR="00AE5AFF" w:rsidRPr="004313E7" w:rsidRDefault="00AE5AFF" w:rsidP="00AE5AFF">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241701C7" w14:textId="77777777" w:rsidR="00AE5AFF" w:rsidRPr="004313E7" w:rsidRDefault="00AE5AFF" w:rsidP="00AE5AFF">
            <w:pPr>
              <w:rPr>
                <w:rFonts w:ascii="Arial" w:eastAsia="Times New Roman" w:hAnsi="Arial" w:cs="Arial"/>
                <w:color w:val="000000"/>
                <w:sz w:val="18"/>
                <w:szCs w:val="18"/>
              </w:rPr>
            </w:pPr>
          </w:p>
        </w:tc>
      </w:tr>
      <w:tr w:rsidR="00AE5AFF" w:rsidRPr="004313E7" w14:paraId="3DD2D078"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5AEDC850" w14:textId="77777777" w:rsidR="00AE5AFF" w:rsidRPr="004313E7" w:rsidRDefault="00F4748E" w:rsidP="00AE5AFF">
            <w:pPr>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Test </w:t>
            </w:r>
            <w:r w:rsidR="00AE5AFF" w:rsidRPr="004313E7">
              <w:rPr>
                <w:rFonts w:ascii="Arial" w:eastAsia="Times New Roman" w:hAnsi="Arial" w:cs="Arial"/>
                <w:b/>
                <w:bCs/>
                <w:color w:val="000000"/>
                <w:sz w:val="18"/>
                <w:szCs w:val="18"/>
              </w:rPr>
              <w:t>Closure</w:t>
            </w:r>
            <w:r w:rsidR="00AE5AFF" w:rsidRPr="004313E7">
              <w:rPr>
                <w:rFonts w:ascii="Arial" w:eastAsia="Times New Roman" w:hAnsi="Arial" w:cs="Arial"/>
                <w:color w:val="808080"/>
                <w:sz w:val="18"/>
                <w:szCs w:val="18"/>
              </w:rPr>
              <w:t>​</w:t>
            </w:r>
          </w:p>
        </w:tc>
        <w:tc>
          <w:tcPr>
            <w:tcW w:w="117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F2A9501"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lang w:val="pl-PL"/>
              </w:rPr>
              <w:t>R/A</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4FA32F70"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lang w:val="pl-PL"/>
              </w:rPr>
              <w:t>C</w:t>
            </w:r>
            <w:r w:rsidRPr="004313E7">
              <w:rPr>
                <w:rFonts w:ascii="Arial" w:eastAsia="Times New Roman" w:hAnsi="Arial" w:cs="Arial"/>
                <w:color w:val="808080"/>
                <w:position w:val="-1"/>
                <w:sz w:val="18"/>
                <w:szCs w:val="18"/>
                <w:lang w:val="pl-PL"/>
              </w:rPr>
              <w:t>​</w:t>
            </w:r>
          </w:p>
        </w:tc>
        <w:tc>
          <w:tcPr>
            <w:tcW w:w="99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425FC111"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E7E79CC"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9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5137209"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I</w:t>
            </w:r>
            <w:r w:rsidRPr="004313E7">
              <w:rPr>
                <w:rFonts w:ascii="Arial" w:eastAsia="Times New Roman" w:hAnsi="Arial" w:cs="Arial"/>
                <w:color w:val="80808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560A7E89"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808080"/>
                <w:position w:val="-1"/>
                <w:sz w:val="18"/>
                <w:szCs w:val="18"/>
              </w:rPr>
              <w:t>I</w:t>
            </w:r>
          </w:p>
        </w:tc>
        <w:tc>
          <w:tcPr>
            <w:tcW w:w="1620" w:type="dxa"/>
            <w:vMerge w:val="restart"/>
            <w:tcBorders>
              <w:top w:val="nil"/>
              <w:left w:val="single" w:sz="8" w:space="0" w:color="000000"/>
              <w:bottom w:val="single" w:sz="8" w:space="0" w:color="000000"/>
              <w:right w:val="single" w:sz="4" w:space="0" w:color="000000"/>
            </w:tcBorders>
            <w:shd w:val="clear" w:color="000000" w:fill="FFFFFF"/>
            <w:vAlign w:val="center"/>
            <w:hideMark/>
          </w:tcPr>
          <w:p w14:paraId="6BA5419B"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lang w:val="pl-PL"/>
              </w:rPr>
              <w:t>C</w:t>
            </w:r>
            <w:r w:rsidRPr="004313E7">
              <w:rPr>
                <w:rFonts w:ascii="Arial" w:eastAsia="Times New Roman" w:hAnsi="Arial" w:cs="Arial"/>
                <w:color w:val="808080"/>
                <w:position w:val="-1"/>
                <w:sz w:val="18"/>
                <w:szCs w:val="18"/>
                <w:lang w:val="pl-PL"/>
              </w:rPr>
              <w:t>​</w:t>
            </w:r>
          </w:p>
        </w:tc>
      </w:tr>
      <w:tr w:rsidR="00AE5AFF" w:rsidRPr="004313E7" w14:paraId="0EDC78F5"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5B945A7E" w14:textId="77777777" w:rsidR="00AE5AFF" w:rsidRPr="004313E7" w:rsidRDefault="00AE5AFF" w:rsidP="00AE5AFF">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656077E0"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40E3BFFD" w14:textId="77777777" w:rsidR="00AE5AFF" w:rsidRPr="004313E7" w:rsidRDefault="00AE5AFF" w:rsidP="00AE5AFF">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7C493129"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1EEFF373" w14:textId="77777777" w:rsidR="00AE5AFF" w:rsidRPr="004313E7" w:rsidRDefault="00AE5AFF" w:rsidP="00AE5AFF">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vAlign w:val="center"/>
            <w:hideMark/>
          </w:tcPr>
          <w:p w14:paraId="765B387F" w14:textId="77777777" w:rsidR="00AE5AFF" w:rsidRPr="004313E7" w:rsidRDefault="00AE5AFF" w:rsidP="00AE5AFF">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vAlign w:val="center"/>
            <w:hideMark/>
          </w:tcPr>
          <w:p w14:paraId="24936968" w14:textId="77777777" w:rsidR="00AE5AFF" w:rsidRPr="004313E7" w:rsidRDefault="00AE5AFF" w:rsidP="00AE5AFF">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463F8BA1" w14:textId="77777777" w:rsidR="00AE5AFF" w:rsidRPr="004313E7" w:rsidRDefault="00AE5AFF" w:rsidP="00AE5AFF">
            <w:pPr>
              <w:rPr>
                <w:rFonts w:ascii="Arial" w:eastAsia="Times New Roman" w:hAnsi="Arial" w:cs="Arial"/>
                <w:color w:val="000000"/>
                <w:sz w:val="18"/>
                <w:szCs w:val="18"/>
              </w:rPr>
            </w:pPr>
          </w:p>
        </w:tc>
      </w:tr>
      <w:tr w:rsidR="00AE5AFF" w:rsidRPr="004313E7" w14:paraId="0E207451"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3B18FDD6" w14:textId="77777777" w:rsidR="00AE5AFF" w:rsidRPr="004313E7" w:rsidRDefault="00F4748E" w:rsidP="00AE5AFF">
            <w:pPr>
              <w:rPr>
                <w:rFonts w:ascii="Arial" w:eastAsia="Times New Roman" w:hAnsi="Arial" w:cs="Arial"/>
                <w:b/>
                <w:bCs/>
                <w:color w:val="000000"/>
                <w:sz w:val="18"/>
                <w:szCs w:val="18"/>
              </w:rPr>
            </w:pPr>
            <w:r>
              <w:rPr>
                <w:rFonts w:ascii="Arial" w:eastAsia="Times New Roman" w:hAnsi="Arial" w:cs="Arial"/>
                <w:b/>
                <w:bCs/>
                <w:color w:val="000000"/>
                <w:sz w:val="18"/>
                <w:szCs w:val="18"/>
              </w:rPr>
              <w:t>Parallel Testing Execution</w:t>
            </w:r>
          </w:p>
        </w:tc>
        <w:tc>
          <w:tcPr>
            <w:tcW w:w="117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48CEC260"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lang w:val="pl-PL"/>
              </w:rPr>
              <w:t>R/A</w:t>
            </w:r>
            <w:r w:rsidRPr="004313E7">
              <w:rPr>
                <w:rFonts w:ascii="Arial" w:eastAsia="Times New Roman" w:hAnsi="Arial" w:cs="Arial"/>
                <w:color w:val="808080"/>
                <w:position w:val="-1"/>
                <w:sz w:val="18"/>
                <w:szCs w:val="18"/>
                <w:lang w:val="pl-PL"/>
              </w:rPr>
              <w:t>​</w:t>
            </w:r>
          </w:p>
        </w:tc>
        <w:tc>
          <w:tcPr>
            <w:tcW w:w="126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3F03A93A"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p>
        </w:tc>
        <w:tc>
          <w:tcPr>
            <w:tcW w:w="99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0A7FF36F"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p>
        </w:tc>
        <w:tc>
          <w:tcPr>
            <w:tcW w:w="126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69AAA93C"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p>
        </w:tc>
        <w:tc>
          <w:tcPr>
            <w:tcW w:w="9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532B60AD"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R</w:t>
            </w:r>
          </w:p>
        </w:tc>
        <w:tc>
          <w:tcPr>
            <w:tcW w:w="1165"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4228ACAE"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w:t>
            </w:r>
            <w:r w:rsidRPr="004313E7">
              <w:rPr>
                <w:rFonts w:ascii="Arial" w:eastAsia="Times New Roman" w:hAnsi="Arial" w:cs="Arial"/>
                <w:color w:val="808080"/>
                <w:position w:val="-1"/>
                <w:sz w:val="18"/>
                <w:szCs w:val="18"/>
              </w:rPr>
              <w:t>​</w:t>
            </w:r>
          </w:p>
        </w:tc>
        <w:tc>
          <w:tcPr>
            <w:tcW w:w="1620" w:type="dxa"/>
            <w:vMerge w:val="restart"/>
            <w:tcBorders>
              <w:top w:val="nil"/>
              <w:left w:val="single" w:sz="8" w:space="0" w:color="000000"/>
              <w:bottom w:val="single" w:sz="8" w:space="0" w:color="000000"/>
              <w:right w:val="single" w:sz="4" w:space="0" w:color="000000"/>
            </w:tcBorders>
            <w:shd w:val="clear" w:color="auto" w:fill="auto"/>
            <w:vAlign w:val="center"/>
            <w:hideMark/>
          </w:tcPr>
          <w:p w14:paraId="2D757544"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lang w:val="pl-PL"/>
              </w:rPr>
              <w:t>A</w:t>
            </w:r>
          </w:p>
        </w:tc>
      </w:tr>
      <w:tr w:rsidR="00AE5AFF" w:rsidRPr="004313E7" w14:paraId="14EC642C"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0E1B0D43" w14:textId="77777777" w:rsidR="00AE5AFF" w:rsidRPr="004313E7" w:rsidRDefault="00AE5AFF" w:rsidP="00AE5AFF">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3ED881E8"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12FC6E76" w14:textId="77777777" w:rsidR="00AE5AFF" w:rsidRPr="004313E7" w:rsidRDefault="00AE5AFF" w:rsidP="00AE5AFF">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79265BC9"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4F9C33B1" w14:textId="77777777" w:rsidR="00AE5AFF" w:rsidRPr="004313E7" w:rsidRDefault="00AE5AFF" w:rsidP="00AE5AFF">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vAlign w:val="center"/>
            <w:hideMark/>
          </w:tcPr>
          <w:p w14:paraId="3677E8F0" w14:textId="77777777" w:rsidR="00AE5AFF" w:rsidRPr="004313E7" w:rsidRDefault="00AE5AFF" w:rsidP="00AE5AFF">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vAlign w:val="center"/>
            <w:hideMark/>
          </w:tcPr>
          <w:p w14:paraId="31301EA6" w14:textId="77777777" w:rsidR="00AE5AFF" w:rsidRPr="004313E7" w:rsidRDefault="00AE5AFF" w:rsidP="00AE5AFF">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1E148985" w14:textId="77777777" w:rsidR="00AE5AFF" w:rsidRPr="004313E7" w:rsidRDefault="00AE5AFF" w:rsidP="00AE5AFF">
            <w:pPr>
              <w:rPr>
                <w:rFonts w:ascii="Arial" w:eastAsia="Times New Roman" w:hAnsi="Arial" w:cs="Arial"/>
                <w:color w:val="000000"/>
                <w:sz w:val="18"/>
                <w:szCs w:val="18"/>
              </w:rPr>
            </w:pPr>
          </w:p>
        </w:tc>
      </w:tr>
      <w:tr w:rsidR="00AE5AFF" w:rsidRPr="004313E7" w14:paraId="11811929" w14:textId="77777777" w:rsidTr="009E4F02">
        <w:trPr>
          <w:trHeight w:val="509"/>
        </w:trPr>
        <w:tc>
          <w:tcPr>
            <w:tcW w:w="1800" w:type="dxa"/>
            <w:vMerge w:val="restart"/>
            <w:tcBorders>
              <w:top w:val="nil"/>
              <w:left w:val="single" w:sz="4" w:space="0" w:color="000000"/>
              <w:bottom w:val="single" w:sz="8" w:space="0" w:color="000000"/>
              <w:right w:val="single" w:sz="8" w:space="0" w:color="000000"/>
            </w:tcBorders>
            <w:shd w:val="clear" w:color="000000" w:fill="FFFFFF"/>
            <w:vAlign w:val="center"/>
            <w:hideMark/>
          </w:tcPr>
          <w:p w14:paraId="4BCBAFF2" w14:textId="77777777" w:rsidR="00AE5AFF" w:rsidRPr="004313E7" w:rsidRDefault="00F4748E" w:rsidP="00AE5AFF">
            <w:pPr>
              <w:rPr>
                <w:rFonts w:ascii="Arial" w:eastAsia="Times New Roman" w:hAnsi="Arial" w:cs="Arial"/>
                <w:b/>
                <w:bCs/>
                <w:color w:val="000000"/>
                <w:sz w:val="18"/>
                <w:szCs w:val="18"/>
              </w:rPr>
            </w:pPr>
            <w:r>
              <w:rPr>
                <w:rFonts w:ascii="Arial" w:eastAsia="Times New Roman" w:hAnsi="Arial" w:cs="Arial"/>
                <w:b/>
                <w:bCs/>
                <w:color w:val="000000"/>
                <w:sz w:val="18"/>
                <w:szCs w:val="18"/>
              </w:rPr>
              <w:t>Parallel Testing Closure</w:t>
            </w:r>
            <w:r w:rsidR="00AE5AFF" w:rsidRPr="004313E7">
              <w:rPr>
                <w:rFonts w:ascii="Arial" w:eastAsia="Times New Roman" w:hAnsi="Arial" w:cs="Arial"/>
                <w:color w:val="808080"/>
                <w:sz w:val="18"/>
                <w:szCs w:val="18"/>
              </w:rPr>
              <w:t>​</w:t>
            </w:r>
          </w:p>
        </w:tc>
        <w:tc>
          <w:tcPr>
            <w:tcW w:w="117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6029A716"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38FBDE78"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C</w:t>
            </w:r>
            <w:r w:rsidRPr="004313E7">
              <w:rPr>
                <w:rFonts w:ascii="Arial" w:eastAsia="Times New Roman" w:hAnsi="Arial" w:cs="Arial"/>
                <w:color w:val="808080"/>
                <w:position w:val="-1"/>
                <w:sz w:val="18"/>
                <w:szCs w:val="18"/>
              </w:rPr>
              <w:t>​</w:t>
            </w:r>
          </w:p>
        </w:tc>
        <w:tc>
          <w:tcPr>
            <w:tcW w:w="990" w:type="dxa"/>
            <w:vMerge w:val="restart"/>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31927584"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C</w:t>
            </w:r>
          </w:p>
        </w:tc>
        <w:tc>
          <w:tcPr>
            <w:tcW w:w="126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5AB30D36"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I</w:t>
            </w:r>
          </w:p>
        </w:tc>
        <w:tc>
          <w:tcPr>
            <w:tcW w:w="900"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20EBCAA"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rPr>
              <w:t>-</w:t>
            </w:r>
          </w:p>
        </w:tc>
        <w:tc>
          <w:tcPr>
            <w:tcW w:w="1165" w:type="dxa"/>
            <w:vMerge w:val="restart"/>
            <w:tcBorders>
              <w:top w:val="nil"/>
              <w:left w:val="single" w:sz="8" w:space="0" w:color="000000"/>
              <w:bottom w:val="single" w:sz="8" w:space="0" w:color="000000"/>
              <w:right w:val="single" w:sz="8" w:space="0" w:color="000000"/>
            </w:tcBorders>
            <w:shd w:val="clear" w:color="000000" w:fill="FFFFFF"/>
            <w:vAlign w:val="center"/>
            <w:hideMark/>
          </w:tcPr>
          <w:p w14:paraId="2A689CC0" w14:textId="77777777" w:rsidR="00AE5AFF" w:rsidRPr="004313E7" w:rsidRDefault="00AE5AFF" w:rsidP="00AE5AFF">
            <w:pPr>
              <w:jc w:val="center"/>
              <w:rPr>
                <w:rFonts w:ascii="Arial" w:eastAsia="Times New Roman" w:hAnsi="Arial" w:cs="Arial"/>
                <w:color w:val="000000"/>
                <w:sz w:val="18"/>
                <w:szCs w:val="18"/>
              </w:rPr>
            </w:pPr>
            <w:r w:rsidRPr="004313E7">
              <w:rPr>
                <w:rFonts w:ascii="Arial" w:eastAsia="Times New Roman" w:hAnsi="Arial" w:cs="Arial"/>
                <w:color w:val="000000"/>
                <w:position w:val="-1"/>
                <w:sz w:val="18"/>
                <w:szCs w:val="18"/>
              </w:rPr>
              <w:t>-</w:t>
            </w:r>
            <w:r w:rsidRPr="004313E7">
              <w:rPr>
                <w:rFonts w:ascii="Arial" w:eastAsia="Times New Roman" w:hAnsi="Arial" w:cs="Arial"/>
                <w:color w:val="808080"/>
                <w:position w:val="-1"/>
                <w:sz w:val="18"/>
                <w:szCs w:val="18"/>
              </w:rPr>
              <w:t>​</w:t>
            </w:r>
          </w:p>
        </w:tc>
        <w:tc>
          <w:tcPr>
            <w:tcW w:w="1620" w:type="dxa"/>
            <w:vMerge w:val="restart"/>
            <w:tcBorders>
              <w:top w:val="nil"/>
              <w:left w:val="single" w:sz="8" w:space="0" w:color="000000"/>
              <w:bottom w:val="single" w:sz="8" w:space="0" w:color="000000"/>
              <w:right w:val="single" w:sz="4" w:space="0" w:color="000000"/>
            </w:tcBorders>
            <w:shd w:val="clear" w:color="000000" w:fill="FFFFFF"/>
            <w:vAlign w:val="center"/>
            <w:hideMark/>
          </w:tcPr>
          <w:p w14:paraId="0A52472C" w14:textId="77777777" w:rsidR="00AE5AFF" w:rsidRPr="004313E7" w:rsidRDefault="00F4748E" w:rsidP="00AE5AFF">
            <w:pPr>
              <w:jc w:val="center"/>
              <w:rPr>
                <w:rFonts w:ascii="Arial" w:eastAsia="Times New Roman" w:hAnsi="Arial" w:cs="Arial"/>
                <w:color w:val="000000"/>
                <w:sz w:val="18"/>
                <w:szCs w:val="18"/>
              </w:rPr>
            </w:pPr>
            <w:r>
              <w:rPr>
                <w:rFonts w:ascii="Arial" w:eastAsia="Times New Roman" w:hAnsi="Arial" w:cs="Arial"/>
                <w:color w:val="000000"/>
                <w:position w:val="-1"/>
                <w:sz w:val="18"/>
                <w:szCs w:val="18"/>
                <w:lang w:val="pl-PL"/>
              </w:rPr>
              <w:t>R/</w:t>
            </w:r>
            <w:r w:rsidR="00AE5AFF" w:rsidRPr="004313E7">
              <w:rPr>
                <w:rFonts w:ascii="Arial" w:eastAsia="Times New Roman" w:hAnsi="Arial" w:cs="Arial"/>
                <w:color w:val="000000"/>
                <w:position w:val="-1"/>
                <w:sz w:val="18"/>
                <w:szCs w:val="18"/>
                <w:lang w:val="pl-PL"/>
              </w:rPr>
              <w:t>A</w:t>
            </w:r>
            <w:r w:rsidR="00AE5AFF" w:rsidRPr="004313E7">
              <w:rPr>
                <w:rFonts w:ascii="Arial" w:eastAsia="Times New Roman" w:hAnsi="Arial" w:cs="Arial"/>
                <w:color w:val="808080"/>
                <w:position w:val="-1"/>
                <w:sz w:val="18"/>
                <w:szCs w:val="18"/>
                <w:lang w:val="pl-PL"/>
              </w:rPr>
              <w:t>​</w:t>
            </w:r>
          </w:p>
        </w:tc>
      </w:tr>
      <w:tr w:rsidR="00AE5AFF" w:rsidRPr="004313E7" w14:paraId="7FF71D67"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20AEF9E3" w14:textId="77777777" w:rsidR="00AE5AFF" w:rsidRPr="004313E7" w:rsidRDefault="00AE5AFF" w:rsidP="00AE5AFF">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73B53195"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093C2335" w14:textId="77777777" w:rsidR="00AE5AFF" w:rsidRPr="004313E7" w:rsidRDefault="00AE5AFF" w:rsidP="00AE5AFF">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shd w:val="clear" w:color="auto" w:fill="DBE5F1" w:themeFill="accent1" w:themeFillTint="33"/>
            <w:vAlign w:val="center"/>
            <w:hideMark/>
          </w:tcPr>
          <w:p w14:paraId="631F6851"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46F1D0E1" w14:textId="77777777" w:rsidR="00AE5AFF" w:rsidRPr="004313E7" w:rsidRDefault="00AE5AFF" w:rsidP="00AE5AFF">
            <w:pPr>
              <w:rPr>
                <w:rFonts w:ascii="Arial" w:eastAsia="Times New Roman" w:hAnsi="Arial" w:cs="Arial"/>
                <w:color w:val="000000"/>
                <w:sz w:val="18"/>
                <w:szCs w:val="18"/>
              </w:rPr>
            </w:pPr>
          </w:p>
        </w:tc>
        <w:tc>
          <w:tcPr>
            <w:tcW w:w="900" w:type="dxa"/>
            <w:vMerge/>
            <w:tcBorders>
              <w:top w:val="nil"/>
              <w:left w:val="single" w:sz="8" w:space="0" w:color="000000"/>
              <w:bottom w:val="single" w:sz="8" w:space="0" w:color="000000"/>
              <w:right w:val="single" w:sz="8" w:space="0" w:color="000000"/>
            </w:tcBorders>
            <w:vAlign w:val="center"/>
            <w:hideMark/>
          </w:tcPr>
          <w:p w14:paraId="45E71F54" w14:textId="77777777" w:rsidR="00AE5AFF" w:rsidRPr="004313E7" w:rsidRDefault="00AE5AFF" w:rsidP="00AE5AFF">
            <w:pPr>
              <w:rPr>
                <w:rFonts w:ascii="Arial" w:eastAsia="Times New Roman" w:hAnsi="Arial" w:cs="Arial"/>
                <w:color w:val="000000"/>
                <w:sz w:val="18"/>
                <w:szCs w:val="18"/>
              </w:rPr>
            </w:pPr>
          </w:p>
        </w:tc>
        <w:tc>
          <w:tcPr>
            <w:tcW w:w="1165" w:type="dxa"/>
            <w:vMerge/>
            <w:tcBorders>
              <w:top w:val="nil"/>
              <w:left w:val="single" w:sz="8" w:space="0" w:color="000000"/>
              <w:bottom w:val="single" w:sz="8" w:space="0" w:color="000000"/>
              <w:right w:val="single" w:sz="8" w:space="0" w:color="000000"/>
            </w:tcBorders>
            <w:vAlign w:val="center"/>
            <w:hideMark/>
          </w:tcPr>
          <w:p w14:paraId="4EA9C051" w14:textId="77777777" w:rsidR="00AE5AFF" w:rsidRPr="004313E7" w:rsidRDefault="00AE5AFF" w:rsidP="00AE5AFF">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vAlign w:val="center"/>
            <w:hideMark/>
          </w:tcPr>
          <w:p w14:paraId="6143C55B" w14:textId="77777777" w:rsidR="00AE5AFF" w:rsidRPr="004313E7" w:rsidRDefault="00AE5AFF" w:rsidP="00AE5AFF">
            <w:pPr>
              <w:rPr>
                <w:rFonts w:ascii="Arial" w:eastAsia="Times New Roman" w:hAnsi="Arial" w:cs="Arial"/>
                <w:color w:val="000000"/>
                <w:sz w:val="18"/>
                <w:szCs w:val="18"/>
              </w:rPr>
            </w:pPr>
          </w:p>
        </w:tc>
      </w:tr>
      <w:tr w:rsidR="00AE5AFF" w:rsidRPr="004313E7" w14:paraId="5F2CB150" w14:textId="77777777" w:rsidTr="009E4F02">
        <w:trPr>
          <w:trHeight w:val="509"/>
        </w:trPr>
        <w:tc>
          <w:tcPr>
            <w:tcW w:w="1800" w:type="dxa"/>
            <w:vMerge/>
            <w:tcBorders>
              <w:top w:val="nil"/>
              <w:left w:val="single" w:sz="4" w:space="0" w:color="000000"/>
              <w:bottom w:val="single" w:sz="8" w:space="0" w:color="000000"/>
              <w:right w:val="single" w:sz="8" w:space="0" w:color="000000"/>
            </w:tcBorders>
            <w:vAlign w:val="center"/>
            <w:hideMark/>
          </w:tcPr>
          <w:p w14:paraId="46300775" w14:textId="77777777" w:rsidR="00AE5AFF" w:rsidRPr="004313E7" w:rsidRDefault="00AE5AFF" w:rsidP="00AE5AFF">
            <w:pPr>
              <w:rPr>
                <w:rFonts w:ascii="Arial" w:eastAsia="Times New Roman" w:hAnsi="Arial" w:cs="Arial"/>
                <w:b/>
                <w:bCs/>
                <w:color w:val="000000"/>
                <w:sz w:val="18"/>
                <w:szCs w:val="18"/>
              </w:rPr>
            </w:pPr>
          </w:p>
        </w:tc>
        <w:tc>
          <w:tcPr>
            <w:tcW w:w="1170" w:type="dxa"/>
            <w:vMerge/>
            <w:tcBorders>
              <w:top w:val="nil"/>
              <w:left w:val="single" w:sz="8" w:space="0" w:color="000000"/>
              <w:bottom w:val="single" w:sz="8" w:space="0" w:color="000000"/>
              <w:right w:val="single" w:sz="8" w:space="0" w:color="000000"/>
            </w:tcBorders>
            <w:vAlign w:val="center"/>
            <w:hideMark/>
          </w:tcPr>
          <w:p w14:paraId="3B9AE3E7"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4025EAF0" w14:textId="77777777" w:rsidR="00AE5AFF" w:rsidRPr="004313E7" w:rsidRDefault="00AE5AFF" w:rsidP="00AE5AFF">
            <w:pPr>
              <w:rPr>
                <w:rFonts w:ascii="Arial" w:eastAsia="Times New Roman" w:hAnsi="Arial" w:cs="Arial"/>
                <w:color w:val="000000"/>
                <w:sz w:val="18"/>
                <w:szCs w:val="18"/>
              </w:rPr>
            </w:pPr>
          </w:p>
        </w:tc>
        <w:tc>
          <w:tcPr>
            <w:tcW w:w="990" w:type="dxa"/>
            <w:vMerge/>
            <w:tcBorders>
              <w:top w:val="nil"/>
              <w:left w:val="single" w:sz="8" w:space="0" w:color="000000"/>
              <w:bottom w:val="single" w:sz="8" w:space="0" w:color="000000"/>
              <w:right w:val="single" w:sz="8" w:space="0" w:color="000000"/>
            </w:tcBorders>
            <w:vAlign w:val="center"/>
            <w:hideMark/>
          </w:tcPr>
          <w:p w14:paraId="09B2C0BF" w14:textId="77777777" w:rsidR="00AE5AFF" w:rsidRPr="004313E7" w:rsidRDefault="00AE5AFF" w:rsidP="00AE5AFF">
            <w:pPr>
              <w:rPr>
                <w:rFonts w:ascii="Arial" w:eastAsia="Times New Roman" w:hAnsi="Arial" w:cs="Arial"/>
                <w:color w:val="000000"/>
                <w:sz w:val="18"/>
                <w:szCs w:val="18"/>
              </w:rPr>
            </w:pPr>
          </w:p>
        </w:tc>
        <w:tc>
          <w:tcPr>
            <w:tcW w:w="1260" w:type="dxa"/>
            <w:vMerge/>
            <w:tcBorders>
              <w:top w:val="nil"/>
              <w:left w:val="single" w:sz="8" w:space="0" w:color="000000"/>
              <w:bottom w:val="single" w:sz="8" w:space="0" w:color="000000"/>
              <w:right w:val="single" w:sz="8" w:space="0" w:color="000000"/>
            </w:tcBorders>
            <w:vAlign w:val="center"/>
            <w:hideMark/>
          </w:tcPr>
          <w:p w14:paraId="299924C6" w14:textId="77777777" w:rsidR="00AE5AFF" w:rsidRPr="004313E7" w:rsidRDefault="00AE5AFF" w:rsidP="00AE5AFF">
            <w:pPr>
              <w:rPr>
                <w:rFonts w:ascii="Arial" w:eastAsia="Times New Roman" w:hAnsi="Arial" w:cs="Arial"/>
                <w:color w:val="000000"/>
                <w:sz w:val="18"/>
                <w:szCs w:val="18"/>
              </w:rPr>
            </w:pPr>
          </w:p>
        </w:tc>
        <w:commentRangeEnd w:id="706"/>
        <w:tc>
          <w:tcPr>
            <w:tcW w:w="900" w:type="dxa"/>
            <w:vMerge/>
            <w:tcBorders>
              <w:top w:val="nil"/>
              <w:left w:val="single" w:sz="8" w:space="0" w:color="000000"/>
              <w:bottom w:val="single" w:sz="8" w:space="0" w:color="000000"/>
              <w:right w:val="single" w:sz="8" w:space="0" w:color="000000"/>
            </w:tcBorders>
            <w:vAlign w:val="center"/>
            <w:hideMark/>
          </w:tcPr>
          <w:p w14:paraId="73247B0C" w14:textId="77777777" w:rsidR="00AE5AFF" w:rsidRPr="004313E7" w:rsidRDefault="00343B1C" w:rsidP="00AE5AFF">
            <w:pPr>
              <w:rPr>
                <w:rFonts w:ascii="Arial" w:eastAsia="Times New Roman" w:hAnsi="Arial" w:cs="Arial"/>
                <w:color w:val="000000"/>
                <w:sz w:val="18"/>
                <w:szCs w:val="18"/>
              </w:rPr>
            </w:pPr>
            <w:r>
              <w:rPr>
                <w:rStyle w:val="CommentReference"/>
              </w:rPr>
              <w:commentReference w:id="706"/>
            </w:r>
            <w:r w:rsidR="00F13F43">
              <w:rPr>
                <w:rStyle w:val="CommentReference"/>
              </w:rPr>
              <w:commentReference w:id="707"/>
            </w:r>
          </w:p>
        </w:tc>
        <w:tc>
          <w:tcPr>
            <w:tcW w:w="1165" w:type="dxa"/>
            <w:vMerge/>
            <w:tcBorders>
              <w:top w:val="nil"/>
              <w:left w:val="single" w:sz="8" w:space="0" w:color="000000"/>
              <w:bottom w:val="single" w:sz="8" w:space="0" w:color="000000"/>
              <w:right w:val="single" w:sz="8" w:space="0" w:color="000000"/>
            </w:tcBorders>
            <w:vAlign w:val="center"/>
            <w:hideMark/>
          </w:tcPr>
          <w:p w14:paraId="59916143" w14:textId="77777777" w:rsidR="00AE5AFF" w:rsidRPr="004313E7" w:rsidRDefault="00AE5AFF" w:rsidP="00AE5AFF">
            <w:pPr>
              <w:rPr>
                <w:rFonts w:ascii="Arial" w:eastAsia="Times New Roman" w:hAnsi="Arial" w:cs="Arial"/>
                <w:color w:val="000000"/>
                <w:sz w:val="18"/>
                <w:szCs w:val="18"/>
              </w:rPr>
            </w:pPr>
          </w:p>
        </w:tc>
        <w:tc>
          <w:tcPr>
            <w:tcW w:w="1620" w:type="dxa"/>
            <w:vMerge/>
            <w:tcBorders>
              <w:top w:val="nil"/>
              <w:left w:val="single" w:sz="8" w:space="0" w:color="000000"/>
              <w:bottom w:val="single" w:sz="8" w:space="0" w:color="000000"/>
              <w:right w:val="single" w:sz="4" w:space="0" w:color="000000"/>
            </w:tcBorders>
            <w:shd w:val="clear" w:color="auto" w:fill="DBE5F1" w:themeFill="accent1" w:themeFillTint="33"/>
            <w:vAlign w:val="center"/>
            <w:hideMark/>
          </w:tcPr>
          <w:p w14:paraId="394D2261" w14:textId="77777777" w:rsidR="00AE5AFF" w:rsidRPr="004313E7" w:rsidRDefault="00AE5AFF" w:rsidP="00AE5AFF">
            <w:pPr>
              <w:rPr>
                <w:rFonts w:ascii="Arial" w:eastAsia="Times New Roman" w:hAnsi="Arial" w:cs="Arial"/>
                <w:color w:val="000000"/>
                <w:sz w:val="18"/>
                <w:szCs w:val="18"/>
              </w:rPr>
            </w:pPr>
          </w:p>
        </w:tc>
      </w:tr>
      <w:commentRangeEnd w:id="707"/>
    </w:tbl>
    <w:p w14:paraId="509B2E3E" w14:textId="77777777" w:rsidR="009E4F02" w:rsidRDefault="009E4F02" w:rsidP="009E4F02">
      <w:pPr>
        <w:pStyle w:val="Heading1"/>
        <w:ind w:left="1080"/>
        <w:jc w:val="both"/>
        <w:rPr>
          <w:rFonts w:asciiTheme="minorHAnsi" w:hAnsiTheme="minorHAnsi" w:cstheme="minorHAnsi"/>
          <w:sz w:val="32"/>
          <w:szCs w:val="32"/>
        </w:rPr>
      </w:pPr>
    </w:p>
    <w:p w14:paraId="6C49D4BE" w14:textId="77777777" w:rsidR="001061E1" w:rsidRPr="00A31C26" w:rsidRDefault="00FB5959" w:rsidP="00EF0FDF">
      <w:pPr>
        <w:pStyle w:val="Heading1"/>
        <w:numPr>
          <w:ilvl w:val="0"/>
          <w:numId w:val="3"/>
        </w:numPr>
        <w:ind w:left="1080"/>
        <w:jc w:val="both"/>
        <w:rPr>
          <w:rFonts w:asciiTheme="minorHAnsi" w:hAnsiTheme="minorHAnsi" w:cstheme="minorHAnsi"/>
          <w:sz w:val="32"/>
          <w:szCs w:val="32"/>
        </w:rPr>
      </w:pPr>
      <w:bookmarkStart w:id="708" w:name="_Toc169687074"/>
      <w:commentRangeStart w:id="709"/>
      <w:r w:rsidRPr="00A31C26">
        <w:rPr>
          <w:rFonts w:asciiTheme="minorHAnsi" w:hAnsiTheme="minorHAnsi" w:cstheme="minorHAnsi"/>
          <w:sz w:val="32"/>
          <w:szCs w:val="32"/>
        </w:rPr>
        <w:t>Risks</w:t>
      </w:r>
      <w:r w:rsidR="00A6507C" w:rsidRPr="00A31C26">
        <w:rPr>
          <w:rFonts w:asciiTheme="minorHAnsi" w:hAnsiTheme="minorHAnsi" w:cstheme="minorHAnsi"/>
          <w:sz w:val="32"/>
          <w:szCs w:val="32"/>
        </w:rPr>
        <w:t xml:space="preserve"> and Issues</w:t>
      </w:r>
      <w:bookmarkEnd w:id="708"/>
      <w:r w:rsidR="00AC425B" w:rsidRPr="00A31C26">
        <w:rPr>
          <w:rFonts w:asciiTheme="minorHAnsi" w:hAnsiTheme="minorHAnsi" w:cstheme="minorHAnsi"/>
          <w:sz w:val="32"/>
          <w:szCs w:val="32"/>
        </w:rPr>
        <w:t xml:space="preserve"> </w:t>
      </w:r>
    </w:p>
    <w:tbl>
      <w:tblPr>
        <w:tblStyle w:val="TableGrid"/>
        <w:tblpPr w:leftFromText="180" w:rightFromText="180" w:vertAnchor="text" w:horzAnchor="margin" w:tblpXSpec="center" w:tblpY="212"/>
        <w:tblW w:w="10207" w:type="dxa"/>
        <w:tblLayout w:type="fixed"/>
        <w:tblLook w:val="04A0" w:firstRow="1" w:lastRow="0" w:firstColumn="1" w:lastColumn="0" w:noHBand="0" w:noVBand="1"/>
      </w:tblPr>
      <w:tblGrid>
        <w:gridCol w:w="1145"/>
        <w:gridCol w:w="4242"/>
        <w:gridCol w:w="1134"/>
        <w:gridCol w:w="851"/>
        <w:gridCol w:w="1984"/>
        <w:gridCol w:w="851"/>
      </w:tblGrid>
      <w:tr w:rsidR="00A83891" w:rsidRPr="00A31C26" w14:paraId="64B063B5" w14:textId="77777777" w:rsidTr="00C50199">
        <w:trPr>
          <w:trHeight w:val="347"/>
        </w:trPr>
        <w:tc>
          <w:tcPr>
            <w:tcW w:w="1145" w:type="dxa"/>
            <w:shd w:val="clear" w:color="auto" w:fill="548DD4" w:themeFill="text2" w:themeFillTint="99"/>
          </w:tcPr>
          <w:p w14:paraId="67735D28" w14:textId="77777777" w:rsidR="00A83891" w:rsidRPr="00A31C26" w:rsidRDefault="00A83891" w:rsidP="00A83891">
            <w:pPr>
              <w:jc w:val="both"/>
              <w:rPr>
                <w:rFonts w:asciiTheme="minorHAnsi" w:hAnsiTheme="minorHAnsi" w:cstheme="minorHAnsi"/>
                <w:b/>
                <w:bCs/>
                <w:color w:val="FFFFFF" w:themeColor="background1"/>
                <w:sz w:val="20"/>
                <w:szCs w:val="20"/>
              </w:rPr>
            </w:pPr>
            <w:bookmarkStart w:id="710" w:name="_Risks"/>
            <w:bookmarkEnd w:id="710"/>
            <w:r w:rsidRPr="00A31C26">
              <w:rPr>
                <w:rFonts w:asciiTheme="minorHAnsi" w:hAnsiTheme="minorHAnsi" w:cstheme="minorHAnsi"/>
                <w:b/>
                <w:bCs/>
                <w:color w:val="FFFFFF" w:themeColor="background1"/>
                <w:sz w:val="20"/>
                <w:szCs w:val="20"/>
              </w:rPr>
              <w:t>Risk#</w:t>
            </w:r>
          </w:p>
        </w:tc>
        <w:tc>
          <w:tcPr>
            <w:tcW w:w="4242" w:type="dxa"/>
            <w:shd w:val="clear" w:color="auto" w:fill="548DD4" w:themeFill="text2" w:themeFillTint="99"/>
          </w:tcPr>
          <w:p w14:paraId="4FC9A32B" w14:textId="77777777" w:rsidR="00A83891" w:rsidRPr="00A31C26" w:rsidRDefault="00A83891" w:rsidP="00A83891">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Description/Cause/Consequence</w:t>
            </w:r>
          </w:p>
        </w:tc>
        <w:tc>
          <w:tcPr>
            <w:tcW w:w="1134" w:type="dxa"/>
            <w:shd w:val="clear" w:color="auto" w:fill="548DD4" w:themeFill="text2" w:themeFillTint="99"/>
          </w:tcPr>
          <w:p w14:paraId="05858815" w14:textId="77777777" w:rsidR="00A83891" w:rsidRPr="00A31C26" w:rsidRDefault="00A83891" w:rsidP="00A83891">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Likelihood</w:t>
            </w:r>
          </w:p>
        </w:tc>
        <w:tc>
          <w:tcPr>
            <w:tcW w:w="851" w:type="dxa"/>
            <w:shd w:val="clear" w:color="auto" w:fill="548DD4" w:themeFill="text2" w:themeFillTint="99"/>
          </w:tcPr>
          <w:p w14:paraId="6EC250D6" w14:textId="77777777" w:rsidR="00A83891" w:rsidRPr="00A31C26" w:rsidRDefault="00A83891" w:rsidP="00A83891">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Impact</w:t>
            </w:r>
          </w:p>
        </w:tc>
        <w:tc>
          <w:tcPr>
            <w:tcW w:w="1984" w:type="dxa"/>
            <w:shd w:val="clear" w:color="auto" w:fill="548DD4" w:themeFill="text2" w:themeFillTint="99"/>
          </w:tcPr>
          <w:p w14:paraId="2FA41F53" w14:textId="77777777" w:rsidR="00A83891" w:rsidRPr="00A31C26" w:rsidRDefault="00A83891" w:rsidP="00A83891">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Mitigating Action</w:t>
            </w:r>
          </w:p>
        </w:tc>
        <w:tc>
          <w:tcPr>
            <w:tcW w:w="851" w:type="dxa"/>
            <w:shd w:val="clear" w:color="auto" w:fill="548DD4" w:themeFill="text2" w:themeFillTint="99"/>
          </w:tcPr>
          <w:p w14:paraId="4652771D" w14:textId="77777777" w:rsidR="00A83891" w:rsidRPr="00A31C26" w:rsidRDefault="00A83891" w:rsidP="00A83891">
            <w:pPr>
              <w:jc w:val="both"/>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Owner</w:t>
            </w:r>
          </w:p>
        </w:tc>
      </w:tr>
      <w:tr w:rsidR="00A83891" w:rsidRPr="00A31C26" w14:paraId="4B43A333" w14:textId="77777777" w:rsidTr="00C50199">
        <w:trPr>
          <w:trHeight w:val="324"/>
        </w:trPr>
        <w:tc>
          <w:tcPr>
            <w:tcW w:w="1145" w:type="dxa"/>
            <w:tcBorders>
              <w:top w:val="single" w:sz="4" w:space="0" w:color="auto"/>
              <w:bottom w:val="single" w:sz="4" w:space="0" w:color="auto"/>
            </w:tcBorders>
          </w:tcPr>
          <w:p w14:paraId="5DEDFE3A" w14:textId="77777777" w:rsidR="00A83891" w:rsidRPr="00A31C26" w:rsidRDefault="00A83891" w:rsidP="00A83891">
            <w:pPr>
              <w:jc w:val="both"/>
              <w:rPr>
                <w:rFonts w:asciiTheme="minorHAnsi" w:hAnsiTheme="minorHAnsi" w:cstheme="minorHAnsi"/>
                <w:sz w:val="20"/>
                <w:szCs w:val="20"/>
              </w:rPr>
            </w:pPr>
            <w:r w:rsidRPr="00A31C26">
              <w:rPr>
                <w:rFonts w:asciiTheme="minorHAnsi" w:hAnsiTheme="minorHAnsi" w:cstheme="minorHAnsi"/>
                <w:sz w:val="20"/>
                <w:szCs w:val="20"/>
              </w:rPr>
              <w:t>R001</w:t>
            </w:r>
          </w:p>
        </w:tc>
        <w:tc>
          <w:tcPr>
            <w:tcW w:w="4242" w:type="dxa"/>
            <w:tcBorders>
              <w:top w:val="single" w:sz="4" w:space="0" w:color="auto"/>
              <w:bottom w:val="single" w:sz="4" w:space="0" w:color="auto"/>
            </w:tcBorders>
          </w:tcPr>
          <w:p w14:paraId="0E3EF15B" w14:textId="77777777" w:rsidR="00A83891" w:rsidRPr="00A31C26" w:rsidRDefault="00A83891" w:rsidP="00A83891">
            <w:pPr>
              <w:jc w:val="both"/>
              <w:rPr>
                <w:rFonts w:asciiTheme="minorHAnsi" w:hAnsiTheme="minorHAnsi" w:cstheme="minorHAnsi"/>
                <w:sz w:val="20"/>
                <w:szCs w:val="20"/>
              </w:rPr>
            </w:pPr>
            <w:r w:rsidRPr="00A31C26">
              <w:rPr>
                <w:rFonts w:asciiTheme="minorHAnsi" w:hAnsiTheme="minorHAnsi" w:cstheme="minorHAnsi"/>
                <w:sz w:val="20"/>
                <w:szCs w:val="20"/>
              </w:rPr>
              <w:t xml:space="preserve">Test environment connectivity with test data for all the in-scope applications are not confirmed yet. Delays will impact the testing schedule and test coverage. </w:t>
            </w:r>
          </w:p>
        </w:tc>
        <w:tc>
          <w:tcPr>
            <w:tcW w:w="1134" w:type="dxa"/>
            <w:tcBorders>
              <w:top w:val="single" w:sz="4" w:space="0" w:color="auto"/>
              <w:bottom w:val="single" w:sz="4" w:space="0" w:color="auto"/>
            </w:tcBorders>
          </w:tcPr>
          <w:p w14:paraId="1FBDF452" w14:textId="77777777" w:rsidR="00A83891" w:rsidRPr="00A31C26" w:rsidRDefault="00A83891" w:rsidP="00A83891">
            <w:pPr>
              <w:jc w:val="both"/>
              <w:rPr>
                <w:rFonts w:asciiTheme="minorHAnsi" w:hAnsiTheme="minorHAnsi" w:cstheme="minorHAnsi"/>
                <w:sz w:val="20"/>
                <w:szCs w:val="20"/>
              </w:rPr>
            </w:pPr>
            <w:r w:rsidRPr="00A31C26">
              <w:rPr>
                <w:rFonts w:asciiTheme="minorHAnsi" w:hAnsiTheme="minorHAnsi" w:cstheme="minorHAnsi"/>
                <w:sz w:val="20"/>
                <w:szCs w:val="20"/>
              </w:rPr>
              <w:t>3</w:t>
            </w:r>
          </w:p>
        </w:tc>
        <w:tc>
          <w:tcPr>
            <w:tcW w:w="851" w:type="dxa"/>
            <w:tcBorders>
              <w:top w:val="single" w:sz="4" w:space="0" w:color="auto"/>
              <w:bottom w:val="single" w:sz="4" w:space="0" w:color="auto"/>
            </w:tcBorders>
          </w:tcPr>
          <w:p w14:paraId="5552B379" w14:textId="77777777" w:rsidR="00A83891" w:rsidRPr="00A31C26" w:rsidRDefault="00A83891" w:rsidP="00A83891">
            <w:pPr>
              <w:jc w:val="both"/>
              <w:rPr>
                <w:rFonts w:asciiTheme="minorHAnsi" w:hAnsiTheme="minorHAnsi" w:cstheme="minorHAnsi"/>
                <w:sz w:val="20"/>
                <w:szCs w:val="20"/>
              </w:rPr>
            </w:pPr>
            <w:r w:rsidRPr="00A31C26">
              <w:rPr>
                <w:rFonts w:asciiTheme="minorHAnsi" w:hAnsiTheme="minorHAnsi" w:cstheme="minorHAnsi"/>
                <w:sz w:val="20"/>
                <w:szCs w:val="20"/>
              </w:rPr>
              <w:t>5</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0BBFFF2" w14:textId="77777777" w:rsidR="00A83891" w:rsidRPr="00A31C26" w:rsidRDefault="00A83891" w:rsidP="00A83891">
            <w:pPr>
              <w:shd w:val="clear" w:color="auto" w:fill="FFFFFF" w:themeFill="background1"/>
              <w:spacing w:before="100" w:beforeAutospacing="1" w:after="100" w:afterAutospacing="1" w:line="230" w:lineRule="atLeast"/>
              <w:jc w:val="both"/>
              <w:rPr>
                <w:rFonts w:asciiTheme="minorHAnsi" w:hAnsiTheme="minorHAnsi" w:cstheme="minorHAnsi"/>
                <w:sz w:val="20"/>
                <w:szCs w:val="20"/>
              </w:rPr>
            </w:pPr>
            <w:r w:rsidRPr="00A31C26">
              <w:rPr>
                <w:rFonts w:asciiTheme="minorHAnsi" w:hAnsiTheme="minorHAnsi" w:cstheme="minorHAnsi"/>
                <w:sz w:val="20"/>
                <w:szCs w:val="20"/>
              </w:rPr>
              <w:t>Increase testers, reduce scope, or extend the schedule as agreed by project owners.</w:t>
            </w:r>
          </w:p>
        </w:tc>
        <w:tc>
          <w:tcPr>
            <w:tcW w:w="851" w:type="dxa"/>
            <w:tcBorders>
              <w:top w:val="single" w:sz="4" w:space="0" w:color="auto"/>
              <w:left w:val="single" w:sz="4" w:space="0" w:color="auto"/>
              <w:bottom w:val="single" w:sz="4" w:space="0" w:color="auto"/>
              <w:right w:val="single" w:sz="4" w:space="0" w:color="auto"/>
            </w:tcBorders>
          </w:tcPr>
          <w:p w14:paraId="2756E2B3" w14:textId="77777777" w:rsidR="00A83891" w:rsidRPr="00A31C26" w:rsidRDefault="00C50199" w:rsidP="00A83891">
            <w:pPr>
              <w:shd w:val="clear" w:color="auto" w:fill="FFFFFF" w:themeFill="background1"/>
              <w:spacing w:before="100" w:beforeAutospacing="1" w:after="100" w:afterAutospacing="1" w:line="230" w:lineRule="atLeast"/>
              <w:jc w:val="both"/>
              <w:rPr>
                <w:rFonts w:asciiTheme="minorHAnsi" w:hAnsiTheme="minorHAnsi" w:cstheme="minorHAnsi"/>
                <w:sz w:val="20"/>
                <w:szCs w:val="20"/>
              </w:rPr>
            </w:pPr>
            <w:r>
              <w:rPr>
                <w:rFonts w:asciiTheme="minorHAnsi" w:hAnsiTheme="minorHAnsi" w:cstheme="minorHAnsi"/>
                <w:sz w:val="20"/>
                <w:szCs w:val="20"/>
              </w:rPr>
              <w:t>Dev</w:t>
            </w:r>
          </w:p>
        </w:tc>
      </w:tr>
      <w:tr w:rsidR="00A83891" w:rsidRPr="00A31C26" w14:paraId="2CE12DC8" w14:textId="77777777" w:rsidTr="00C50199">
        <w:trPr>
          <w:trHeight w:val="324"/>
        </w:trPr>
        <w:tc>
          <w:tcPr>
            <w:tcW w:w="1145" w:type="dxa"/>
            <w:tcBorders>
              <w:top w:val="single" w:sz="4" w:space="0" w:color="auto"/>
              <w:bottom w:val="single" w:sz="4" w:space="0" w:color="auto"/>
            </w:tcBorders>
          </w:tcPr>
          <w:p w14:paraId="7CD8C1E0" w14:textId="77777777" w:rsidR="00A83891" w:rsidRPr="00A31C26" w:rsidRDefault="00A83891" w:rsidP="00A83891">
            <w:pPr>
              <w:jc w:val="both"/>
              <w:rPr>
                <w:rFonts w:asciiTheme="minorHAnsi" w:hAnsiTheme="minorHAnsi" w:cstheme="minorHAnsi"/>
                <w:sz w:val="20"/>
                <w:szCs w:val="20"/>
              </w:rPr>
            </w:pPr>
            <w:r w:rsidRPr="00A31C26">
              <w:rPr>
                <w:rFonts w:asciiTheme="minorHAnsi" w:hAnsiTheme="minorHAnsi" w:cstheme="minorHAnsi"/>
                <w:sz w:val="20"/>
                <w:szCs w:val="20"/>
              </w:rPr>
              <w:t>R002</w:t>
            </w:r>
          </w:p>
          <w:p w14:paraId="2292B33A" w14:textId="77777777" w:rsidR="00A83891" w:rsidRPr="00A31C26" w:rsidRDefault="00A83891" w:rsidP="00A83891">
            <w:pPr>
              <w:jc w:val="both"/>
              <w:rPr>
                <w:rFonts w:asciiTheme="minorHAnsi" w:hAnsiTheme="minorHAnsi" w:cstheme="minorHAnsi"/>
                <w:sz w:val="20"/>
                <w:szCs w:val="20"/>
              </w:rPr>
            </w:pPr>
          </w:p>
        </w:tc>
        <w:tc>
          <w:tcPr>
            <w:tcW w:w="4242" w:type="dxa"/>
            <w:tcBorders>
              <w:top w:val="single" w:sz="4" w:space="0" w:color="auto"/>
              <w:bottom w:val="single" w:sz="4" w:space="0" w:color="auto"/>
            </w:tcBorders>
          </w:tcPr>
          <w:p w14:paraId="70F26D7E" w14:textId="77777777" w:rsidR="00A83891" w:rsidRPr="00A31C26" w:rsidRDefault="00A83891" w:rsidP="00A83891">
            <w:pPr>
              <w:jc w:val="both"/>
              <w:rPr>
                <w:rFonts w:asciiTheme="minorHAnsi" w:hAnsiTheme="minorHAnsi" w:cstheme="minorHAnsi"/>
                <w:sz w:val="20"/>
                <w:szCs w:val="20"/>
              </w:rPr>
            </w:pPr>
            <w:r w:rsidRPr="00A31C26">
              <w:rPr>
                <w:rFonts w:asciiTheme="minorHAnsi" w:hAnsiTheme="minorHAnsi" w:cstheme="minorHAnsi"/>
                <w:sz w:val="20"/>
                <w:szCs w:val="20"/>
              </w:rPr>
              <w:t>Availability of Support teams for investigation, code update, defect fix is critical, and any delays will impact test schedule and may require additional time for completion of planned tests.</w:t>
            </w:r>
          </w:p>
          <w:p w14:paraId="1F5F682C" w14:textId="77777777" w:rsidR="00A83891" w:rsidRPr="00A31C26" w:rsidRDefault="00A83891" w:rsidP="00A83891">
            <w:pPr>
              <w:jc w:val="both"/>
              <w:rPr>
                <w:rFonts w:asciiTheme="minorHAnsi" w:hAnsiTheme="minorHAnsi" w:cstheme="minorHAnsi"/>
                <w:sz w:val="20"/>
                <w:szCs w:val="20"/>
              </w:rPr>
            </w:pPr>
          </w:p>
        </w:tc>
        <w:tc>
          <w:tcPr>
            <w:tcW w:w="1134" w:type="dxa"/>
            <w:tcBorders>
              <w:top w:val="single" w:sz="4" w:space="0" w:color="auto"/>
              <w:bottom w:val="single" w:sz="4" w:space="0" w:color="auto"/>
            </w:tcBorders>
          </w:tcPr>
          <w:p w14:paraId="2A2C1AF4" w14:textId="77777777" w:rsidR="00A83891" w:rsidRPr="00A31C26" w:rsidRDefault="00A83891" w:rsidP="00A83891">
            <w:pPr>
              <w:jc w:val="both"/>
              <w:rPr>
                <w:rFonts w:asciiTheme="minorHAnsi" w:hAnsiTheme="minorHAnsi" w:cstheme="minorHAnsi"/>
                <w:sz w:val="20"/>
                <w:szCs w:val="20"/>
              </w:rPr>
            </w:pPr>
            <w:r w:rsidRPr="00A31C26">
              <w:rPr>
                <w:rFonts w:asciiTheme="minorHAnsi" w:hAnsiTheme="minorHAnsi" w:cstheme="minorHAnsi"/>
                <w:sz w:val="20"/>
                <w:szCs w:val="20"/>
              </w:rPr>
              <w:t>3</w:t>
            </w:r>
          </w:p>
          <w:p w14:paraId="7912DA9A" w14:textId="77777777" w:rsidR="00A83891" w:rsidRPr="00A31C26" w:rsidRDefault="00A83891" w:rsidP="00A83891">
            <w:pPr>
              <w:jc w:val="both"/>
              <w:rPr>
                <w:rFonts w:asciiTheme="minorHAnsi" w:hAnsiTheme="minorHAnsi" w:cstheme="minorHAnsi"/>
                <w:sz w:val="20"/>
                <w:szCs w:val="20"/>
              </w:rPr>
            </w:pPr>
          </w:p>
        </w:tc>
        <w:tc>
          <w:tcPr>
            <w:tcW w:w="851" w:type="dxa"/>
            <w:tcBorders>
              <w:top w:val="single" w:sz="4" w:space="0" w:color="auto"/>
              <w:bottom w:val="single" w:sz="4" w:space="0" w:color="auto"/>
            </w:tcBorders>
          </w:tcPr>
          <w:p w14:paraId="63594F96" w14:textId="77777777" w:rsidR="00A83891" w:rsidRPr="00A31C26" w:rsidRDefault="00A83891" w:rsidP="00A83891">
            <w:pPr>
              <w:jc w:val="both"/>
              <w:rPr>
                <w:rFonts w:asciiTheme="minorHAnsi" w:hAnsiTheme="minorHAnsi" w:cstheme="minorHAnsi"/>
                <w:sz w:val="20"/>
                <w:szCs w:val="20"/>
              </w:rPr>
            </w:pPr>
            <w:r w:rsidRPr="00A31C26">
              <w:rPr>
                <w:rFonts w:asciiTheme="minorHAnsi" w:hAnsiTheme="minorHAnsi" w:cstheme="minorHAnsi"/>
                <w:sz w:val="20"/>
                <w:szCs w:val="20"/>
              </w:rPr>
              <w:t>4</w:t>
            </w: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744F2141" w14:textId="77777777" w:rsidR="00A83891" w:rsidRPr="00A31C26" w:rsidRDefault="00A83891" w:rsidP="00A83891">
            <w:pPr>
              <w:shd w:val="clear" w:color="auto" w:fill="FFFFFF"/>
              <w:spacing w:before="100" w:beforeAutospacing="1" w:after="100" w:afterAutospacing="1" w:line="230" w:lineRule="atLeast"/>
              <w:jc w:val="both"/>
              <w:rPr>
                <w:rFonts w:asciiTheme="minorHAnsi" w:hAnsiTheme="minorHAnsi" w:cstheme="minorHAnsi"/>
                <w:sz w:val="20"/>
                <w:szCs w:val="20"/>
              </w:rPr>
            </w:pPr>
            <w:r w:rsidRPr="00A31C26">
              <w:rPr>
                <w:rFonts w:asciiTheme="minorHAnsi" w:hAnsiTheme="minorHAnsi" w:cstheme="minorHAnsi"/>
                <w:sz w:val="20"/>
                <w:szCs w:val="20"/>
              </w:rPr>
              <w:t>Regular defect triage discussion, effective notification for any blocker.</w:t>
            </w:r>
          </w:p>
        </w:tc>
        <w:tc>
          <w:tcPr>
            <w:tcW w:w="851" w:type="dxa"/>
            <w:tcBorders>
              <w:top w:val="single" w:sz="4" w:space="0" w:color="auto"/>
              <w:left w:val="single" w:sz="4" w:space="0" w:color="auto"/>
              <w:bottom w:val="single" w:sz="4" w:space="0" w:color="auto"/>
              <w:right w:val="single" w:sz="4" w:space="0" w:color="auto"/>
            </w:tcBorders>
          </w:tcPr>
          <w:p w14:paraId="1ABBACCE" w14:textId="77777777" w:rsidR="00A83891" w:rsidRPr="00A31C26" w:rsidRDefault="00C50199" w:rsidP="00A83891">
            <w:pPr>
              <w:shd w:val="clear" w:color="auto" w:fill="FFFFFF"/>
              <w:spacing w:before="100" w:beforeAutospacing="1" w:after="100" w:afterAutospacing="1" w:line="230" w:lineRule="atLeast"/>
              <w:jc w:val="both"/>
              <w:rPr>
                <w:rFonts w:asciiTheme="minorHAnsi" w:hAnsiTheme="minorHAnsi" w:cstheme="minorHAnsi"/>
                <w:sz w:val="20"/>
                <w:szCs w:val="20"/>
              </w:rPr>
            </w:pPr>
            <w:r>
              <w:rPr>
                <w:rFonts w:asciiTheme="minorHAnsi" w:hAnsiTheme="minorHAnsi" w:cstheme="minorHAnsi"/>
                <w:sz w:val="20"/>
                <w:szCs w:val="20"/>
              </w:rPr>
              <w:t>Dev, BA</w:t>
            </w:r>
          </w:p>
        </w:tc>
      </w:tr>
    </w:tbl>
    <w:commentRangeEnd w:id="709"/>
    <w:p w14:paraId="55A62E6B" w14:textId="77777777" w:rsidR="001061E1" w:rsidRPr="00A31C26" w:rsidRDefault="00343B1C" w:rsidP="00EF0FDF">
      <w:pPr>
        <w:spacing w:line="240" w:lineRule="auto"/>
        <w:contextualSpacing/>
        <w:jc w:val="both"/>
        <w:rPr>
          <w:rFonts w:asciiTheme="minorHAnsi" w:hAnsiTheme="minorHAnsi" w:cstheme="minorHAnsi"/>
          <w:i/>
          <w:iCs/>
          <w:color w:val="0000FF"/>
        </w:rPr>
      </w:pPr>
      <w:r>
        <w:rPr>
          <w:rStyle w:val="CommentReference"/>
        </w:rPr>
        <w:commentReference w:id="709"/>
      </w:r>
    </w:p>
    <w:p w14:paraId="634F93C3" w14:textId="77777777" w:rsidR="001A4AE5" w:rsidRPr="00A31C26" w:rsidRDefault="001A4AE5" w:rsidP="001B5E85">
      <w:pPr>
        <w:spacing w:after="0" w:line="240" w:lineRule="auto"/>
        <w:jc w:val="both"/>
        <w:rPr>
          <w:rFonts w:asciiTheme="minorHAnsi" w:hAnsiTheme="minorHAnsi" w:cstheme="minorHAnsi"/>
        </w:rPr>
      </w:pPr>
    </w:p>
    <w:tbl>
      <w:tblPr>
        <w:tblStyle w:val="TableGrid"/>
        <w:tblW w:w="10343" w:type="dxa"/>
        <w:tblLook w:val="04A0" w:firstRow="1" w:lastRow="0" w:firstColumn="1" w:lastColumn="0" w:noHBand="0" w:noVBand="1"/>
      </w:tblPr>
      <w:tblGrid>
        <w:gridCol w:w="1487"/>
        <w:gridCol w:w="4088"/>
        <w:gridCol w:w="1027"/>
        <w:gridCol w:w="3741"/>
      </w:tblGrid>
      <w:tr w:rsidR="00EF6B5B" w:rsidRPr="00A31C26" w14:paraId="07CF2792" w14:textId="77777777" w:rsidTr="001B5E85">
        <w:trPr>
          <w:trHeight w:val="347"/>
        </w:trPr>
        <w:tc>
          <w:tcPr>
            <w:tcW w:w="1413" w:type="dxa"/>
            <w:shd w:val="clear" w:color="auto" w:fill="548DD4" w:themeFill="text2" w:themeFillTint="99"/>
          </w:tcPr>
          <w:p w14:paraId="7EE49852" w14:textId="77777777" w:rsidR="00EF6B5B" w:rsidRPr="00A31C26" w:rsidRDefault="00EF6B5B" w:rsidP="00EF0FDF">
            <w:pPr>
              <w:jc w:val="both"/>
              <w:rPr>
                <w:rFonts w:asciiTheme="minorHAnsi" w:hAnsiTheme="minorHAnsi" w:cstheme="minorHAnsi"/>
                <w:b/>
                <w:bCs/>
                <w:color w:val="FFFFFF" w:themeColor="background1"/>
                <w:sz w:val="20"/>
                <w:szCs w:val="20"/>
              </w:rPr>
            </w:pPr>
            <w:commentRangeStart w:id="711"/>
            <w:commentRangeStart w:id="712"/>
            <w:r w:rsidRPr="00A31C26">
              <w:rPr>
                <w:rFonts w:asciiTheme="minorHAnsi" w:hAnsiTheme="minorHAnsi" w:cstheme="minorHAnsi"/>
                <w:b/>
                <w:bCs/>
                <w:color w:val="FFFFFF" w:themeColor="background1"/>
                <w:sz w:val="20"/>
                <w:szCs w:val="20"/>
              </w:rPr>
              <w:t>Issue</w:t>
            </w:r>
            <w:r w:rsidR="00DE7F81" w:rsidRPr="00A31C26">
              <w:rPr>
                <w:rFonts w:asciiTheme="minorHAnsi" w:hAnsiTheme="minorHAnsi" w:cstheme="minorHAnsi"/>
                <w:b/>
                <w:bCs/>
                <w:color w:val="FFFFFF" w:themeColor="background1"/>
                <w:sz w:val="20"/>
                <w:szCs w:val="20"/>
              </w:rPr>
              <w:t xml:space="preserve"> / Dependencies</w:t>
            </w:r>
            <w:r w:rsidRPr="00A31C26">
              <w:rPr>
                <w:rFonts w:asciiTheme="minorHAnsi" w:hAnsiTheme="minorHAnsi" w:cstheme="minorHAnsi"/>
                <w:b/>
                <w:bCs/>
                <w:color w:val="FFFFFF" w:themeColor="background1"/>
                <w:sz w:val="20"/>
                <w:szCs w:val="20"/>
              </w:rPr>
              <w:t>#</w:t>
            </w:r>
          </w:p>
        </w:tc>
        <w:tc>
          <w:tcPr>
            <w:tcW w:w="4111" w:type="dxa"/>
            <w:shd w:val="clear" w:color="auto" w:fill="548DD4" w:themeFill="text2" w:themeFillTint="99"/>
          </w:tcPr>
          <w:p w14:paraId="22B484FE" w14:textId="77777777" w:rsidR="00EF6B5B" w:rsidRPr="00A31C26" w:rsidRDefault="00EF6B5B"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Description/Cause/Consequence</w:t>
            </w:r>
          </w:p>
        </w:tc>
        <w:tc>
          <w:tcPr>
            <w:tcW w:w="1027" w:type="dxa"/>
            <w:shd w:val="clear" w:color="auto" w:fill="548DD4" w:themeFill="text2" w:themeFillTint="99"/>
          </w:tcPr>
          <w:p w14:paraId="025EB9DA" w14:textId="77777777" w:rsidR="00EF6B5B" w:rsidRPr="00A31C26" w:rsidRDefault="00F74181"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Criticality</w:t>
            </w:r>
          </w:p>
        </w:tc>
        <w:tc>
          <w:tcPr>
            <w:tcW w:w="3792" w:type="dxa"/>
            <w:shd w:val="clear" w:color="auto" w:fill="548DD4" w:themeFill="text2" w:themeFillTint="99"/>
          </w:tcPr>
          <w:p w14:paraId="070C8ECE" w14:textId="77777777" w:rsidR="00EF6B5B" w:rsidRPr="00A31C26" w:rsidRDefault="00526926"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Resolution</w:t>
            </w:r>
          </w:p>
        </w:tc>
      </w:tr>
      <w:tr w:rsidR="5074774D" w:rsidRPr="00A31C26" w14:paraId="1C8E749B" w14:textId="77777777" w:rsidTr="001B5E85">
        <w:trPr>
          <w:trHeight w:val="324"/>
        </w:trPr>
        <w:tc>
          <w:tcPr>
            <w:tcW w:w="1413" w:type="dxa"/>
            <w:tcBorders>
              <w:top w:val="single" w:sz="4" w:space="0" w:color="auto"/>
              <w:bottom w:val="single" w:sz="4" w:space="0" w:color="auto"/>
            </w:tcBorders>
          </w:tcPr>
          <w:p w14:paraId="312DAF06" w14:textId="77777777" w:rsidR="5074774D" w:rsidRPr="00A31C26" w:rsidRDefault="00333248" w:rsidP="00EF0FDF">
            <w:pPr>
              <w:jc w:val="both"/>
              <w:rPr>
                <w:rFonts w:asciiTheme="minorHAnsi" w:hAnsiTheme="minorHAnsi" w:cstheme="minorHAnsi"/>
                <w:sz w:val="20"/>
                <w:szCs w:val="20"/>
              </w:rPr>
            </w:pPr>
            <w:r w:rsidRPr="00A31C26">
              <w:rPr>
                <w:rFonts w:asciiTheme="minorHAnsi" w:hAnsiTheme="minorHAnsi" w:cstheme="minorHAnsi"/>
                <w:sz w:val="20"/>
                <w:szCs w:val="20"/>
              </w:rPr>
              <w:t>I0</w:t>
            </w:r>
            <w:r w:rsidR="00E57098" w:rsidRPr="00A31C26">
              <w:rPr>
                <w:rFonts w:asciiTheme="minorHAnsi" w:hAnsiTheme="minorHAnsi" w:cstheme="minorHAnsi"/>
                <w:sz w:val="20"/>
                <w:szCs w:val="20"/>
              </w:rPr>
              <w:t>1</w:t>
            </w:r>
          </w:p>
        </w:tc>
        <w:tc>
          <w:tcPr>
            <w:tcW w:w="4111" w:type="dxa"/>
            <w:tcBorders>
              <w:top w:val="single" w:sz="4" w:space="0" w:color="auto"/>
              <w:bottom w:val="single" w:sz="4" w:space="0" w:color="auto"/>
            </w:tcBorders>
          </w:tcPr>
          <w:p w14:paraId="40A03D18"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Timely sign off the Requirements, User Stories.</w:t>
            </w:r>
          </w:p>
          <w:p w14:paraId="5E549257" w14:textId="77777777" w:rsidR="5074774D" w:rsidRPr="00A31C26" w:rsidRDefault="5074774D" w:rsidP="00EF0FDF">
            <w:pPr>
              <w:jc w:val="both"/>
              <w:rPr>
                <w:rFonts w:asciiTheme="minorHAnsi" w:hAnsiTheme="minorHAnsi" w:cstheme="minorHAnsi"/>
                <w:sz w:val="20"/>
                <w:szCs w:val="20"/>
              </w:rPr>
            </w:pPr>
          </w:p>
        </w:tc>
        <w:tc>
          <w:tcPr>
            <w:tcW w:w="1027" w:type="dxa"/>
            <w:tcBorders>
              <w:top w:val="single" w:sz="4" w:space="0" w:color="auto"/>
              <w:bottom w:val="single" w:sz="4" w:space="0" w:color="auto"/>
            </w:tcBorders>
          </w:tcPr>
          <w:p w14:paraId="6D7EFE87" w14:textId="77777777" w:rsidR="5074774D"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Medium</w:t>
            </w:r>
          </w:p>
        </w:tc>
        <w:tc>
          <w:tcPr>
            <w:tcW w:w="3792" w:type="dxa"/>
            <w:tcBorders>
              <w:top w:val="single" w:sz="4" w:space="0" w:color="auto"/>
              <w:bottom w:val="single" w:sz="4" w:space="0" w:color="auto"/>
            </w:tcBorders>
          </w:tcPr>
          <w:p w14:paraId="3BF7629A" w14:textId="77777777" w:rsidR="5074774D"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Regular grooming sessions, start early testing.</w:t>
            </w:r>
          </w:p>
        </w:tc>
      </w:tr>
      <w:tr w:rsidR="00AB0740" w:rsidRPr="00A31C26" w14:paraId="66625E09" w14:textId="77777777" w:rsidTr="001B5E85">
        <w:trPr>
          <w:trHeight w:val="324"/>
        </w:trPr>
        <w:tc>
          <w:tcPr>
            <w:tcW w:w="1413" w:type="dxa"/>
            <w:tcBorders>
              <w:top w:val="single" w:sz="4" w:space="0" w:color="auto"/>
              <w:bottom w:val="single" w:sz="4" w:space="0" w:color="auto"/>
            </w:tcBorders>
          </w:tcPr>
          <w:p w14:paraId="201C1CCD" w14:textId="77777777" w:rsidR="00AB0740" w:rsidRPr="00A31C26" w:rsidRDefault="00AB0740" w:rsidP="00EF0FDF">
            <w:pPr>
              <w:jc w:val="both"/>
              <w:rPr>
                <w:rFonts w:asciiTheme="minorHAnsi" w:hAnsiTheme="minorHAnsi" w:cstheme="minorHAnsi"/>
                <w:sz w:val="20"/>
                <w:szCs w:val="20"/>
              </w:rPr>
            </w:pPr>
          </w:p>
        </w:tc>
        <w:tc>
          <w:tcPr>
            <w:tcW w:w="4111" w:type="dxa"/>
            <w:tcBorders>
              <w:top w:val="single" w:sz="4" w:space="0" w:color="auto"/>
              <w:bottom w:val="single" w:sz="4" w:space="0" w:color="auto"/>
            </w:tcBorders>
          </w:tcPr>
          <w:p w14:paraId="7189AAAE" w14:textId="77777777" w:rsidR="00AB0740" w:rsidRPr="00A31C26" w:rsidRDefault="00AB0740" w:rsidP="00EF0FDF">
            <w:pPr>
              <w:jc w:val="both"/>
              <w:rPr>
                <w:rFonts w:asciiTheme="minorHAnsi" w:hAnsiTheme="minorHAnsi" w:cstheme="minorHAnsi"/>
                <w:sz w:val="20"/>
                <w:szCs w:val="20"/>
              </w:rPr>
            </w:pPr>
          </w:p>
        </w:tc>
        <w:tc>
          <w:tcPr>
            <w:tcW w:w="1027" w:type="dxa"/>
            <w:tcBorders>
              <w:top w:val="single" w:sz="4" w:space="0" w:color="auto"/>
              <w:bottom w:val="single" w:sz="4" w:space="0" w:color="auto"/>
            </w:tcBorders>
          </w:tcPr>
          <w:p w14:paraId="4965B69E" w14:textId="77777777" w:rsidR="00AB0740" w:rsidRPr="00A31C26" w:rsidRDefault="00AB0740" w:rsidP="00EF0FDF">
            <w:pPr>
              <w:jc w:val="both"/>
              <w:rPr>
                <w:rFonts w:asciiTheme="minorHAnsi" w:hAnsiTheme="minorHAnsi" w:cstheme="minorHAnsi"/>
                <w:sz w:val="20"/>
                <w:szCs w:val="20"/>
              </w:rPr>
            </w:pPr>
          </w:p>
        </w:tc>
        <w:tc>
          <w:tcPr>
            <w:tcW w:w="3792" w:type="dxa"/>
            <w:tcBorders>
              <w:top w:val="single" w:sz="4" w:space="0" w:color="auto"/>
              <w:bottom w:val="single" w:sz="4" w:space="0" w:color="auto"/>
            </w:tcBorders>
          </w:tcPr>
          <w:p w14:paraId="5E1BAA55" w14:textId="77777777" w:rsidR="00AB0740" w:rsidRPr="00A31C26" w:rsidRDefault="00AB0740" w:rsidP="00EF0FDF">
            <w:pPr>
              <w:jc w:val="both"/>
              <w:rPr>
                <w:rFonts w:asciiTheme="minorHAnsi" w:hAnsiTheme="minorHAnsi" w:cstheme="minorHAnsi"/>
                <w:sz w:val="20"/>
                <w:szCs w:val="20"/>
              </w:rPr>
            </w:pPr>
          </w:p>
        </w:tc>
      </w:tr>
    </w:tbl>
    <w:commentRangeEnd w:id="711"/>
    <w:p w14:paraId="66BE7355" w14:textId="77777777" w:rsidR="00FA7E7F" w:rsidRPr="00A31C26" w:rsidRDefault="00343B1C" w:rsidP="00EF0FDF">
      <w:pPr>
        <w:tabs>
          <w:tab w:val="left" w:pos="1698"/>
        </w:tabs>
        <w:jc w:val="both"/>
        <w:rPr>
          <w:rFonts w:asciiTheme="minorHAnsi" w:hAnsiTheme="minorHAnsi" w:cstheme="minorHAnsi"/>
          <w:sz w:val="20"/>
          <w:szCs w:val="20"/>
        </w:rPr>
      </w:pPr>
      <w:r>
        <w:rPr>
          <w:rStyle w:val="CommentReference"/>
        </w:rPr>
        <w:commentReference w:id="711"/>
      </w:r>
      <w:commentRangeEnd w:id="712"/>
      <w:r w:rsidR="00F13F43">
        <w:rPr>
          <w:rStyle w:val="CommentReference"/>
        </w:rPr>
        <w:commentReference w:id="712"/>
      </w:r>
    </w:p>
    <w:tbl>
      <w:tblPr>
        <w:tblStyle w:val="TableGrid"/>
        <w:tblW w:w="10343" w:type="dxa"/>
        <w:tblLook w:val="04A0" w:firstRow="1" w:lastRow="0" w:firstColumn="1" w:lastColumn="0" w:noHBand="0" w:noVBand="1"/>
      </w:tblPr>
      <w:tblGrid>
        <w:gridCol w:w="1372"/>
        <w:gridCol w:w="8971"/>
      </w:tblGrid>
      <w:tr w:rsidR="00DE7F81" w:rsidRPr="00A31C26" w14:paraId="51EC801D" w14:textId="77777777" w:rsidTr="00316810">
        <w:trPr>
          <w:trHeight w:val="347"/>
        </w:trPr>
        <w:tc>
          <w:tcPr>
            <w:tcW w:w="1372" w:type="dxa"/>
            <w:shd w:val="clear" w:color="auto" w:fill="548DD4" w:themeFill="text2" w:themeFillTint="99"/>
          </w:tcPr>
          <w:p w14:paraId="335B6B95" w14:textId="77777777" w:rsidR="00DE7F81" w:rsidRPr="00A31C26" w:rsidRDefault="00DE7F81" w:rsidP="00EF0FDF">
            <w:pPr>
              <w:jc w:val="both"/>
              <w:rPr>
                <w:rFonts w:asciiTheme="minorHAnsi" w:hAnsiTheme="minorHAnsi" w:cstheme="minorHAnsi"/>
                <w:b/>
                <w:bCs/>
                <w:color w:val="FFFFFF" w:themeColor="background1"/>
                <w:sz w:val="20"/>
                <w:szCs w:val="20"/>
              </w:rPr>
            </w:pPr>
            <w:commentRangeStart w:id="713"/>
            <w:commentRangeStart w:id="714"/>
            <w:r w:rsidRPr="00A31C26">
              <w:rPr>
                <w:rFonts w:asciiTheme="minorHAnsi" w:hAnsiTheme="minorHAnsi" w:cstheme="minorHAnsi"/>
                <w:b/>
                <w:bCs/>
                <w:color w:val="FFFFFF" w:themeColor="background1"/>
                <w:sz w:val="20"/>
                <w:szCs w:val="20"/>
              </w:rPr>
              <w:t>Assumption</w:t>
            </w:r>
          </w:p>
        </w:tc>
        <w:tc>
          <w:tcPr>
            <w:tcW w:w="8971" w:type="dxa"/>
            <w:shd w:val="clear" w:color="auto" w:fill="548DD4" w:themeFill="text2" w:themeFillTint="99"/>
          </w:tcPr>
          <w:p w14:paraId="553AF597" w14:textId="77777777" w:rsidR="00DE7F81" w:rsidRPr="00A31C26" w:rsidRDefault="00DE7F81" w:rsidP="00EF0FDF">
            <w:pPr>
              <w:jc w:val="both"/>
              <w:rPr>
                <w:rFonts w:asciiTheme="minorHAnsi" w:hAnsiTheme="minorHAnsi" w:cstheme="minorHAnsi"/>
                <w:b/>
                <w:bCs/>
                <w:color w:val="FFFFFF" w:themeColor="background1"/>
                <w:sz w:val="20"/>
                <w:szCs w:val="20"/>
              </w:rPr>
            </w:pPr>
            <w:r w:rsidRPr="00A31C26">
              <w:rPr>
                <w:rFonts w:asciiTheme="minorHAnsi" w:hAnsiTheme="minorHAnsi" w:cstheme="minorHAnsi"/>
                <w:b/>
                <w:bCs/>
                <w:color w:val="FFFFFF" w:themeColor="background1"/>
                <w:sz w:val="20"/>
                <w:szCs w:val="20"/>
              </w:rPr>
              <w:t>Description/Cause/Consequence</w:t>
            </w:r>
          </w:p>
        </w:tc>
      </w:tr>
      <w:tr w:rsidR="00DE7F81" w:rsidRPr="00A31C26" w14:paraId="2E7B8BDD" w14:textId="77777777" w:rsidTr="00316810">
        <w:trPr>
          <w:trHeight w:val="324"/>
        </w:trPr>
        <w:tc>
          <w:tcPr>
            <w:tcW w:w="1372" w:type="dxa"/>
            <w:tcBorders>
              <w:top w:val="single" w:sz="4" w:space="0" w:color="auto"/>
              <w:bottom w:val="single" w:sz="4" w:space="0" w:color="auto"/>
            </w:tcBorders>
          </w:tcPr>
          <w:p w14:paraId="78FBC5B4"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A01</w:t>
            </w:r>
          </w:p>
        </w:tc>
        <w:tc>
          <w:tcPr>
            <w:tcW w:w="8971" w:type="dxa"/>
            <w:tcBorders>
              <w:top w:val="single" w:sz="4" w:space="0" w:color="auto"/>
              <w:bottom w:val="single" w:sz="4" w:space="0" w:color="auto"/>
            </w:tcBorders>
          </w:tcPr>
          <w:p w14:paraId="6DDC7D2E"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 xml:space="preserve">Any additional or change in scope will be </w:t>
            </w:r>
            <w:r w:rsidR="00271950" w:rsidRPr="00A31C26">
              <w:rPr>
                <w:rFonts w:asciiTheme="minorHAnsi" w:hAnsiTheme="minorHAnsi" w:cstheme="minorHAnsi"/>
                <w:sz w:val="20"/>
                <w:szCs w:val="20"/>
              </w:rPr>
              <w:t>analy</w:t>
            </w:r>
            <w:r w:rsidR="00271950">
              <w:rPr>
                <w:rFonts w:asciiTheme="minorHAnsi" w:hAnsiTheme="minorHAnsi" w:cstheme="minorHAnsi"/>
                <w:sz w:val="20"/>
                <w:szCs w:val="20"/>
              </w:rPr>
              <w:t>s</w:t>
            </w:r>
            <w:r w:rsidR="00271950" w:rsidRPr="00A31C26">
              <w:rPr>
                <w:rFonts w:asciiTheme="minorHAnsi" w:hAnsiTheme="minorHAnsi" w:cstheme="minorHAnsi"/>
                <w:sz w:val="20"/>
                <w:szCs w:val="20"/>
              </w:rPr>
              <w:t>ed</w:t>
            </w:r>
            <w:r w:rsidRPr="00A31C26">
              <w:rPr>
                <w:rFonts w:asciiTheme="minorHAnsi" w:hAnsiTheme="minorHAnsi" w:cstheme="minorHAnsi"/>
                <w:sz w:val="20"/>
                <w:szCs w:val="20"/>
              </w:rPr>
              <w:t xml:space="preserve"> and additional efforts will be </w:t>
            </w:r>
            <w:r w:rsidR="003D4B34" w:rsidRPr="00A31C26">
              <w:rPr>
                <w:rFonts w:asciiTheme="minorHAnsi" w:hAnsiTheme="minorHAnsi" w:cstheme="minorHAnsi"/>
                <w:sz w:val="20"/>
                <w:szCs w:val="20"/>
              </w:rPr>
              <w:t>required.</w:t>
            </w:r>
          </w:p>
          <w:p w14:paraId="3EBB320A" w14:textId="77777777" w:rsidR="00DE7F81" w:rsidRPr="00A31C26" w:rsidRDefault="00DE7F81" w:rsidP="00EF0FDF">
            <w:pPr>
              <w:jc w:val="both"/>
              <w:rPr>
                <w:rFonts w:asciiTheme="minorHAnsi" w:hAnsiTheme="minorHAnsi" w:cstheme="minorHAnsi"/>
                <w:sz w:val="20"/>
                <w:szCs w:val="20"/>
              </w:rPr>
            </w:pPr>
          </w:p>
        </w:tc>
      </w:tr>
      <w:tr w:rsidR="00DE7F81" w:rsidRPr="00A31C26" w14:paraId="376B6BAD" w14:textId="77777777" w:rsidTr="00316810">
        <w:trPr>
          <w:trHeight w:val="324"/>
        </w:trPr>
        <w:tc>
          <w:tcPr>
            <w:tcW w:w="1372" w:type="dxa"/>
            <w:tcBorders>
              <w:top w:val="single" w:sz="4" w:space="0" w:color="auto"/>
              <w:bottom w:val="single" w:sz="4" w:space="0" w:color="auto"/>
            </w:tcBorders>
          </w:tcPr>
          <w:p w14:paraId="54B17C25"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A02</w:t>
            </w:r>
          </w:p>
        </w:tc>
        <w:tc>
          <w:tcPr>
            <w:tcW w:w="8971" w:type="dxa"/>
            <w:tcBorders>
              <w:top w:val="single" w:sz="4" w:space="0" w:color="auto"/>
              <w:bottom w:val="single" w:sz="4" w:space="0" w:color="auto"/>
            </w:tcBorders>
          </w:tcPr>
          <w:p w14:paraId="37F46FA2"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Build frequency for Dev/QA environment. Build deployment requires to done by post evening time IST.</w:t>
            </w:r>
          </w:p>
        </w:tc>
      </w:tr>
      <w:tr w:rsidR="00DE7F81" w:rsidRPr="00A31C26" w14:paraId="23A6405D" w14:textId="77777777" w:rsidTr="00316810">
        <w:trPr>
          <w:trHeight w:val="324"/>
        </w:trPr>
        <w:tc>
          <w:tcPr>
            <w:tcW w:w="1372" w:type="dxa"/>
            <w:tcBorders>
              <w:top w:val="single" w:sz="4" w:space="0" w:color="auto"/>
              <w:bottom w:val="single" w:sz="4" w:space="0" w:color="auto"/>
            </w:tcBorders>
          </w:tcPr>
          <w:p w14:paraId="2F0E8CD0"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A03</w:t>
            </w:r>
          </w:p>
        </w:tc>
        <w:tc>
          <w:tcPr>
            <w:tcW w:w="8971" w:type="dxa"/>
            <w:tcBorders>
              <w:top w:val="single" w:sz="4" w:space="0" w:color="auto"/>
              <w:bottom w:val="single" w:sz="4" w:space="0" w:color="auto"/>
            </w:tcBorders>
          </w:tcPr>
          <w:p w14:paraId="5C3CCD8B"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 xml:space="preserve">To support the execution of 800-900k volume, we might require </w:t>
            </w:r>
            <w:r w:rsidR="00271950" w:rsidRPr="00A31C26">
              <w:rPr>
                <w:rFonts w:asciiTheme="minorHAnsi" w:hAnsiTheme="minorHAnsi" w:cstheme="minorHAnsi"/>
                <w:sz w:val="20"/>
                <w:szCs w:val="20"/>
              </w:rPr>
              <w:t>running</w:t>
            </w:r>
            <w:r w:rsidRPr="00A31C26">
              <w:rPr>
                <w:rFonts w:asciiTheme="minorHAnsi" w:hAnsiTheme="minorHAnsi" w:cstheme="minorHAnsi"/>
                <w:sz w:val="20"/>
                <w:szCs w:val="20"/>
              </w:rPr>
              <w:t xml:space="preserve"> multiple execution instances. </w:t>
            </w:r>
          </w:p>
        </w:tc>
      </w:tr>
      <w:tr w:rsidR="00DE7F81" w:rsidRPr="00A31C26" w14:paraId="1899D402" w14:textId="77777777" w:rsidTr="00316810">
        <w:trPr>
          <w:trHeight w:val="324"/>
        </w:trPr>
        <w:tc>
          <w:tcPr>
            <w:tcW w:w="1372" w:type="dxa"/>
            <w:tcBorders>
              <w:top w:val="single" w:sz="4" w:space="0" w:color="auto"/>
              <w:bottom w:val="single" w:sz="4" w:space="0" w:color="auto"/>
            </w:tcBorders>
          </w:tcPr>
          <w:p w14:paraId="3BFFF4B8"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A04</w:t>
            </w:r>
          </w:p>
        </w:tc>
        <w:tc>
          <w:tcPr>
            <w:tcW w:w="8971" w:type="dxa"/>
            <w:tcBorders>
              <w:top w:val="single" w:sz="4" w:space="0" w:color="auto"/>
              <w:bottom w:val="single" w:sz="4" w:space="0" w:color="auto"/>
            </w:tcBorders>
          </w:tcPr>
          <w:p w14:paraId="655C14E0"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Impact to scripts due to application defect fixes from project team will require additional time for re-scripting and executing the tests.</w:t>
            </w:r>
          </w:p>
        </w:tc>
      </w:tr>
      <w:tr w:rsidR="00DE7F81" w:rsidRPr="00A31C26" w14:paraId="33C3733C" w14:textId="77777777" w:rsidTr="00316810">
        <w:trPr>
          <w:trHeight w:val="324"/>
        </w:trPr>
        <w:tc>
          <w:tcPr>
            <w:tcW w:w="1372" w:type="dxa"/>
            <w:tcBorders>
              <w:top w:val="single" w:sz="4" w:space="0" w:color="auto"/>
              <w:bottom w:val="single" w:sz="4" w:space="0" w:color="auto"/>
            </w:tcBorders>
          </w:tcPr>
          <w:p w14:paraId="60670327"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A05</w:t>
            </w:r>
          </w:p>
        </w:tc>
        <w:tc>
          <w:tcPr>
            <w:tcW w:w="8971" w:type="dxa"/>
            <w:tcBorders>
              <w:top w:val="single" w:sz="4" w:space="0" w:color="auto"/>
              <w:bottom w:val="single" w:sz="4" w:space="0" w:color="auto"/>
            </w:tcBorders>
          </w:tcPr>
          <w:p w14:paraId="6AF0D25F" w14:textId="77777777" w:rsidR="00DE7F81" w:rsidRPr="00A31C26" w:rsidRDefault="00DE7F81" w:rsidP="00EF0FDF">
            <w:pPr>
              <w:jc w:val="both"/>
              <w:rPr>
                <w:rFonts w:asciiTheme="minorHAnsi" w:hAnsiTheme="minorHAnsi" w:cstheme="minorHAnsi"/>
                <w:sz w:val="20"/>
                <w:szCs w:val="20"/>
              </w:rPr>
            </w:pPr>
            <w:r w:rsidRPr="00A31C26">
              <w:rPr>
                <w:rFonts w:asciiTheme="minorHAnsi" w:hAnsiTheme="minorHAnsi" w:cstheme="minorHAnsi"/>
                <w:sz w:val="20"/>
                <w:szCs w:val="20"/>
              </w:rPr>
              <w:t xml:space="preserve">To stimulate the peak hour’s traffic, we need to plan the performance test execution along with (in-parallel) to manual, automation, API automation in performance environment. </w:t>
            </w:r>
            <w:commentRangeEnd w:id="713"/>
            <w:r w:rsidR="00343B1C">
              <w:rPr>
                <w:rStyle w:val="CommentReference"/>
              </w:rPr>
              <w:commentReference w:id="713"/>
            </w:r>
            <w:r w:rsidR="00F13F43">
              <w:rPr>
                <w:rStyle w:val="CommentReference"/>
              </w:rPr>
              <w:commentReference w:id="714"/>
            </w:r>
          </w:p>
        </w:tc>
      </w:tr>
    </w:tbl>
    <w:p w14:paraId="6C288DD9" w14:textId="77777777" w:rsidR="00316810" w:rsidRPr="00351021" w:rsidRDefault="00316810" w:rsidP="00EF0FDF">
      <w:pPr>
        <w:pStyle w:val="Heading1"/>
        <w:ind w:left="360"/>
        <w:jc w:val="both"/>
        <w:rPr>
          <w:rFonts w:asciiTheme="minorHAnsi" w:hAnsiTheme="minorHAnsi" w:cstheme="minorHAnsi"/>
          <w:sz w:val="32"/>
          <w:szCs w:val="32"/>
        </w:rPr>
      </w:pPr>
      <w:bookmarkStart w:id="715" w:name="_Toc169687075"/>
      <w:commentRangeEnd w:id="714"/>
      <w:r w:rsidRPr="00351021">
        <w:rPr>
          <w:rFonts w:asciiTheme="minorHAnsi" w:hAnsiTheme="minorHAnsi" w:cstheme="minorHAnsi"/>
          <w:sz w:val="32"/>
          <w:szCs w:val="32"/>
        </w:rPr>
        <w:t>Appendix A</w:t>
      </w:r>
      <w:bookmarkEnd w:id="715"/>
    </w:p>
    <w:tbl>
      <w:tblPr>
        <w:tblStyle w:val="TableGrid"/>
        <w:tblW w:w="10343" w:type="dxa"/>
        <w:tblLook w:val="04A0" w:firstRow="1" w:lastRow="0" w:firstColumn="1" w:lastColumn="0" w:noHBand="0" w:noVBand="1"/>
      </w:tblPr>
      <w:tblGrid>
        <w:gridCol w:w="2263"/>
        <w:gridCol w:w="1134"/>
        <w:gridCol w:w="5670"/>
        <w:gridCol w:w="1276"/>
      </w:tblGrid>
      <w:tr w:rsidR="00316810" w:rsidRPr="00316810" w14:paraId="24A5052A" w14:textId="77777777" w:rsidTr="00316810">
        <w:trPr>
          <w:trHeight w:val="347"/>
        </w:trPr>
        <w:tc>
          <w:tcPr>
            <w:tcW w:w="2263" w:type="dxa"/>
            <w:shd w:val="clear" w:color="auto" w:fill="548DD4" w:themeFill="text2" w:themeFillTint="99"/>
            <w:vAlign w:val="center"/>
          </w:tcPr>
          <w:p w14:paraId="6AD6C1DA" w14:textId="77777777" w:rsidR="007E7470" w:rsidRPr="00316810" w:rsidRDefault="007E7470" w:rsidP="00EF0FDF">
            <w:pPr>
              <w:jc w:val="both"/>
              <w:rPr>
                <w:rFonts w:asciiTheme="minorHAnsi" w:hAnsiTheme="minorHAnsi" w:cstheme="minorHAnsi"/>
                <w:b/>
                <w:bCs/>
                <w:sz w:val="20"/>
                <w:szCs w:val="20"/>
              </w:rPr>
            </w:pPr>
            <w:r w:rsidRPr="00316810">
              <w:rPr>
                <w:rFonts w:ascii="Arial" w:hAnsi="Arial" w:cs="Arial"/>
                <w:b/>
                <w:sz w:val="16"/>
                <w:szCs w:val="20"/>
                <w:lang w:eastAsia="en-IN"/>
              </w:rPr>
              <w:t>Integrations</w:t>
            </w:r>
          </w:p>
        </w:tc>
        <w:tc>
          <w:tcPr>
            <w:tcW w:w="1134" w:type="dxa"/>
            <w:shd w:val="clear" w:color="auto" w:fill="548DD4" w:themeFill="text2" w:themeFillTint="99"/>
            <w:vAlign w:val="center"/>
          </w:tcPr>
          <w:p w14:paraId="4BD7CA7F" w14:textId="77777777" w:rsidR="007E7470" w:rsidRPr="00316810" w:rsidRDefault="007E7470" w:rsidP="00EF0FDF">
            <w:pPr>
              <w:jc w:val="both"/>
              <w:rPr>
                <w:rFonts w:asciiTheme="minorHAnsi" w:hAnsiTheme="minorHAnsi" w:cstheme="minorHAnsi"/>
                <w:b/>
                <w:bCs/>
                <w:sz w:val="20"/>
                <w:szCs w:val="20"/>
              </w:rPr>
            </w:pPr>
            <w:r w:rsidRPr="00316810">
              <w:rPr>
                <w:rFonts w:ascii="Arial" w:hAnsi="Arial" w:cs="Arial"/>
                <w:b/>
                <w:sz w:val="16"/>
                <w:szCs w:val="20"/>
                <w:lang w:eastAsia="en-IN"/>
              </w:rPr>
              <w:t>OOB</w:t>
            </w:r>
            <w:r w:rsidR="005043D2" w:rsidRPr="00316810">
              <w:rPr>
                <w:rFonts w:ascii="Arial" w:hAnsi="Arial" w:cs="Arial"/>
                <w:b/>
                <w:sz w:val="16"/>
                <w:szCs w:val="20"/>
                <w:lang w:eastAsia="en-IN"/>
              </w:rPr>
              <w:t xml:space="preserve"> / </w:t>
            </w:r>
            <w:r w:rsidRPr="00316810">
              <w:rPr>
                <w:rFonts w:ascii="Arial" w:hAnsi="Arial" w:cs="Arial"/>
                <w:b/>
                <w:sz w:val="16"/>
                <w:szCs w:val="20"/>
                <w:lang w:eastAsia="en-IN"/>
              </w:rPr>
              <w:t>New</w:t>
            </w:r>
          </w:p>
        </w:tc>
        <w:tc>
          <w:tcPr>
            <w:tcW w:w="5670" w:type="dxa"/>
            <w:shd w:val="clear" w:color="auto" w:fill="548DD4" w:themeFill="text2" w:themeFillTint="99"/>
            <w:vAlign w:val="center"/>
          </w:tcPr>
          <w:p w14:paraId="30803F2E" w14:textId="77777777" w:rsidR="007E7470" w:rsidRPr="00316810" w:rsidRDefault="007E7470" w:rsidP="00EF0FDF">
            <w:pPr>
              <w:jc w:val="both"/>
              <w:rPr>
                <w:rFonts w:asciiTheme="minorHAnsi" w:hAnsiTheme="minorHAnsi" w:cstheme="minorHAnsi"/>
                <w:b/>
                <w:bCs/>
                <w:sz w:val="20"/>
                <w:szCs w:val="20"/>
              </w:rPr>
            </w:pPr>
            <w:r w:rsidRPr="00316810">
              <w:rPr>
                <w:rFonts w:ascii="Arial" w:hAnsi="Arial" w:cs="Arial"/>
                <w:b/>
                <w:sz w:val="16"/>
                <w:szCs w:val="20"/>
                <w:lang w:eastAsia="en-IN"/>
              </w:rPr>
              <w:t>Usage</w:t>
            </w:r>
          </w:p>
        </w:tc>
        <w:tc>
          <w:tcPr>
            <w:tcW w:w="1276" w:type="dxa"/>
            <w:shd w:val="clear" w:color="auto" w:fill="548DD4" w:themeFill="text2" w:themeFillTint="99"/>
            <w:vAlign w:val="center"/>
          </w:tcPr>
          <w:p w14:paraId="4304A7C5" w14:textId="77777777" w:rsidR="007E7470" w:rsidRPr="00316810" w:rsidRDefault="007E7470" w:rsidP="00EF0FDF">
            <w:pPr>
              <w:jc w:val="both"/>
              <w:rPr>
                <w:rFonts w:asciiTheme="minorHAnsi" w:hAnsiTheme="minorHAnsi" w:cstheme="minorHAnsi"/>
                <w:b/>
                <w:bCs/>
                <w:sz w:val="20"/>
                <w:szCs w:val="20"/>
              </w:rPr>
            </w:pPr>
            <w:r w:rsidRPr="00316810">
              <w:rPr>
                <w:rFonts w:ascii="Arial" w:hAnsi="Arial" w:cs="Arial"/>
                <w:b/>
                <w:sz w:val="16"/>
                <w:szCs w:val="20"/>
                <w:lang w:eastAsia="en-IN"/>
              </w:rPr>
              <w:t>Type</w:t>
            </w:r>
          </w:p>
        </w:tc>
      </w:tr>
      <w:tr w:rsidR="00316810" w:rsidRPr="00316810" w14:paraId="2C84ABD6" w14:textId="77777777" w:rsidTr="00316810">
        <w:trPr>
          <w:trHeight w:val="324"/>
        </w:trPr>
        <w:tc>
          <w:tcPr>
            <w:tcW w:w="2263" w:type="dxa"/>
            <w:tcBorders>
              <w:top w:val="single" w:sz="4" w:space="0" w:color="auto"/>
              <w:bottom w:val="single" w:sz="4" w:space="0" w:color="auto"/>
            </w:tcBorders>
            <w:vAlign w:val="center"/>
          </w:tcPr>
          <w:p w14:paraId="69C3D281"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Customer Search Related</w:t>
            </w:r>
          </w:p>
        </w:tc>
        <w:tc>
          <w:tcPr>
            <w:tcW w:w="1134" w:type="dxa"/>
            <w:tcBorders>
              <w:top w:val="single" w:sz="4" w:space="0" w:color="auto"/>
              <w:bottom w:val="single" w:sz="4" w:space="0" w:color="auto"/>
            </w:tcBorders>
            <w:vAlign w:val="center"/>
          </w:tcPr>
          <w:p w14:paraId="186F8C30"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0A61C171"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Used in Pricing Program Code for Account search so that accounts can be added to the pricing program</w:t>
            </w:r>
          </w:p>
        </w:tc>
        <w:tc>
          <w:tcPr>
            <w:tcW w:w="1276" w:type="dxa"/>
            <w:tcBorders>
              <w:top w:val="single" w:sz="4" w:space="0" w:color="auto"/>
              <w:bottom w:val="single" w:sz="4" w:space="0" w:color="auto"/>
            </w:tcBorders>
            <w:vAlign w:val="center"/>
          </w:tcPr>
          <w:p w14:paraId="6346C1C6"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REST</w:t>
            </w:r>
          </w:p>
        </w:tc>
      </w:tr>
      <w:tr w:rsidR="00316810" w:rsidRPr="00316810" w14:paraId="3777C4D8" w14:textId="77777777" w:rsidTr="00316810">
        <w:trPr>
          <w:trHeight w:val="324"/>
        </w:trPr>
        <w:tc>
          <w:tcPr>
            <w:tcW w:w="2263" w:type="dxa"/>
            <w:tcBorders>
              <w:top w:val="single" w:sz="4" w:space="0" w:color="auto"/>
              <w:bottom w:val="single" w:sz="4" w:space="0" w:color="auto"/>
            </w:tcBorders>
            <w:vAlign w:val="center"/>
          </w:tcPr>
          <w:p w14:paraId="78C10196"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Customer Search Basic</w:t>
            </w:r>
          </w:p>
        </w:tc>
        <w:tc>
          <w:tcPr>
            <w:tcW w:w="1134" w:type="dxa"/>
            <w:tcBorders>
              <w:top w:val="single" w:sz="4" w:space="0" w:color="auto"/>
              <w:bottom w:val="single" w:sz="4" w:space="0" w:color="auto"/>
            </w:tcBorders>
            <w:vAlign w:val="center"/>
          </w:tcPr>
          <w:p w14:paraId="1F66D752"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475F3A22"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Used in Pricing Program case for Account search so that related accounts can be added to the Pricing program.</w:t>
            </w:r>
          </w:p>
        </w:tc>
        <w:tc>
          <w:tcPr>
            <w:tcW w:w="1276" w:type="dxa"/>
            <w:tcBorders>
              <w:top w:val="single" w:sz="4" w:space="0" w:color="auto"/>
              <w:bottom w:val="single" w:sz="4" w:space="0" w:color="auto"/>
            </w:tcBorders>
            <w:vAlign w:val="center"/>
          </w:tcPr>
          <w:p w14:paraId="2B45FFEC"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REST</w:t>
            </w:r>
          </w:p>
        </w:tc>
      </w:tr>
      <w:tr w:rsidR="00316810" w:rsidRPr="00316810" w14:paraId="5562A659" w14:textId="77777777" w:rsidTr="00316810">
        <w:trPr>
          <w:trHeight w:val="324"/>
        </w:trPr>
        <w:tc>
          <w:tcPr>
            <w:tcW w:w="2263" w:type="dxa"/>
            <w:tcBorders>
              <w:top w:val="single" w:sz="4" w:space="0" w:color="auto"/>
              <w:bottom w:val="single" w:sz="4" w:space="0" w:color="auto"/>
            </w:tcBorders>
            <w:vAlign w:val="center"/>
          </w:tcPr>
          <w:p w14:paraId="3CFC23CF"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Get Sales Rep List</w:t>
            </w:r>
          </w:p>
        </w:tc>
        <w:tc>
          <w:tcPr>
            <w:tcW w:w="1134" w:type="dxa"/>
            <w:tcBorders>
              <w:top w:val="single" w:sz="4" w:space="0" w:color="auto"/>
              <w:bottom w:val="single" w:sz="4" w:space="0" w:color="auto"/>
            </w:tcBorders>
            <w:vAlign w:val="center"/>
          </w:tcPr>
          <w:p w14:paraId="2FF694C4"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21B5F181"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Used as a source for Salesperson field in Account Search screen in Pricing Program</w:t>
            </w:r>
          </w:p>
        </w:tc>
        <w:tc>
          <w:tcPr>
            <w:tcW w:w="1276" w:type="dxa"/>
            <w:tcBorders>
              <w:top w:val="single" w:sz="4" w:space="0" w:color="auto"/>
              <w:bottom w:val="single" w:sz="4" w:space="0" w:color="auto"/>
            </w:tcBorders>
            <w:vAlign w:val="center"/>
          </w:tcPr>
          <w:p w14:paraId="5BFEB495"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REST</w:t>
            </w:r>
          </w:p>
        </w:tc>
      </w:tr>
      <w:tr w:rsidR="00316810" w:rsidRPr="00316810" w14:paraId="68064E39" w14:textId="77777777" w:rsidTr="00316810">
        <w:trPr>
          <w:trHeight w:val="324"/>
        </w:trPr>
        <w:tc>
          <w:tcPr>
            <w:tcW w:w="2263" w:type="dxa"/>
            <w:tcBorders>
              <w:top w:val="single" w:sz="4" w:space="0" w:color="auto"/>
              <w:bottom w:val="single" w:sz="4" w:space="0" w:color="auto"/>
            </w:tcBorders>
            <w:vAlign w:val="center"/>
          </w:tcPr>
          <w:p w14:paraId="44948597"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Get Terminal List</w:t>
            </w:r>
          </w:p>
        </w:tc>
        <w:tc>
          <w:tcPr>
            <w:tcW w:w="1134" w:type="dxa"/>
            <w:tcBorders>
              <w:top w:val="single" w:sz="4" w:space="0" w:color="auto"/>
              <w:bottom w:val="single" w:sz="4" w:space="0" w:color="auto"/>
            </w:tcBorders>
            <w:vAlign w:val="center"/>
          </w:tcPr>
          <w:p w14:paraId="10D5C2DB"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73A10C98"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Used as a source in the Terminal ID field in Pricing Program</w:t>
            </w:r>
          </w:p>
        </w:tc>
        <w:tc>
          <w:tcPr>
            <w:tcW w:w="1276" w:type="dxa"/>
            <w:tcBorders>
              <w:top w:val="single" w:sz="4" w:space="0" w:color="auto"/>
              <w:bottom w:val="single" w:sz="4" w:space="0" w:color="auto"/>
            </w:tcBorders>
            <w:vAlign w:val="center"/>
          </w:tcPr>
          <w:p w14:paraId="046D168A"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REST</w:t>
            </w:r>
          </w:p>
        </w:tc>
      </w:tr>
      <w:tr w:rsidR="00316810" w:rsidRPr="00316810" w14:paraId="54D46635" w14:textId="77777777" w:rsidTr="00316810">
        <w:trPr>
          <w:trHeight w:val="324"/>
        </w:trPr>
        <w:tc>
          <w:tcPr>
            <w:tcW w:w="2263" w:type="dxa"/>
            <w:tcBorders>
              <w:top w:val="single" w:sz="4" w:space="0" w:color="auto"/>
              <w:bottom w:val="single" w:sz="4" w:space="0" w:color="auto"/>
            </w:tcBorders>
            <w:vAlign w:val="center"/>
          </w:tcPr>
          <w:p w14:paraId="54F3D359"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Accessorial list</w:t>
            </w:r>
          </w:p>
        </w:tc>
        <w:tc>
          <w:tcPr>
            <w:tcW w:w="1134" w:type="dxa"/>
            <w:tcBorders>
              <w:top w:val="single" w:sz="4" w:space="0" w:color="auto"/>
              <w:bottom w:val="single" w:sz="4" w:space="0" w:color="auto"/>
            </w:tcBorders>
            <w:vAlign w:val="center"/>
          </w:tcPr>
          <w:p w14:paraId="28FFD3BA"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796A4A9A"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Used as a source for Accessorial Code field in the Pricing Program</w:t>
            </w:r>
          </w:p>
        </w:tc>
        <w:tc>
          <w:tcPr>
            <w:tcW w:w="1276" w:type="dxa"/>
            <w:tcBorders>
              <w:top w:val="single" w:sz="4" w:space="0" w:color="auto"/>
              <w:bottom w:val="single" w:sz="4" w:space="0" w:color="auto"/>
            </w:tcBorders>
            <w:vAlign w:val="center"/>
          </w:tcPr>
          <w:p w14:paraId="7DBCF372"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REST</w:t>
            </w:r>
          </w:p>
        </w:tc>
      </w:tr>
      <w:tr w:rsidR="00316810" w:rsidRPr="00316810" w14:paraId="01ACDA75" w14:textId="77777777" w:rsidTr="00316810">
        <w:trPr>
          <w:trHeight w:val="324"/>
        </w:trPr>
        <w:tc>
          <w:tcPr>
            <w:tcW w:w="2263" w:type="dxa"/>
            <w:tcBorders>
              <w:top w:val="single" w:sz="4" w:space="0" w:color="auto"/>
              <w:bottom w:val="single" w:sz="4" w:space="0" w:color="auto"/>
            </w:tcBorders>
            <w:vAlign w:val="center"/>
          </w:tcPr>
          <w:p w14:paraId="7361DA97"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SMC3 Available Rate Tariff</w:t>
            </w:r>
          </w:p>
        </w:tc>
        <w:tc>
          <w:tcPr>
            <w:tcW w:w="1134" w:type="dxa"/>
            <w:tcBorders>
              <w:top w:val="single" w:sz="4" w:space="0" w:color="auto"/>
              <w:bottom w:val="single" w:sz="4" w:space="0" w:color="auto"/>
            </w:tcBorders>
            <w:vAlign w:val="center"/>
          </w:tcPr>
          <w:p w14:paraId="0C0BBCCF"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3956FEAE"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Used as a source for Rates Tariff for class-based pricing configuration in Pricing Program case</w:t>
            </w:r>
          </w:p>
        </w:tc>
        <w:tc>
          <w:tcPr>
            <w:tcW w:w="1276" w:type="dxa"/>
            <w:tcBorders>
              <w:top w:val="single" w:sz="4" w:space="0" w:color="auto"/>
              <w:bottom w:val="single" w:sz="4" w:space="0" w:color="auto"/>
            </w:tcBorders>
            <w:vAlign w:val="center"/>
          </w:tcPr>
          <w:p w14:paraId="59753CDD"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SOAP</w:t>
            </w:r>
          </w:p>
        </w:tc>
      </w:tr>
      <w:tr w:rsidR="00316810" w:rsidRPr="00316810" w14:paraId="3D8FE52F" w14:textId="77777777" w:rsidTr="00316810">
        <w:trPr>
          <w:trHeight w:val="324"/>
        </w:trPr>
        <w:tc>
          <w:tcPr>
            <w:tcW w:w="2263" w:type="dxa"/>
            <w:tcBorders>
              <w:top w:val="single" w:sz="4" w:space="0" w:color="auto"/>
              <w:bottom w:val="single" w:sz="4" w:space="0" w:color="auto"/>
            </w:tcBorders>
            <w:vAlign w:val="center"/>
          </w:tcPr>
          <w:p w14:paraId="5F456AC2"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SMC3 LTL Rate Shipment</w:t>
            </w:r>
          </w:p>
        </w:tc>
        <w:tc>
          <w:tcPr>
            <w:tcW w:w="1134" w:type="dxa"/>
            <w:tcBorders>
              <w:top w:val="single" w:sz="4" w:space="0" w:color="auto"/>
              <w:bottom w:val="single" w:sz="4" w:space="0" w:color="auto"/>
            </w:tcBorders>
            <w:vAlign w:val="center"/>
          </w:tcPr>
          <w:p w14:paraId="051D6D6C"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54FB83A7"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Used for class rating</w:t>
            </w:r>
          </w:p>
        </w:tc>
        <w:tc>
          <w:tcPr>
            <w:tcW w:w="1276" w:type="dxa"/>
            <w:tcBorders>
              <w:top w:val="single" w:sz="4" w:space="0" w:color="auto"/>
              <w:bottom w:val="single" w:sz="4" w:space="0" w:color="auto"/>
            </w:tcBorders>
            <w:vAlign w:val="center"/>
          </w:tcPr>
          <w:p w14:paraId="4FF67914"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SOAP</w:t>
            </w:r>
          </w:p>
        </w:tc>
      </w:tr>
      <w:tr w:rsidR="00316810" w:rsidRPr="00316810" w14:paraId="033C1743" w14:textId="77777777" w:rsidTr="00316810">
        <w:trPr>
          <w:trHeight w:val="324"/>
        </w:trPr>
        <w:tc>
          <w:tcPr>
            <w:tcW w:w="2263" w:type="dxa"/>
            <w:tcBorders>
              <w:top w:val="single" w:sz="4" w:space="0" w:color="auto"/>
              <w:bottom w:val="single" w:sz="4" w:space="0" w:color="auto"/>
            </w:tcBorders>
            <w:vAlign w:val="center"/>
          </w:tcPr>
          <w:p w14:paraId="54580BA6"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SMC3 Density Rate Shipment</w:t>
            </w:r>
          </w:p>
        </w:tc>
        <w:tc>
          <w:tcPr>
            <w:tcW w:w="1134" w:type="dxa"/>
            <w:tcBorders>
              <w:top w:val="single" w:sz="4" w:space="0" w:color="auto"/>
              <w:bottom w:val="single" w:sz="4" w:space="0" w:color="auto"/>
            </w:tcBorders>
            <w:vAlign w:val="center"/>
          </w:tcPr>
          <w:p w14:paraId="50C3B566"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7F12D893"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Used for Density rating</w:t>
            </w:r>
          </w:p>
        </w:tc>
        <w:tc>
          <w:tcPr>
            <w:tcW w:w="1276" w:type="dxa"/>
            <w:tcBorders>
              <w:top w:val="single" w:sz="4" w:space="0" w:color="auto"/>
              <w:bottom w:val="single" w:sz="4" w:space="0" w:color="auto"/>
            </w:tcBorders>
            <w:vAlign w:val="center"/>
          </w:tcPr>
          <w:p w14:paraId="110B8D65"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SOAP</w:t>
            </w:r>
          </w:p>
        </w:tc>
      </w:tr>
      <w:tr w:rsidR="00316810" w:rsidRPr="00316810" w14:paraId="7AE8CA24" w14:textId="77777777" w:rsidTr="00316810">
        <w:trPr>
          <w:trHeight w:val="324"/>
        </w:trPr>
        <w:tc>
          <w:tcPr>
            <w:tcW w:w="2263" w:type="dxa"/>
            <w:tcBorders>
              <w:top w:val="single" w:sz="4" w:space="0" w:color="auto"/>
              <w:bottom w:val="single" w:sz="4" w:space="0" w:color="auto"/>
            </w:tcBorders>
            <w:vAlign w:val="center"/>
          </w:tcPr>
          <w:p w14:paraId="33552854"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SMC3 Rate ware Error Message</w:t>
            </w:r>
          </w:p>
        </w:tc>
        <w:tc>
          <w:tcPr>
            <w:tcW w:w="1134" w:type="dxa"/>
            <w:tcBorders>
              <w:top w:val="single" w:sz="4" w:space="0" w:color="auto"/>
              <w:bottom w:val="single" w:sz="4" w:space="0" w:color="auto"/>
            </w:tcBorders>
            <w:vAlign w:val="center"/>
          </w:tcPr>
          <w:p w14:paraId="64F8E0D4"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3AD60C58"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Used to get error message when error code is passed in the request</w:t>
            </w:r>
          </w:p>
        </w:tc>
        <w:tc>
          <w:tcPr>
            <w:tcW w:w="1276" w:type="dxa"/>
            <w:tcBorders>
              <w:top w:val="single" w:sz="4" w:space="0" w:color="auto"/>
              <w:bottom w:val="single" w:sz="4" w:space="0" w:color="auto"/>
            </w:tcBorders>
            <w:vAlign w:val="center"/>
          </w:tcPr>
          <w:p w14:paraId="40A451F4"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SOAP</w:t>
            </w:r>
          </w:p>
        </w:tc>
      </w:tr>
      <w:tr w:rsidR="00316810" w:rsidRPr="00316810" w14:paraId="6A4DDA65" w14:textId="77777777" w:rsidTr="00316810">
        <w:trPr>
          <w:trHeight w:val="324"/>
        </w:trPr>
        <w:tc>
          <w:tcPr>
            <w:tcW w:w="2263" w:type="dxa"/>
            <w:tcBorders>
              <w:top w:val="single" w:sz="4" w:space="0" w:color="auto"/>
              <w:bottom w:val="single" w:sz="4" w:space="0" w:color="auto"/>
            </w:tcBorders>
            <w:vAlign w:val="center"/>
          </w:tcPr>
          <w:p w14:paraId="3E1D67C4"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DOE Fuel Prices</w:t>
            </w:r>
          </w:p>
        </w:tc>
        <w:tc>
          <w:tcPr>
            <w:tcW w:w="1134" w:type="dxa"/>
            <w:tcBorders>
              <w:top w:val="single" w:sz="4" w:space="0" w:color="auto"/>
              <w:bottom w:val="single" w:sz="4" w:space="0" w:color="auto"/>
            </w:tcBorders>
            <w:vAlign w:val="center"/>
          </w:tcPr>
          <w:p w14:paraId="09229343"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OOB</w:t>
            </w:r>
          </w:p>
        </w:tc>
        <w:tc>
          <w:tcPr>
            <w:tcW w:w="5670" w:type="dxa"/>
            <w:tcBorders>
              <w:top w:val="single" w:sz="4" w:space="0" w:color="auto"/>
              <w:bottom w:val="single" w:sz="4" w:space="0" w:color="auto"/>
            </w:tcBorders>
            <w:vAlign w:val="center"/>
          </w:tcPr>
          <w:p w14:paraId="0E7828A4"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Department of Energy API that provides the weekly fuel prices</w:t>
            </w:r>
          </w:p>
        </w:tc>
        <w:tc>
          <w:tcPr>
            <w:tcW w:w="1276" w:type="dxa"/>
            <w:tcBorders>
              <w:top w:val="single" w:sz="4" w:space="0" w:color="auto"/>
              <w:bottom w:val="single" w:sz="4" w:space="0" w:color="auto"/>
            </w:tcBorders>
            <w:vAlign w:val="center"/>
          </w:tcPr>
          <w:p w14:paraId="32BBD101"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REST</w:t>
            </w:r>
          </w:p>
        </w:tc>
      </w:tr>
      <w:tr w:rsidR="00316810" w:rsidRPr="00316810" w14:paraId="72C724A1" w14:textId="77777777" w:rsidTr="00316810">
        <w:trPr>
          <w:trHeight w:val="601"/>
        </w:trPr>
        <w:tc>
          <w:tcPr>
            <w:tcW w:w="2263" w:type="dxa"/>
            <w:tcBorders>
              <w:top w:val="single" w:sz="4" w:space="0" w:color="auto"/>
              <w:bottom w:val="single" w:sz="4" w:space="0" w:color="auto"/>
            </w:tcBorders>
            <w:vAlign w:val="center"/>
          </w:tcPr>
          <w:p w14:paraId="47C03606"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lastRenderedPageBreak/>
              <w:t>Rating API</w:t>
            </w:r>
          </w:p>
        </w:tc>
        <w:tc>
          <w:tcPr>
            <w:tcW w:w="1134" w:type="dxa"/>
            <w:tcBorders>
              <w:top w:val="single" w:sz="4" w:space="0" w:color="auto"/>
              <w:bottom w:val="single" w:sz="4" w:space="0" w:color="auto"/>
            </w:tcBorders>
            <w:vAlign w:val="center"/>
          </w:tcPr>
          <w:p w14:paraId="33E55C26"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Inbound / OOB</w:t>
            </w:r>
          </w:p>
        </w:tc>
        <w:tc>
          <w:tcPr>
            <w:tcW w:w="5670" w:type="dxa"/>
            <w:tcBorders>
              <w:top w:val="single" w:sz="4" w:space="0" w:color="auto"/>
              <w:bottom w:val="single" w:sz="4" w:space="0" w:color="auto"/>
            </w:tcBorders>
            <w:vAlign w:val="center"/>
          </w:tcPr>
          <w:p w14:paraId="010CDABA"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Produce a rate using the request freight bill</w:t>
            </w:r>
          </w:p>
        </w:tc>
        <w:tc>
          <w:tcPr>
            <w:tcW w:w="1276" w:type="dxa"/>
            <w:tcBorders>
              <w:top w:val="single" w:sz="4" w:space="0" w:color="auto"/>
              <w:bottom w:val="single" w:sz="4" w:space="0" w:color="auto"/>
            </w:tcBorders>
            <w:vAlign w:val="center"/>
          </w:tcPr>
          <w:p w14:paraId="652FB888"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REST Service</w:t>
            </w:r>
          </w:p>
        </w:tc>
      </w:tr>
      <w:tr w:rsidR="00316810" w:rsidRPr="00316810" w14:paraId="64AF9126" w14:textId="77777777" w:rsidTr="00316810">
        <w:trPr>
          <w:trHeight w:val="324"/>
        </w:trPr>
        <w:tc>
          <w:tcPr>
            <w:tcW w:w="2263" w:type="dxa"/>
            <w:tcBorders>
              <w:top w:val="single" w:sz="4" w:space="0" w:color="auto"/>
              <w:bottom w:val="single" w:sz="4" w:space="0" w:color="auto"/>
            </w:tcBorders>
            <w:vAlign w:val="center"/>
          </w:tcPr>
          <w:p w14:paraId="07BBE512"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Request Quote</w:t>
            </w:r>
          </w:p>
        </w:tc>
        <w:tc>
          <w:tcPr>
            <w:tcW w:w="1134" w:type="dxa"/>
            <w:tcBorders>
              <w:top w:val="single" w:sz="4" w:space="0" w:color="auto"/>
              <w:bottom w:val="single" w:sz="4" w:space="0" w:color="auto"/>
            </w:tcBorders>
            <w:vAlign w:val="center"/>
          </w:tcPr>
          <w:p w14:paraId="4E4FA3C1"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Inbound / New</w:t>
            </w:r>
          </w:p>
        </w:tc>
        <w:tc>
          <w:tcPr>
            <w:tcW w:w="5670" w:type="dxa"/>
            <w:tcBorders>
              <w:top w:val="single" w:sz="4" w:space="0" w:color="auto"/>
              <w:bottom w:val="single" w:sz="4" w:space="0" w:color="auto"/>
            </w:tcBorders>
            <w:vAlign w:val="center"/>
          </w:tcPr>
          <w:p w14:paraId="6049F023"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Generate a new pre-approved pricing program via service</w:t>
            </w:r>
          </w:p>
        </w:tc>
        <w:tc>
          <w:tcPr>
            <w:tcW w:w="1276" w:type="dxa"/>
            <w:tcBorders>
              <w:top w:val="single" w:sz="4" w:space="0" w:color="auto"/>
              <w:bottom w:val="single" w:sz="4" w:space="0" w:color="auto"/>
            </w:tcBorders>
            <w:vAlign w:val="center"/>
          </w:tcPr>
          <w:p w14:paraId="0F8E646E" w14:textId="77777777" w:rsidR="005043D2" w:rsidRPr="00316810" w:rsidRDefault="005043D2" w:rsidP="00EF0FDF">
            <w:pPr>
              <w:jc w:val="both"/>
              <w:rPr>
                <w:rFonts w:asciiTheme="minorHAnsi" w:hAnsiTheme="minorHAnsi" w:cstheme="minorHAnsi"/>
                <w:sz w:val="20"/>
                <w:szCs w:val="20"/>
              </w:rPr>
            </w:pPr>
            <w:r w:rsidRPr="00316810">
              <w:rPr>
                <w:rFonts w:ascii="Arial" w:hAnsi="Arial" w:cs="Arial"/>
                <w:sz w:val="16"/>
                <w:szCs w:val="20"/>
              </w:rPr>
              <w:t>REST Service</w:t>
            </w:r>
          </w:p>
        </w:tc>
      </w:tr>
    </w:tbl>
    <w:p w14:paraId="20C73A73" w14:textId="77777777" w:rsidR="007E7470" w:rsidRPr="00A31C26" w:rsidRDefault="007E7470" w:rsidP="00EF0FDF">
      <w:pPr>
        <w:tabs>
          <w:tab w:val="left" w:pos="1698"/>
        </w:tabs>
        <w:jc w:val="both"/>
        <w:rPr>
          <w:rFonts w:asciiTheme="minorHAnsi" w:hAnsiTheme="minorHAnsi" w:cstheme="minorHAnsi"/>
          <w:sz w:val="20"/>
          <w:szCs w:val="20"/>
        </w:rPr>
      </w:pPr>
    </w:p>
    <w:sectPr w:rsidR="007E7470" w:rsidRPr="00A31C26" w:rsidSect="00DD7C86">
      <w:headerReference w:type="even" r:id="rId24"/>
      <w:headerReference w:type="default" r:id="rId25"/>
      <w:headerReference w:type="first" r:id="rId26"/>
      <w:footerReference w:type="first" r:id="rId27"/>
      <w:pgSz w:w="11906" w:h="16838" w:code="9"/>
      <w:pgMar w:top="720" w:right="720" w:bottom="720" w:left="72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2" w:author="Tim Pauley" w:date="2024-06-19T21:30:00Z" w:initials="TP">
    <w:p w14:paraId="087990CF" w14:textId="77777777" w:rsidR="00196986" w:rsidRDefault="00196986" w:rsidP="00196986">
      <w:pPr>
        <w:pStyle w:val="CommentText"/>
      </w:pPr>
      <w:r>
        <w:rPr>
          <w:rStyle w:val="CommentReference"/>
        </w:rPr>
        <w:annotationRef/>
      </w:r>
      <w:r>
        <w:t>Is this even required?</w:t>
      </w:r>
    </w:p>
  </w:comment>
  <w:comment w:id="33" w:author="Gurvinder Singh Narula" w:date="2024-06-20T12:52:00Z" w:initials="GSN">
    <w:p w14:paraId="7B43A617" w14:textId="77777777" w:rsidR="007B0ADD" w:rsidRDefault="007B0ADD" w:rsidP="007B0ADD">
      <w:pPr>
        <w:pStyle w:val="CommentText"/>
      </w:pPr>
      <w:r>
        <w:rPr>
          <w:rStyle w:val="CommentReference"/>
        </w:rPr>
        <w:annotationRef/>
      </w:r>
      <w:r>
        <w:t xml:space="preserve">This is standard practice for the test strategy.  </w:t>
      </w:r>
    </w:p>
  </w:comment>
  <w:comment w:id="46" w:author="Tim Pauley" w:date="2024-06-19T21:31:00Z" w:initials="TP">
    <w:p w14:paraId="0D6515D1" w14:textId="4EAC41EE" w:rsidR="00196986" w:rsidRDefault="00196986" w:rsidP="00196986">
      <w:pPr>
        <w:pStyle w:val="CommentText"/>
      </w:pPr>
      <w:r>
        <w:rPr>
          <w:rStyle w:val="CommentReference"/>
        </w:rPr>
        <w:annotationRef/>
      </w:r>
      <w:r>
        <w:t>This belongs in a different section where you describe the various testing being applied doesn’t it?</w:t>
      </w:r>
    </w:p>
  </w:comment>
  <w:comment w:id="47" w:author="Gurvinder Singh Narula" w:date="2024-06-20T12:53:00Z" w:initials="GSN">
    <w:p w14:paraId="71665819" w14:textId="77777777" w:rsidR="007B0ADD" w:rsidRDefault="007B0ADD" w:rsidP="007B0ADD">
      <w:pPr>
        <w:pStyle w:val="CommentText"/>
      </w:pPr>
      <w:r>
        <w:rPr>
          <w:rStyle w:val="CommentReference"/>
        </w:rPr>
        <w:annotationRef/>
      </w:r>
      <w:r>
        <w:t>Details are there in the phases section however as objective we included here.</w:t>
      </w:r>
    </w:p>
  </w:comment>
  <w:comment w:id="53" w:author="Tim Pauley" w:date="2024-06-19T21:37:00Z" w:initials="TP">
    <w:p w14:paraId="0CD6D88B" w14:textId="110D6AB8" w:rsidR="00356C3C" w:rsidRDefault="00356C3C" w:rsidP="00356C3C">
      <w:pPr>
        <w:pStyle w:val="CommentText"/>
      </w:pPr>
      <w:r>
        <w:rPr>
          <w:rStyle w:val="CommentReference"/>
        </w:rPr>
        <w:annotationRef/>
      </w:r>
      <w:r>
        <w:t xml:space="preserve">The following diagram is confusing.   Why is SIT and UAT across the top?   The arrows on the left don’t make any sense.   </w:t>
      </w:r>
    </w:p>
  </w:comment>
  <w:comment w:id="54" w:author="Gurvinder Singh Narula" w:date="2024-06-20T13:01:00Z" w:initials="GSN">
    <w:p w14:paraId="39DDAC75" w14:textId="77777777" w:rsidR="007B0ADD" w:rsidRDefault="007B0ADD" w:rsidP="007B0ADD">
      <w:pPr>
        <w:pStyle w:val="CommentText"/>
      </w:pPr>
      <w:r>
        <w:rPr>
          <w:rStyle w:val="CommentReference"/>
        </w:rPr>
        <w:annotationRef/>
      </w:r>
      <w:r>
        <w:t>Its just the representation where Detail activities under SIT and UAT are shown below. As for arrows the backlogs, Deliverables are driving factors for these activities hence shown with arrow</w:t>
      </w:r>
    </w:p>
  </w:comment>
  <w:comment w:id="57" w:author="Tim Pauley" w:date="2024-06-19T21:04:00Z" w:initials="TP">
    <w:p w14:paraId="1D637A9F" w14:textId="56E8C620" w:rsidR="00911A98" w:rsidRDefault="00911A98" w:rsidP="00911A98">
      <w:pPr>
        <w:pStyle w:val="CommentText"/>
      </w:pPr>
      <w:r>
        <w:rPr>
          <w:rStyle w:val="CommentReference"/>
        </w:rPr>
        <w:annotationRef/>
      </w:r>
      <w:r>
        <w:t>Unsure what this means… poorly worded</w:t>
      </w:r>
    </w:p>
  </w:comment>
  <w:comment w:id="58" w:author="Gurvinder Singh Narula" w:date="2024-06-20T14:23:00Z" w:initials="GSN">
    <w:p w14:paraId="7008AA01" w14:textId="77777777" w:rsidR="003B7B64" w:rsidRDefault="003B7B64" w:rsidP="003B7B64">
      <w:pPr>
        <w:pStyle w:val="CommentText"/>
      </w:pPr>
      <w:r>
        <w:rPr>
          <w:rStyle w:val="CommentReference"/>
        </w:rPr>
        <w:annotationRef/>
      </w:r>
      <w:r>
        <w:t>Suggested by Project team</w:t>
      </w:r>
    </w:p>
  </w:comment>
  <w:comment w:id="59" w:author="Tim Pauley" w:date="2024-06-19T21:05:00Z" w:initials="TP">
    <w:p w14:paraId="589B8C3F" w14:textId="27AFC892" w:rsidR="00911A98" w:rsidRDefault="00911A98" w:rsidP="00911A98">
      <w:pPr>
        <w:pStyle w:val="CommentText"/>
      </w:pPr>
      <w:r>
        <w:rPr>
          <w:rStyle w:val="CommentReference"/>
        </w:rPr>
        <w:annotationRef/>
      </w:r>
      <w:r>
        <w:t>A hybrid approach meaning what?   What is hybrid in this case?</w:t>
      </w:r>
    </w:p>
  </w:comment>
  <w:comment w:id="60" w:author="Gurvinder Singh Narula" w:date="2024-06-20T14:23:00Z" w:initials="GSN">
    <w:p w14:paraId="784529E1" w14:textId="77777777" w:rsidR="003B7B64" w:rsidRDefault="003B7B64" w:rsidP="003B7B64">
      <w:pPr>
        <w:pStyle w:val="CommentText"/>
      </w:pPr>
      <w:r>
        <w:rPr>
          <w:rStyle w:val="CommentReference"/>
        </w:rPr>
        <w:annotationRef/>
      </w:r>
      <w:r>
        <w:t>Suggested by Project team</w:t>
      </w:r>
    </w:p>
  </w:comment>
  <w:comment w:id="72" w:author="Tim Pauley" w:date="2024-06-19T21:24:00Z" w:initials="TP">
    <w:p w14:paraId="52FF2D9B" w14:textId="2BC84D52" w:rsidR="00583FA0" w:rsidRDefault="00583FA0" w:rsidP="00583FA0">
      <w:pPr>
        <w:pStyle w:val="CommentText"/>
      </w:pPr>
      <w:r>
        <w:rPr>
          <w:rStyle w:val="CommentReference"/>
        </w:rPr>
        <w:annotationRef/>
      </w:r>
      <w:r>
        <w:t>What does this mean?   Are we saying that in other places in this document we are describing activities, responsiblities and exit criteria for that testing phase?</w:t>
      </w:r>
    </w:p>
  </w:comment>
  <w:comment w:id="73" w:author="Gurvinder Singh Narula" w:date="2024-06-20T13:07:00Z" w:initials="GSN">
    <w:p w14:paraId="7AD252C9" w14:textId="77777777" w:rsidR="00C86592" w:rsidRDefault="00C86592" w:rsidP="00C86592">
      <w:pPr>
        <w:pStyle w:val="CommentText"/>
      </w:pPr>
      <w:r>
        <w:rPr>
          <w:rStyle w:val="CommentReference"/>
        </w:rPr>
        <w:annotationRef/>
      </w:r>
      <w:r>
        <w:t>Yes these are defined in section 3 where activities, responsibilities and exit criteria for each phase is defined</w:t>
      </w:r>
    </w:p>
  </w:comment>
  <w:comment w:id="75" w:author="Tim Pauley" w:date="2024-06-19T21:14:00Z" w:initials="TP">
    <w:p w14:paraId="24AF9AD1" w14:textId="5FF5EAE2" w:rsidR="000E64B4" w:rsidRDefault="000E64B4" w:rsidP="000E64B4">
      <w:pPr>
        <w:pStyle w:val="CommentText"/>
      </w:pPr>
      <w:r>
        <w:rPr>
          <w:rStyle w:val="CommentReference"/>
        </w:rPr>
        <w:annotationRef/>
      </w:r>
      <w:r>
        <w:t>I really don’t know why we are putting this in the Test Strategy &amp; Plan deliverable.   This is not a SOW but we seem to be making it one… which is dangerous</w:t>
      </w:r>
    </w:p>
  </w:comment>
  <w:comment w:id="76" w:author="Gurvinder Singh Narula" w:date="2024-06-20T13:09:00Z" w:initials="GSN">
    <w:p w14:paraId="59E09A7F" w14:textId="77777777" w:rsidR="00C86592" w:rsidRDefault="00C86592" w:rsidP="00C86592">
      <w:pPr>
        <w:pStyle w:val="CommentText"/>
      </w:pPr>
      <w:r>
        <w:rPr>
          <w:rStyle w:val="CommentReference"/>
        </w:rPr>
        <w:annotationRef/>
      </w:r>
      <w:r>
        <w:t>This is mentioned over here as we are mentioning the activities that will be covered during the sprint.</w:t>
      </w:r>
    </w:p>
  </w:comment>
  <w:comment w:id="89" w:author="Tim Pauley" w:date="2024-06-19T21:11:00Z" w:initials="TP">
    <w:p w14:paraId="097492A7" w14:textId="6519C31B" w:rsidR="000E64B4" w:rsidRDefault="000E64B4" w:rsidP="000E64B4">
      <w:pPr>
        <w:pStyle w:val="CommentText"/>
      </w:pPr>
      <w:r>
        <w:rPr>
          <w:rStyle w:val="CommentReference"/>
        </w:rPr>
        <w:annotationRef/>
      </w:r>
      <w:r>
        <w:t>This is redundant with #4</w:t>
      </w:r>
    </w:p>
  </w:comment>
  <w:comment w:id="90" w:author="Gurvinder Singh Narula" w:date="2024-06-20T13:16:00Z" w:initials="GSN">
    <w:p w14:paraId="3B9E84EB" w14:textId="77777777" w:rsidR="0008543C" w:rsidRDefault="0008543C" w:rsidP="0008543C">
      <w:pPr>
        <w:pStyle w:val="CommentText"/>
      </w:pPr>
      <w:r>
        <w:rPr>
          <w:rStyle w:val="CommentReference"/>
        </w:rPr>
        <w:annotationRef/>
      </w:r>
      <w:r>
        <w:t>This is mentioned in  case any system missed and standard statement used</w:t>
      </w:r>
    </w:p>
  </w:comment>
  <w:comment w:id="95" w:author="Tim Pauley" w:date="2024-06-19T21:10:00Z" w:initials="TP">
    <w:p w14:paraId="5E1D1717" w14:textId="2C05BDBC" w:rsidR="000E64B4" w:rsidRDefault="000E64B4" w:rsidP="000E64B4">
      <w:pPr>
        <w:pStyle w:val="CommentText"/>
      </w:pPr>
      <w:r>
        <w:rPr>
          <w:rStyle w:val="CommentReference"/>
        </w:rPr>
        <w:annotationRef/>
      </w:r>
      <w:r>
        <w:t>I believe we are responsible for testing all integrations</w:t>
      </w:r>
    </w:p>
  </w:comment>
  <w:comment w:id="96" w:author="Gurvinder Singh Narula" w:date="2024-06-20T13:17:00Z" w:initials="GSN">
    <w:p w14:paraId="4AC1D25F" w14:textId="77777777" w:rsidR="0008543C" w:rsidRDefault="0008543C" w:rsidP="0008543C">
      <w:pPr>
        <w:pStyle w:val="CommentText"/>
      </w:pPr>
      <w:r>
        <w:rPr>
          <w:rStyle w:val="CommentReference"/>
        </w:rPr>
        <w:annotationRef/>
      </w:r>
      <w:r>
        <w:t>This statement is mentioned in SOW section 4.2</w:t>
      </w:r>
    </w:p>
  </w:comment>
  <w:comment w:id="105" w:author="Tim Pauley" w:date="2024-06-19T21:12:00Z" w:initials="TP">
    <w:p w14:paraId="257B7937" w14:textId="1928BBCA" w:rsidR="000E64B4" w:rsidRDefault="000E64B4" w:rsidP="000E64B4">
      <w:pPr>
        <w:pStyle w:val="CommentText"/>
      </w:pPr>
      <w:r>
        <w:rPr>
          <w:rStyle w:val="CommentReference"/>
        </w:rPr>
        <w:annotationRef/>
      </w:r>
      <w:r>
        <w:t>This is not required</w:t>
      </w:r>
    </w:p>
  </w:comment>
  <w:comment w:id="106" w:author="Gurvinder Singh Narula" w:date="2024-06-20T13:19:00Z" w:initials="GSN">
    <w:p w14:paraId="7EEC10D0" w14:textId="77777777" w:rsidR="0008543C" w:rsidRDefault="0008543C" w:rsidP="0008543C">
      <w:pPr>
        <w:pStyle w:val="CommentText"/>
      </w:pPr>
      <w:r>
        <w:rPr>
          <w:rStyle w:val="CommentReference"/>
        </w:rPr>
        <w:annotationRef/>
      </w:r>
      <w:r>
        <w:t>This statement is mentioned as list of requirements for release 2 are not in this current testing scope</w:t>
      </w:r>
    </w:p>
  </w:comment>
  <w:comment w:id="82" w:author="Tim Pauley" w:date="2024-06-19T21:16:00Z" w:initials="TP">
    <w:p w14:paraId="2FB547D9" w14:textId="2F7231B7" w:rsidR="000E64B4" w:rsidRDefault="000E64B4" w:rsidP="000E64B4">
      <w:pPr>
        <w:pStyle w:val="CommentText"/>
      </w:pPr>
      <w:r>
        <w:rPr>
          <w:rStyle w:val="CommentReference"/>
        </w:rPr>
        <w:annotationRef/>
      </w:r>
      <w:r>
        <w:t>I don’t know why we have this in the Test Strategy &amp; Plan deliverable.  This is not supposed to be a SOW.   It this information important for test strategy or is it referenced anywhere else in the document?</w:t>
      </w:r>
    </w:p>
  </w:comment>
  <w:comment w:id="83" w:author="Gurvinder Singh Narula" w:date="2024-06-20T13:13:00Z" w:initials="GSN">
    <w:p w14:paraId="57F8C791" w14:textId="77777777" w:rsidR="0008543C" w:rsidRDefault="0008543C" w:rsidP="0008543C">
      <w:pPr>
        <w:pStyle w:val="CommentText"/>
      </w:pPr>
      <w:r>
        <w:rPr>
          <w:rStyle w:val="CommentReference"/>
        </w:rPr>
        <w:annotationRef/>
      </w:r>
      <w:r>
        <w:t>This gives the details of the application and functions are in scope and how our test activities are aligned with the functions. This is referenced from project overview and diagram shown in the same section.</w:t>
      </w:r>
    </w:p>
  </w:comment>
  <w:comment w:id="109" w:author="Tim Pauley" w:date="2024-06-19T21:20:00Z" w:initials="TP">
    <w:p w14:paraId="13868AC5" w14:textId="5053FC27" w:rsidR="00583FA0" w:rsidRDefault="00583FA0" w:rsidP="00583FA0">
      <w:pPr>
        <w:pStyle w:val="CommentText"/>
      </w:pPr>
      <w:r>
        <w:rPr>
          <w:rStyle w:val="CommentReference"/>
        </w:rPr>
        <w:annotationRef/>
      </w:r>
      <w:r>
        <w:t>What phase?</w:t>
      </w:r>
    </w:p>
  </w:comment>
  <w:comment w:id="110" w:author="Gurvinder Singh Narula" w:date="2024-06-20T13:20:00Z" w:initials="GSN">
    <w:p w14:paraId="7695301C" w14:textId="77777777" w:rsidR="0008543C" w:rsidRDefault="0008543C" w:rsidP="0008543C">
      <w:pPr>
        <w:pStyle w:val="CommentText"/>
      </w:pPr>
      <w:r>
        <w:rPr>
          <w:rStyle w:val="CommentReference"/>
        </w:rPr>
        <w:annotationRef/>
      </w:r>
      <w:r>
        <w:t>Test Case design phase which is the heading of section</w:t>
      </w:r>
    </w:p>
  </w:comment>
  <w:comment w:id="133" w:author="Tim Pauley" w:date="2024-06-19T21:42:00Z" w:initials="TP">
    <w:p w14:paraId="19E05EFC" w14:textId="61674DA2" w:rsidR="00356C3C" w:rsidRDefault="00356C3C" w:rsidP="00356C3C">
      <w:pPr>
        <w:pStyle w:val="CommentText"/>
      </w:pPr>
      <w:r>
        <w:rPr>
          <w:rStyle w:val="CommentReference"/>
        </w:rPr>
        <w:annotationRef/>
      </w:r>
      <w:r>
        <w:t>Why Orange, light blue, dark blue squares mean.  What is the difference between light and dark blue?</w:t>
      </w:r>
    </w:p>
  </w:comment>
  <w:comment w:id="134" w:author="Gurvinder Singh Narula" w:date="2024-06-20T13:21:00Z" w:initials="GSN">
    <w:p w14:paraId="73A64620" w14:textId="77777777" w:rsidR="0008543C" w:rsidRDefault="0008543C" w:rsidP="0008543C">
      <w:pPr>
        <w:pStyle w:val="CommentText"/>
      </w:pPr>
      <w:r>
        <w:rPr>
          <w:rStyle w:val="CommentReference"/>
        </w:rPr>
        <w:annotationRef/>
      </w:r>
      <w:r>
        <w:t>Legend got missed as Orange is Design phase and blue is execution phase within the sprint</w:t>
      </w:r>
    </w:p>
  </w:comment>
  <w:comment w:id="135" w:author="Tim Pauley" w:date="2024-06-19T21:36:00Z" w:initials="TP">
    <w:p w14:paraId="178AD25E" w14:textId="3E901368" w:rsidR="00196986" w:rsidRPr="004624B2" w:rsidRDefault="00196986" w:rsidP="00196986">
      <w:pPr>
        <w:pStyle w:val="CommentText"/>
        <w:rPr>
          <w:lang w:val="en-US"/>
        </w:rPr>
      </w:pPr>
      <w:r>
        <w:rPr>
          <w:rStyle w:val="CommentReference"/>
        </w:rPr>
        <w:annotationRef/>
      </w:r>
      <w:r>
        <w:t>Where is the smoke testing phase that the project has planned outside of the development sprints?   UAT should be UAT, not UAT support.  The document should represent testing as a team, not just our responsiblities</w:t>
      </w:r>
    </w:p>
  </w:comment>
  <w:comment w:id="136" w:author="Gurvinder Singh Narula" w:date="2024-06-20T13:27:00Z" w:initials="GN">
    <w:p w14:paraId="1AD16EE1" w14:textId="77777777" w:rsidR="004624B2" w:rsidRDefault="004624B2" w:rsidP="004624B2">
      <w:pPr>
        <w:pStyle w:val="CommentText"/>
      </w:pPr>
      <w:r>
        <w:rPr>
          <w:rStyle w:val="CommentReference"/>
        </w:rPr>
        <w:annotationRef/>
      </w:r>
      <w:r>
        <w:t xml:space="preserve">Overall Testing phase for the project are mentioned in Section 3 above and here we want to present only those phases which are part of Coforge test team responsibility </w:t>
      </w:r>
    </w:p>
  </w:comment>
  <w:comment w:id="139" w:author="Tim Pauley" w:date="2024-06-19T21:39:00Z" w:initials="TP">
    <w:p w14:paraId="15854BB3" w14:textId="339004BD" w:rsidR="00356C3C" w:rsidRDefault="00356C3C" w:rsidP="00356C3C">
      <w:pPr>
        <w:pStyle w:val="CommentText"/>
      </w:pPr>
      <w:r>
        <w:rPr>
          <w:rStyle w:val="CommentReference"/>
        </w:rPr>
        <w:annotationRef/>
      </w:r>
      <w:r>
        <w:t>This is poorly worded and unsure what we are trying to say…   The project has a specific phase we are calling Smoke Testing.   If we are listing responsibilities, where are TForce responsibilities?</w:t>
      </w:r>
    </w:p>
  </w:comment>
  <w:comment w:id="140" w:author="Gurvinder Singh Narula" w:date="2024-06-20T13:32:00Z" w:initials="GN">
    <w:p w14:paraId="70891BB5" w14:textId="77777777" w:rsidR="00226478" w:rsidRDefault="004624B2" w:rsidP="00226478">
      <w:pPr>
        <w:pStyle w:val="CommentText"/>
      </w:pPr>
      <w:r>
        <w:rPr>
          <w:rStyle w:val="CommentReference"/>
        </w:rPr>
        <w:annotationRef/>
      </w:r>
      <w:r w:rsidR="00226478">
        <w:t xml:space="preserve">This smoke / Sanity is only for each sprint and integral part of our testing. </w:t>
      </w:r>
    </w:p>
    <w:p w14:paraId="7F7E6D6F" w14:textId="77777777" w:rsidR="00226478" w:rsidRDefault="00226478" w:rsidP="00226478">
      <w:pPr>
        <w:pStyle w:val="CommentText"/>
      </w:pPr>
      <w:r>
        <w:t>However TForce role comes only during UAT phase where we will only provide support  as  mentioned in section 3.4.6. Overall responsibility will lie with TForce</w:t>
      </w:r>
    </w:p>
  </w:comment>
  <w:comment w:id="157" w:author="Tim Pauley" w:date="2024-06-19T21:40:00Z" w:initials="TP">
    <w:p w14:paraId="6C45C313" w14:textId="27EB33A1" w:rsidR="00356C3C" w:rsidRDefault="00356C3C" w:rsidP="00356C3C">
      <w:pPr>
        <w:pStyle w:val="CommentText"/>
      </w:pPr>
      <w:r>
        <w:rPr>
          <w:rStyle w:val="CommentReference"/>
        </w:rPr>
        <w:annotationRef/>
      </w:r>
      <w:r>
        <w:t>What is a sanity scenario?</w:t>
      </w:r>
    </w:p>
  </w:comment>
  <w:comment w:id="158" w:author="Gurvinder Singh Narula" w:date="2024-06-20T13:36:00Z" w:initials="GN">
    <w:p w14:paraId="07509D54" w14:textId="77777777" w:rsidR="00226478" w:rsidRDefault="00226478" w:rsidP="00226478">
      <w:pPr>
        <w:pStyle w:val="CommentText"/>
      </w:pPr>
      <w:r>
        <w:rPr>
          <w:rStyle w:val="CommentReference"/>
        </w:rPr>
        <w:annotationRef/>
      </w:r>
      <w:r>
        <w:t>These are Sanity test cases. Will reword scenario to cases</w:t>
      </w:r>
    </w:p>
  </w:comment>
  <w:comment w:id="179" w:author="Tim Pauley" w:date="2024-06-19T21:45:00Z" w:initials="TP">
    <w:p w14:paraId="2F11B2AA" w14:textId="6529AE97" w:rsidR="00356C3C" w:rsidRDefault="00356C3C" w:rsidP="00356C3C">
      <w:pPr>
        <w:pStyle w:val="CommentText"/>
      </w:pPr>
      <w:r>
        <w:rPr>
          <w:rStyle w:val="CommentReference"/>
        </w:rPr>
        <w:annotationRef/>
      </w:r>
      <w:r>
        <w:t>Have we defined P1 and P2 anywhere?</w:t>
      </w:r>
    </w:p>
  </w:comment>
  <w:comment w:id="180" w:author="Gurvinder Singh Narula" w:date="2024-06-20T13:37:00Z" w:initials="GN">
    <w:p w14:paraId="743DA784" w14:textId="77777777" w:rsidR="00226478" w:rsidRDefault="00226478" w:rsidP="00226478">
      <w:pPr>
        <w:pStyle w:val="CommentText"/>
      </w:pPr>
      <w:r>
        <w:rPr>
          <w:rStyle w:val="CommentReference"/>
        </w:rPr>
        <w:annotationRef/>
      </w:r>
      <w:r>
        <w:t xml:space="preserve">P1 and P2 are defined in Defect Priority and Severity section 4.1  </w:t>
      </w:r>
    </w:p>
  </w:comment>
  <w:comment w:id="184" w:author="Tim Pauley" w:date="2024-06-19T21:45:00Z" w:initials="TP">
    <w:p w14:paraId="24D0675E" w14:textId="3BC11DBE" w:rsidR="00356C3C" w:rsidRDefault="00356C3C" w:rsidP="00356C3C">
      <w:pPr>
        <w:pStyle w:val="CommentText"/>
      </w:pPr>
      <w:r>
        <w:rPr>
          <w:rStyle w:val="CommentReference"/>
        </w:rPr>
        <w:annotationRef/>
      </w:r>
      <w:r>
        <w:t>What is project need?</w:t>
      </w:r>
    </w:p>
  </w:comment>
  <w:comment w:id="185" w:author="Gurvinder Singh Narula" w:date="2024-06-20T13:40:00Z" w:initials="GN">
    <w:p w14:paraId="2F6F085C" w14:textId="77777777" w:rsidR="00226478" w:rsidRDefault="00226478" w:rsidP="00226478">
      <w:pPr>
        <w:pStyle w:val="CommentText"/>
      </w:pPr>
      <w:r>
        <w:rPr>
          <w:rStyle w:val="CommentReference"/>
        </w:rPr>
        <w:annotationRef/>
      </w:r>
      <w:r>
        <w:t>Project need over here means incase those defects or enhancements are not covered in on going sprint and pushed to next sprint</w:t>
      </w:r>
    </w:p>
  </w:comment>
  <w:comment w:id="190" w:author="Tim Pauley" w:date="2024-06-19T21:46:00Z" w:initials="TP">
    <w:p w14:paraId="13DC2698" w14:textId="034DC79C" w:rsidR="00356C3C" w:rsidRDefault="00356C3C" w:rsidP="00356C3C">
      <w:pPr>
        <w:pStyle w:val="CommentText"/>
      </w:pPr>
      <w:r>
        <w:rPr>
          <w:rStyle w:val="CommentReference"/>
        </w:rPr>
        <w:annotationRef/>
      </w:r>
      <w:r>
        <w:t>What does this mean?</w:t>
      </w:r>
    </w:p>
  </w:comment>
  <w:comment w:id="191" w:author="Gurvinder Singh Narula" w:date="2024-06-20T13:41:00Z" w:initials="GN">
    <w:p w14:paraId="73FFF0A9" w14:textId="77777777" w:rsidR="00226478" w:rsidRDefault="00226478" w:rsidP="00226478">
      <w:pPr>
        <w:pStyle w:val="CommentText"/>
      </w:pPr>
      <w:r>
        <w:rPr>
          <w:rStyle w:val="CommentReference"/>
        </w:rPr>
        <w:annotationRef/>
      </w:r>
      <w:r>
        <w:t>The blocker defect due  to which test is suspended, is resolved</w:t>
      </w:r>
    </w:p>
  </w:comment>
  <w:comment w:id="196" w:author="Tim Pauley" w:date="2024-06-19T21:47:00Z" w:initials="TP">
    <w:p w14:paraId="5B779C04" w14:textId="3FA3987F" w:rsidR="00356C3C" w:rsidRDefault="00356C3C" w:rsidP="00356C3C">
      <w:pPr>
        <w:pStyle w:val="CommentText"/>
      </w:pPr>
      <w:r>
        <w:rPr>
          <w:rStyle w:val="CommentReference"/>
        </w:rPr>
        <w:annotationRef/>
      </w:r>
      <w:r>
        <w:t>Where are the TFF responsibilities?</w:t>
      </w:r>
    </w:p>
  </w:comment>
  <w:comment w:id="197" w:author="Gurvinder Singh Narula" w:date="2024-06-20T13:42:00Z" w:initials="GN">
    <w:p w14:paraId="3AA9D389" w14:textId="77777777" w:rsidR="00226478" w:rsidRDefault="00226478" w:rsidP="00226478">
      <w:pPr>
        <w:pStyle w:val="CommentText"/>
      </w:pPr>
      <w:r>
        <w:rPr>
          <w:rStyle w:val="CommentReference"/>
        </w:rPr>
        <w:annotationRef/>
      </w:r>
      <w:r>
        <w:t>TFF does not have any responsibility during Integration testing</w:t>
      </w:r>
    </w:p>
  </w:comment>
  <w:comment w:id="214" w:author="Tim Pauley" w:date="2024-06-19T21:48:00Z" w:initials="TP">
    <w:p w14:paraId="73D6B9AC" w14:textId="1ACBA7CB" w:rsidR="00A50921" w:rsidRDefault="00A50921" w:rsidP="00A50921">
      <w:pPr>
        <w:pStyle w:val="CommentText"/>
      </w:pPr>
      <w:r>
        <w:rPr>
          <w:rStyle w:val="CommentReference"/>
        </w:rPr>
        <w:annotationRef/>
      </w:r>
      <w:r>
        <w:t>Have we defined this anywhere?</w:t>
      </w:r>
    </w:p>
  </w:comment>
  <w:comment w:id="215" w:author="Gurvinder Singh Narula" w:date="2024-06-20T13:43:00Z" w:initials="GN">
    <w:p w14:paraId="0A410B24" w14:textId="77777777" w:rsidR="00CF7543" w:rsidRDefault="00CF7543" w:rsidP="00CF7543">
      <w:pPr>
        <w:pStyle w:val="CommentText"/>
      </w:pPr>
      <w:r>
        <w:rPr>
          <w:rStyle w:val="CommentReference"/>
        </w:rPr>
        <w:annotationRef/>
      </w:r>
      <w:r>
        <w:t xml:space="preserve">This is defined in Regression Testing </w:t>
      </w:r>
    </w:p>
    <w:p w14:paraId="503FECFF" w14:textId="77777777" w:rsidR="00CF7543" w:rsidRDefault="00CF7543" w:rsidP="00CF7543">
      <w:pPr>
        <w:pStyle w:val="CommentText"/>
      </w:pPr>
      <w:r>
        <w:t xml:space="preserve">section 3.4.4.1. Test cases identified for regression from the test case repository which we are calling as Regression Suite </w:t>
      </w:r>
    </w:p>
  </w:comment>
  <w:comment w:id="235" w:author="Tim Pauley" w:date="2024-06-19T21:59:00Z" w:initials="TP">
    <w:p w14:paraId="2F6B62E6" w14:textId="6960FE24" w:rsidR="00FB3782" w:rsidRDefault="00FB3782" w:rsidP="00FB3782">
      <w:pPr>
        <w:pStyle w:val="CommentText"/>
      </w:pPr>
      <w:r>
        <w:rPr>
          <w:rStyle w:val="CommentReference"/>
        </w:rPr>
        <w:annotationRef/>
      </w:r>
      <w:r>
        <w:t>Add TFF responsibilities</w:t>
      </w:r>
    </w:p>
  </w:comment>
  <w:comment w:id="236" w:author="Gurvinder Singh Narula" w:date="2024-06-20T13:46:00Z" w:initials="GN">
    <w:p w14:paraId="1BED1A92" w14:textId="77777777" w:rsidR="00CF7543" w:rsidRDefault="00CF7543" w:rsidP="00CF7543">
      <w:pPr>
        <w:pStyle w:val="CommentText"/>
      </w:pPr>
      <w:r>
        <w:rPr>
          <w:rStyle w:val="CommentReference"/>
        </w:rPr>
        <w:annotationRef/>
      </w:r>
      <w:r>
        <w:t xml:space="preserve">Regression Testing is in scope of Coforge and TFF does not have any specific role to play over here. </w:t>
      </w:r>
    </w:p>
    <w:p w14:paraId="554DF0E1" w14:textId="77777777" w:rsidR="00CF7543" w:rsidRDefault="00CF7543" w:rsidP="00CF7543">
      <w:pPr>
        <w:pStyle w:val="CommentText"/>
      </w:pPr>
      <w:r>
        <w:t>Please let us know incase TFF needs to be involved in this phase.</w:t>
      </w:r>
    </w:p>
  </w:comment>
  <w:comment w:id="247" w:author="Tim Pauley" w:date="2024-06-19T21:55:00Z" w:initials="TP">
    <w:p w14:paraId="08C348A7" w14:textId="7C8473C3" w:rsidR="00A50921" w:rsidRDefault="00A50921" w:rsidP="00A50921">
      <w:pPr>
        <w:pStyle w:val="CommentText"/>
      </w:pPr>
      <w:r>
        <w:rPr>
          <w:rStyle w:val="CommentReference"/>
        </w:rPr>
        <w:annotationRef/>
      </w:r>
      <w:r>
        <w:t>Why are we saying return on investment?</w:t>
      </w:r>
    </w:p>
  </w:comment>
  <w:comment w:id="248" w:author="Gurvinder Singh Narula" w:date="2024-06-20T13:50:00Z" w:initials="GN">
    <w:p w14:paraId="7DD44911" w14:textId="77777777" w:rsidR="00CF7543" w:rsidRDefault="00CF7543" w:rsidP="00CF7543">
      <w:pPr>
        <w:pStyle w:val="CommentText"/>
      </w:pPr>
      <w:r>
        <w:rPr>
          <w:rStyle w:val="CommentReference"/>
        </w:rPr>
        <w:annotationRef/>
      </w:r>
      <w:r>
        <w:t>We are mentioning ROI in terms of effort saving rather than financial savings</w:t>
      </w:r>
    </w:p>
  </w:comment>
  <w:comment w:id="254" w:author="Tim Pauley" w:date="2024-06-19T21:56:00Z" w:initials="TP">
    <w:p w14:paraId="613C071C" w14:textId="3472CF46" w:rsidR="00A50921" w:rsidRDefault="00A50921" w:rsidP="00A50921">
      <w:pPr>
        <w:pStyle w:val="CommentText"/>
      </w:pPr>
      <w:r>
        <w:rPr>
          <w:rStyle w:val="CommentReference"/>
        </w:rPr>
        <w:annotationRef/>
      </w:r>
      <w:r>
        <w:t>Remove this, not defineable</w:t>
      </w:r>
    </w:p>
  </w:comment>
  <w:comment w:id="286" w:author="Tim Pauley" w:date="2024-06-19T22:01:00Z" w:initials="TP">
    <w:p w14:paraId="6422735A" w14:textId="77777777" w:rsidR="00FB3782" w:rsidRDefault="00FB3782" w:rsidP="00FB3782">
      <w:pPr>
        <w:pStyle w:val="CommentText"/>
      </w:pPr>
      <w:r>
        <w:rPr>
          <w:rStyle w:val="CommentReference"/>
        </w:rPr>
        <w:annotationRef/>
      </w:r>
      <w:r>
        <w:t>This isn’t accurate.  We will begin performance testing before the build is completed</w:t>
      </w:r>
    </w:p>
  </w:comment>
  <w:comment w:id="287" w:author="Gurvinder Singh Narula" w:date="2024-06-20T13:57:00Z" w:initials="GN">
    <w:p w14:paraId="34858931" w14:textId="77777777" w:rsidR="00894577" w:rsidRDefault="00894577" w:rsidP="00894577">
      <w:pPr>
        <w:pStyle w:val="CommentText"/>
      </w:pPr>
      <w:r>
        <w:rPr>
          <w:rStyle w:val="CommentReference"/>
        </w:rPr>
        <w:annotationRef/>
      </w:r>
      <w:r>
        <w:t>We have mentioned final build as our actual performance testing will be done once all sprints are completed. However internally team will be starting the testing once functions are running. Do you want  us to specify this to customer and we will include this over here</w:t>
      </w:r>
    </w:p>
  </w:comment>
  <w:comment w:id="288" w:author="Tim Pauley" w:date="2024-06-19T22:02:00Z" w:initials="TP">
    <w:p w14:paraId="0DEF5C11" w14:textId="2A2FE7C8" w:rsidR="00FB3782" w:rsidRDefault="00FB3782" w:rsidP="00FB3782">
      <w:pPr>
        <w:pStyle w:val="CommentText"/>
      </w:pPr>
      <w:r>
        <w:rPr>
          <w:rStyle w:val="CommentReference"/>
        </w:rPr>
        <w:annotationRef/>
      </w:r>
      <w:r>
        <w:t>We should state specifically the Pega environment where Performance testing will occur</w:t>
      </w:r>
    </w:p>
  </w:comment>
  <w:comment w:id="289" w:author="Gurvinder Singh Narula" w:date="2024-06-20T13:58:00Z" w:initials="GN">
    <w:p w14:paraId="65BF970C" w14:textId="77777777" w:rsidR="00894577" w:rsidRDefault="00894577" w:rsidP="00894577">
      <w:pPr>
        <w:pStyle w:val="CommentText"/>
      </w:pPr>
      <w:r>
        <w:rPr>
          <w:rStyle w:val="CommentReference"/>
        </w:rPr>
        <w:annotationRef/>
      </w:r>
      <w:r>
        <w:t>Sure, will change the same</w:t>
      </w:r>
    </w:p>
  </w:comment>
  <w:comment w:id="291" w:author="Tim Pauley" w:date="2024-06-19T22:05:00Z" w:initials="TP">
    <w:p w14:paraId="685CDB21" w14:textId="0438BE17" w:rsidR="00FB3782" w:rsidRDefault="00FB3782" w:rsidP="00FB3782">
      <w:pPr>
        <w:pStyle w:val="CommentText"/>
      </w:pPr>
      <w:r>
        <w:rPr>
          <w:rStyle w:val="CommentReference"/>
        </w:rPr>
        <w:annotationRef/>
      </w:r>
      <w:r>
        <w:t>Does TFF have any responsiblities?   Do we need to mention Pega Cloud responsibilities?</w:t>
      </w:r>
    </w:p>
  </w:comment>
  <w:comment w:id="292" w:author="Gurvinder Singh Narula" w:date="2024-06-20T14:03:00Z" w:initials="GN">
    <w:p w14:paraId="0DA4291C" w14:textId="77777777" w:rsidR="00A46BEF" w:rsidRDefault="00A46BEF" w:rsidP="00A46BEF">
      <w:pPr>
        <w:pStyle w:val="CommentText"/>
      </w:pPr>
      <w:r>
        <w:rPr>
          <w:rStyle w:val="CommentReference"/>
        </w:rPr>
        <w:annotationRef/>
      </w:r>
      <w:r>
        <w:t xml:space="preserve">We will mention under RACI section 7 on Performance environment that Pega Cloud would also be responsible. However this section is more specific to overall Performance testing phase responsibilities and activites covered during the same </w:t>
      </w:r>
    </w:p>
  </w:comment>
  <w:comment w:id="323" w:author="Tim Pauley" w:date="2024-06-19T22:03:00Z" w:initials="TP">
    <w:p w14:paraId="3F29589F" w14:textId="6F923040" w:rsidR="00FB3782" w:rsidRDefault="00FB3782" w:rsidP="00FB3782">
      <w:pPr>
        <w:pStyle w:val="CommentText"/>
      </w:pPr>
      <w:r>
        <w:rPr>
          <w:rStyle w:val="CommentReference"/>
        </w:rPr>
        <w:annotationRef/>
      </w:r>
      <w:r>
        <w:t>Why isn’t this the same as all other sections where we call it Exit Criteria?</w:t>
      </w:r>
    </w:p>
  </w:comment>
  <w:comment w:id="324" w:author="Gurvinder Singh Narula" w:date="2024-06-20T14:04:00Z" w:initials="GN">
    <w:p w14:paraId="35A77099" w14:textId="77777777" w:rsidR="00A46BEF" w:rsidRDefault="00A46BEF" w:rsidP="00A46BEF">
      <w:pPr>
        <w:pStyle w:val="CommentText"/>
      </w:pPr>
      <w:r>
        <w:rPr>
          <w:rStyle w:val="CommentReference"/>
        </w:rPr>
        <w:annotationRef/>
      </w:r>
      <w:r>
        <w:t>This was suggestion from project team to change to Success criteria</w:t>
      </w:r>
    </w:p>
  </w:comment>
  <w:comment w:id="341" w:author="Tim Pauley" w:date="2024-06-19T22:06:00Z" w:initials="TP">
    <w:p w14:paraId="5151C796" w14:textId="5FA77754" w:rsidR="00FB3782" w:rsidRDefault="00FB3782" w:rsidP="00FB3782">
      <w:pPr>
        <w:pStyle w:val="CommentText"/>
      </w:pPr>
      <w:r>
        <w:rPr>
          <w:rStyle w:val="CommentReference"/>
        </w:rPr>
        <w:annotationRef/>
      </w:r>
      <w:r>
        <w:t>We should have discussions with TFF to include how they plan to perform UAT here and anything else necessary so everyone understands how we plan to do this as a team</w:t>
      </w:r>
    </w:p>
  </w:comment>
  <w:comment w:id="342" w:author="Gurvinder Singh Narula" w:date="2024-06-20T14:05:00Z" w:initials="GN">
    <w:p w14:paraId="43BB8B48" w14:textId="77777777" w:rsidR="00A46BEF" w:rsidRDefault="00A46BEF" w:rsidP="00A46BEF">
      <w:pPr>
        <w:pStyle w:val="CommentText"/>
      </w:pPr>
      <w:r>
        <w:rPr>
          <w:rStyle w:val="CommentReference"/>
        </w:rPr>
        <w:annotationRef/>
      </w:r>
      <w:r>
        <w:t>Project Team to schedule the discussion with Customer on UAT support activities</w:t>
      </w:r>
    </w:p>
  </w:comment>
  <w:comment w:id="362" w:author="Tim Pauley" w:date="2024-06-19T22:08:00Z" w:initials="TP">
    <w:p w14:paraId="583F5C2D" w14:textId="35A65F91" w:rsidR="00FB3782" w:rsidRDefault="00FB3782" w:rsidP="00FB3782">
      <w:pPr>
        <w:pStyle w:val="CommentText"/>
      </w:pPr>
      <w:r>
        <w:rPr>
          <w:rStyle w:val="CommentReference"/>
        </w:rPr>
        <w:annotationRef/>
      </w:r>
      <w:r>
        <w:t>You’re using the term Team but we need to understand which team members and if Coforge and/or TFF</w:t>
      </w:r>
    </w:p>
  </w:comment>
  <w:comment w:id="363" w:author="Gurvinder Singh Narula" w:date="2024-06-20T14:08:00Z" w:initials="GN">
    <w:p w14:paraId="1F966DA6" w14:textId="77777777" w:rsidR="00A46BEF" w:rsidRDefault="00A46BEF" w:rsidP="00A46BEF">
      <w:pPr>
        <w:pStyle w:val="CommentText"/>
      </w:pPr>
      <w:r>
        <w:rPr>
          <w:rStyle w:val="CommentReference"/>
        </w:rPr>
        <w:annotationRef/>
      </w:r>
      <w:r>
        <w:t>Coforge Testing team. We will update</w:t>
      </w:r>
    </w:p>
  </w:comment>
  <w:comment w:id="375" w:author="Tim Pauley" w:date="2024-06-19T22:09:00Z" w:initials="TP">
    <w:p w14:paraId="230804EF" w14:textId="1169F4C3" w:rsidR="00A21369" w:rsidRDefault="00A21369" w:rsidP="00A21369">
      <w:pPr>
        <w:pStyle w:val="CommentText"/>
      </w:pPr>
      <w:r>
        <w:rPr>
          <w:rStyle w:val="CommentReference"/>
        </w:rPr>
        <w:annotationRef/>
      </w:r>
      <w:r>
        <w:t>UAT testing is in scope for the project and will be performed by TFF and supported by Coforge.  Remove this</w:t>
      </w:r>
    </w:p>
  </w:comment>
  <w:comment w:id="376" w:author="Gurvinder Singh Narula" w:date="2024-06-20T14:10:00Z" w:initials="GN">
    <w:p w14:paraId="43A47381" w14:textId="77777777" w:rsidR="00A46BEF" w:rsidRDefault="00A46BEF" w:rsidP="00A46BEF">
      <w:pPr>
        <w:pStyle w:val="CommentText"/>
      </w:pPr>
      <w:r>
        <w:rPr>
          <w:rStyle w:val="CommentReference"/>
        </w:rPr>
        <w:annotationRef/>
      </w:r>
      <w:r>
        <w:t>Yes UAT is in scope of Project however is out of scope for testing team, hence mentioned as out of scope in Test Strategy. We will be only supporting TFF</w:t>
      </w:r>
    </w:p>
  </w:comment>
  <w:comment w:id="387" w:author="Tim Pauley" w:date="2024-06-19T22:11:00Z" w:initials="TP">
    <w:p w14:paraId="59033546" w14:textId="44F54A39" w:rsidR="00A21369" w:rsidRDefault="00A21369" w:rsidP="00A21369">
      <w:pPr>
        <w:pStyle w:val="CommentText"/>
      </w:pPr>
      <w:r>
        <w:rPr>
          <w:rStyle w:val="CommentReference"/>
        </w:rPr>
        <w:annotationRef/>
      </w:r>
      <w:r>
        <w:t xml:space="preserve">Need to number the rows.   Dates should be in mm/dd/yyyy format.  Missing dates on some fields. </w:t>
      </w:r>
    </w:p>
  </w:comment>
  <w:comment w:id="388" w:author="Gurvinder Singh Narula" w:date="2024-06-20T14:11:00Z" w:initials="GN">
    <w:p w14:paraId="7C899ADE" w14:textId="77777777" w:rsidR="00A46BEF" w:rsidRDefault="00A46BEF" w:rsidP="00A46BEF">
      <w:pPr>
        <w:pStyle w:val="CommentText"/>
      </w:pPr>
      <w:r>
        <w:rPr>
          <w:rStyle w:val="CommentReference"/>
        </w:rPr>
        <w:annotationRef/>
      </w:r>
      <w:r>
        <w:t>Project team are maintaining the Schedule in this format. Will discuss with them on the change in format</w:t>
      </w:r>
    </w:p>
  </w:comment>
  <w:comment w:id="684" w:author="Tim Pauley" w:date="2024-06-19T22:18:00Z" w:initials="TP">
    <w:p w14:paraId="5F5DE98C" w14:textId="192CC215" w:rsidR="00343B1C" w:rsidRDefault="00343B1C" w:rsidP="00343B1C">
      <w:pPr>
        <w:pStyle w:val="CommentText"/>
      </w:pPr>
      <w:r>
        <w:rPr>
          <w:rStyle w:val="CommentReference"/>
        </w:rPr>
        <w:annotationRef/>
      </w:r>
      <w:r>
        <w:t>Make sure the deliverable names match exactly what’s in the SOW</w:t>
      </w:r>
    </w:p>
  </w:comment>
  <w:comment w:id="685" w:author="Gurvinder Singh Narula" w:date="2024-06-20T14:14:00Z" w:initials="GN">
    <w:p w14:paraId="37A520AD" w14:textId="77777777" w:rsidR="00F13F43" w:rsidRDefault="00F13F43" w:rsidP="00F13F43">
      <w:pPr>
        <w:pStyle w:val="CommentText"/>
      </w:pPr>
      <w:r>
        <w:rPr>
          <w:rStyle w:val="CommentReference"/>
        </w:rPr>
        <w:annotationRef/>
      </w:r>
      <w:r>
        <w:t>Yes we will mention exact names as in SOW</w:t>
      </w:r>
    </w:p>
  </w:comment>
  <w:comment w:id="706" w:author="Tim Pauley" w:date="2024-06-19T22:22:00Z" w:initials="TP">
    <w:p w14:paraId="4E43B6D8" w14:textId="60B27CE0" w:rsidR="00343B1C" w:rsidRDefault="00343B1C" w:rsidP="00343B1C">
      <w:pPr>
        <w:pStyle w:val="CommentText"/>
      </w:pPr>
      <w:r>
        <w:rPr>
          <w:rStyle w:val="CommentReference"/>
        </w:rPr>
        <w:annotationRef/>
      </w:r>
      <w:r>
        <w:t>What do the light blue squares mean?   Where are TFF responsibilities?   Who are the Data Team?   This is rather complex but don’t think it clearly states what we expect TFF to do</w:t>
      </w:r>
    </w:p>
  </w:comment>
  <w:comment w:id="707" w:author="Gurvinder Singh Narula" w:date="2024-06-20T14:19:00Z" w:initials="GN">
    <w:p w14:paraId="2DD7BD41" w14:textId="77777777" w:rsidR="00F13F43" w:rsidRDefault="00F13F43" w:rsidP="00F13F43">
      <w:pPr>
        <w:pStyle w:val="CommentText"/>
      </w:pPr>
      <w:r>
        <w:rPr>
          <w:rStyle w:val="CommentReference"/>
        </w:rPr>
        <w:annotationRef/>
      </w:r>
      <w:r>
        <w:t>Business Process owners are TFF Team and listed are the expectations in that column</w:t>
      </w:r>
    </w:p>
    <w:p w14:paraId="77F556F0" w14:textId="77777777" w:rsidR="00F13F43" w:rsidRDefault="00F13F43" w:rsidP="00F13F43">
      <w:pPr>
        <w:pStyle w:val="CommentText"/>
      </w:pPr>
      <w:r>
        <w:t>Data Team are data migration team. Will update the names to be more precise</w:t>
      </w:r>
    </w:p>
  </w:comment>
  <w:comment w:id="709" w:author="Tim Pauley" w:date="2024-06-19T22:23:00Z" w:initials="TP">
    <w:p w14:paraId="1A0BFE41" w14:textId="14983497" w:rsidR="00343B1C" w:rsidRDefault="00343B1C" w:rsidP="00343B1C">
      <w:pPr>
        <w:pStyle w:val="CommentText"/>
      </w:pPr>
      <w:r>
        <w:rPr>
          <w:rStyle w:val="CommentReference"/>
        </w:rPr>
        <w:annotationRef/>
      </w:r>
      <w:r>
        <w:t>Why are we putting Risks and Issues in a Testing Strategy &amp; Plan deliverable?   remove</w:t>
      </w:r>
    </w:p>
  </w:comment>
  <w:comment w:id="711" w:author="Tim Pauley" w:date="2024-06-19T22:23:00Z" w:initials="TP">
    <w:p w14:paraId="597927D7" w14:textId="77777777" w:rsidR="00343B1C" w:rsidRDefault="00343B1C" w:rsidP="00343B1C">
      <w:pPr>
        <w:pStyle w:val="CommentText"/>
      </w:pPr>
      <w:r>
        <w:rPr>
          <w:rStyle w:val="CommentReference"/>
        </w:rPr>
        <w:annotationRef/>
      </w:r>
      <w:r>
        <w:t>Why are we putting Issues in this deliverable</w:t>
      </w:r>
    </w:p>
  </w:comment>
  <w:comment w:id="712" w:author="Gurvinder Singh Narula" w:date="2024-06-20T14:20:00Z" w:initials="GN">
    <w:p w14:paraId="048F481B" w14:textId="77777777" w:rsidR="00F13F43" w:rsidRDefault="00F13F43" w:rsidP="00F13F43">
      <w:pPr>
        <w:pStyle w:val="CommentText"/>
      </w:pPr>
      <w:r>
        <w:rPr>
          <w:rStyle w:val="CommentReference"/>
        </w:rPr>
        <w:annotationRef/>
      </w:r>
      <w:r>
        <w:t>Testing Level Issues are generally highlighted as part of general practice.</w:t>
      </w:r>
    </w:p>
  </w:comment>
  <w:comment w:id="713" w:author="Tim Pauley" w:date="2024-06-19T22:25:00Z" w:initials="TP">
    <w:p w14:paraId="0C24519D" w14:textId="73BBAFFA" w:rsidR="00343B1C" w:rsidRDefault="00343B1C" w:rsidP="00343B1C">
      <w:pPr>
        <w:pStyle w:val="CommentText"/>
      </w:pPr>
      <w:r>
        <w:rPr>
          <w:rStyle w:val="CommentReference"/>
        </w:rPr>
        <w:annotationRef/>
      </w:r>
      <w:r>
        <w:t>This is not a SOW.  If these are important to different testing components, move them to those sections and communicate what we need and when we need it….</w:t>
      </w:r>
    </w:p>
  </w:comment>
  <w:comment w:id="714" w:author="Gurvinder Singh Narula" w:date="2024-06-20T14:22:00Z" w:initials="GSN">
    <w:p w14:paraId="73B2FF8A" w14:textId="77777777" w:rsidR="00F13F43" w:rsidRDefault="00F13F43" w:rsidP="00F13F43">
      <w:pPr>
        <w:pStyle w:val="CommentText"/>
      </w:pPr>
      <w:r>
        <w:rPr>
          <w:rStyle w:val="CommentReference"/>
        </w:rPr>
        <w:annotationRef/>
      </w:r>
      <w:r>
        <w:t>The testing assumptions are mentioned in Strategy as general practice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87990CF" w15:done="0"/>
  <w15:commentEx w15:paraId="7B43A617" w15:paraIdParent="087990CF" w15:done="0"/>
  <w15:commentEx w15:paraId="0D6515D1" w15:done="0"/>
  <w15:commentEx w15:paraId="71665819" w15:paraIdParent="0D6515D1" w15:done="0"/>
  <w15:commentEx w15:paraId="0CD6D88B" w15:done="0"/>
  <w15:commentEx w15:paraId="39DDAC75" w15:paraIdParent="0CD6D88B" w15:done="0"/>
  <w15:commentEx w15:paraId="1D637A9F" w15:done="0"/>
  <w15:commentEx w15:paraId="7008AA01" w15:paraIdParent="1D637A9F" w15:done="0"/>
  <w15:commentEx w15:paraId="589B8C3F" w15:done="0"/>
  <w15:commentEx w15:paraId="784529E1" w15:paraIdParent="589B8C3F" w15:done="0"/>
  <w15:commentEx w15:paraId="52FF2D9B" w15:done="0"/>
  <w15:commentEx w15:paraId="7AD252C9" w15:paraIdParent="52FF2D9B" w15:done="0"/>
  <w15:commentEx w15:paraId="24AF9AD1" w15:done="0"/>
  <w15:commentEx w15:paraId="59E09A7F" w15:paraIdParent="24AF9AD1" w15:done="0"/>
  <w15:commentEx w15:paraId="097492A7" w15:done="0"/>
  <w15:commentEx w15:paraId="3B9E84EB" w15:paraIdParent="097492A7" w15:done="0"/>
  <w15:commentEx w15:paraId="5E1D1717" w15:done="0"/>
  <w15:commentEx w15:paraId="4AC1D25F" w15:paraIdParent="5E1D1717" w15:done="0"/>
  <w15:commentEx w15:paraId="257B7937" w15:done="0"/>
  <w15:commentEx w15:paraId="7EEC10D0" w15:paraIdParent="257B7937" w15:done="0"/>
  <w15:commentEx w15:paraId="2FB547D9" w15:done="0"/>
  <w15:commentEx w15:paraId="57F8C791" w15:paraIdParent="2FB547D9" w15:done="0"/>
  <w15:commentEx w15:paraId="13868AC5" w15:done="0"/>
  <w15:commentEx w15:paraId="7695301C" w15:paraIdParent="13868AC5" w15:done="0"/>
  <w15:commentEx w15:paraId="19E05EFC" w15:done="0"/>
  <w15:commentEx w15:paraId="73A64620" w15:paraIdParent="19E05EFC" w15:done="0"/>
  <w15:commentEx w15:paraId="178AD25E" w15:done="0"/>
  <w15:commentEx w15:paraId="1AD16EE1" w15:paraIdParent="178AD25E" w15:done="0"/>
  <w15:commentEx w15:paraId="15854BB3" w15:done="0"/>
  <w15:commentEx w15:paraId="7F7E6D6F" w15:paraIdParent="15854BB3" w15:done="0"/>
  <w15:commentEx w15:paraId="6C45C313" w15:done="0"/>
  <w15:commentEx w15:paraId="07509D54" w15:paraIdParent="6C45C313" w15:done="0"/>
  <w15:commentEx w15:paraId="2F11B2AA" w15:done="0"/>
  <w15:commentEx w15:paraId="743DA784" w15:paraIdParent="2F11B2AA" w15:done="0"/>
  <w15:commentEx w15:paraId="24D0675E" w15:done="0"/>
  <w15:commentEx w15:paraId="2F6F085C" w15:paraIdParent="24D0675E" w15:done="0"/>
  <w15:commentEx w15:paraId="13DC2698" w15:done="0"/>
  <w15:commentEx w15:paraId="73FFF0A9" w15:paraIdParent="13DC2698" w15:done="0"/>
  <w15:commentEx w15:paraId="5B779C04" w15:done="0"/>
  <w15:commentEx w15:paraId="3AA9D389" w15:paraIdParent="5B779C04" w15:done="0"/>
  <w15:commentEx w15:paraId="73D6B9AC" w15:done="0"/>
  <w15:commentEx w15:paraId="503FECFF" w15:paraIdParent="73D6B9AC" w15:done="0"/>
  <w15:commentEx w15:paraId="2F6B62E6" w15:done="0"/>
  <w15:commentEx w15:paraId="554DF0E1" w15:paraIdParent="2F6B62E6" w15:done="0"/>
  <w15:commentEx w15:paraId="08C348A7" w15:done="0"/>
  <w15:commentEx w15:paraId="7DD44911" w15:paraIdParent="08C348A7" w15:done="0"/>
  <w15:commentEx w15:paraId="613C071C" w15:done="0"/>
  <w15:commentEx w15:paraId="6422735A" w15:done="0"/>
  <w15:commentEx w15:paraId="34858931" w15:paraIdParent="6422735A" w15:done="0"/>
  <w15:commentEx w15:paraId="0DEF5C11" w15:done="0"/>
  <w15:commentEx w15:paraId="65BF970C" w15:paraIdParent="0DEF5C11" w15:done="0"/>
  <w15:commentEx w15:paraId="685CDB21" w15:done="0"/>
  <w15:commentEx w15:paraId="0DA4291C" w15:paraIdParent="685CDB21" w15:done="0"/>
  <w15:commentEx w15:paraId="3F29589F" w15:done="0"/>
  <w15:commentEx w15:paraId="35A77099" w15:paraIdParent="3F29589F" w15:done="0"/>
  <w15:commentEx w15:paraId="5151C796" w15:done="0"/>
  <w15:commentEx w15:paraId="43BB8B48" w15:paraIdParent="5151C796" w15:done="0"/>
  <w15:commentEx w15:paraId="583F5C2D" w15:done="0"/>
  <w15:commentEx w15:paraId="1F966DA6" w15:paraIdParent="583F5C2D" w15:done="0"/>
  <w15:commentEx w15:paraId="230804EF" w15:done="0"/>
  <w15:commentEx w15:paraId="43A47381" w15:paraIdParent="230804EF" w15:done="0"/>
  <w15:commentEx w15:paraId="59033546" w15:done="0"/>
  <w15:commentEx w15:paraId="7C899ADE" w15:paraIdParent="59033546" w15:done="0"/>
  <w15:commentEx w15:paraId="5F5DE98C" w15:done="0"/>
  <w15:commentEx w15:paraId="37A520AD" w15:paraIdParent="5F5DE98C" w15:done="0"/>
  <w15:commentEx w15:paraId="4E43B6D8" w15:done="0"/>
  <w15:commentEx w15:paraId="77F556F0" w15:paraIdParent="4E43B6D8" w15:done="0"/>
  <w15:commentEx w15:paraId="1A0BFE41" w15:done="0"/>
  <w15:commentEx w15:paraId="597927D7" w15:done="0"/>
  <w15:commentEx w15:paraId="048F481B" w15:paraIdParent="597927D7" w15:done="0"/>
  <w15:commentEx w15:paraId="0C24519D" w15:done="0"/>
  <w15:commentEx w15:paraId="73B2FF8A" w15:paraIdParent="0C2451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EEA7155" w16cex:dateUtc="2024-06-20T01:30:00Z"/>
  <w16cex:commentExtensible w16cex:durableId="11E451B3" w16cex:dateUtc="2024-06-20T07:22:00Z"/>
  <w16cex:commentExtensible w16cex:durableId="6ABDB67A" w16cex:dateUtc="2024-06-20T01:31:00Z"/>
  <w16cex:commentExtensible w16cex:durableId="010E75EE" w16cex:dateUtc="2024-06-20T07:23:00Z"/>
  <w16cex:commentExtensible w16cex:durableId="558B50BF" w16cex:dateUtc="2024-06-20T01:37:00Z"/>
  <w16cex:commentExtensible w16cex:durableId="0EEA7EE1" w16cex:dateUtc="2024-06-20T07:31:00Z"/>
  <w16cex:commentExtensible w16cex:durableId="60541DD5" w16cex:dateUtc="2024-06-20T01:04:00Z"/>
  <w16cex:commentExtensible w16cex:durableId="49220F16" w16cex:dateUtc="2024-06-20T08:53:00Z"/>
  <w16cex:commentExtensible w16cex:durableId="4751F895" w16cex:dateUtc="2024-06-20T01:05:00Z"/>
  <w16cex:commentExtensible w16cex:durableId="10F0B2AD" w16cex:dateUtc="2024-06-20T08:53:00Z"/>
  <w16cex:commentExtensible w16cex:durableId="2454DDA8" w16cex:dateUtc="2024-06-20T01:24:00Z"/>
  <w16cex:commentExtensible w16cex:durableId="5F54BA67" w16cex:dateUtc="2024-06-20T07:37:00Z"/>
  <w16cex:commentExtensible w16cex:durableId="74FBB37F" w16cex:dateUtc="2024-06-20T01:14:00Z"/>
  <w16cex:commentExtensible w16cex:durableId="40E67E0D" w16cex:dateUtc="2024-06-20T07:39:00Z"/>
  <w16cex:commentExtensible w16cex:durableId="5FB1C24A" w16cex:dateUtc="2024-06-20T01:11:00Z"/>
  <w16cex:commentExtensible w16cex:durableId="0D55C260" w16cex:dateUtc="2024-06-20T07:46:00Z"/>
  <w16cex:commentExtensible w16cex:durableId="6D546260" w16cex:dateUtc="2024-06-20T01:10:00Z"/>
  <w16cex:commentExtensible w16cex:durableId="435B4921" w16cex:dateUtc="2024-06-20T07:47:00Z"/>
  <w16cex:commentExtensible w16cex:durableId="1C4248C7" w16cex:dateUtc="2024-06-20T01:12:00Z"/>
  <w16cex:commentExtensible w16cex:durableId="30AA13DA" w16cex:dateUtc="2024-06-20T07:49:00Z"/>
  <w16cex:commentExtensible w16cex:durableId="4021F530" w16cex:dateUtc="2024-06-20T01:16:00Z"/>
  <w16cex:commentExtensible w16cex:durableId="53342A70" w16cex:dateUtc="2024-06-20T07:43:00Z"/>
  <w16cex:commentExtensible w16cex:durableId="68E4187B" w16cex:dateUtc="2024-06-20T01:20:00Z"/>
  <w16cex:commentExtensible w16cex:durableId="76514FCE" w16cex:dateUtc="2024-06-20T07:50:00Z"/>
  <w16cex:commentExtensible w16cex:durableId="477C6DB1" w16cex:dateUtc="2024-06-20T01:42:00Z"/>
  <w16cex:commentExtensible w16cex:durableId="55B1ED79" w16cex:dateUtc="2024-06-20T07:51:00Z"/>
  <w16cex:commentExtensible w16cex:durableId="6C65CA50" w16cex:dateUtc="2024-06-20T01:36:00Z"/>
  <w16cex:commentExtensible w16cex:durableId="146EA198" w16cex:dateUtc="2024-06-20T07:57:00Z"/>
  <w16cex:commentExtensible w16cex:durableId="3A867983" w16cex:dateUtc="2024-06-20T01:39:00Z"/>
  <w16cex:commentExtensible w16cex:durableId="697D3BA8" w16cex:dateUtc="2024-06-20T08:02:00Z"/>
  <w16cex:commentExtensible w16cex:durableId="46E6B1F8" w16cex:dateUtc="2024-06-20T01:40:00Z"/>
  <w16cex:commentExtensible w16cex:durableId="3F062371" w16cex:dateUtc="2024-06-20T08:06:00Z"/>
  <w16cex:commentExtensible w16cex:durableId="795EF849" w16cex:dateUtc="2024-06-20T01:45:00Z"/>
  <w16cex:commentExtensible w16cex:durableId="7589A264" w16cex:dateUtc="2024-06-20T08:07:00Z"/>
  <w16cex:commentExtensible w16cex:durableId="10C712E8" w16cex:dateUtc="2024-06-20T01:45:00Z"/>
  <w16cex:commentExtensible w16cex:durableId="76DE0F0D" w16cex:dateUtc="2024-06-20T08:10:00Z"/>
  <w16cex:commentExtensible w16cex:durableId="66B6411D" w16cex:dateUtc="2024-06-20T01:46:00Z"/>
  <w16cex:commentExtensible w16cex:durableId="22BE3712" w16cex:dateUtc="2024-06-20T08:11:00Z"/>
  <w16cex:commentExtensible w16cex:durableId="299124B8" w16cex:dateUtc="2024-06-20T01:47:00Z"/>
  <w16cex:commentExtensible w16cex:durableId="36563EF5" w16cex:dateUtc="2024-06-20T08:12:00Z"/>
  <w16cex:commentExtensible w16cex:durableId="57212F2C" w16cex:dateUtc="2024-06-20T01:48:00Z"/>
  <w16cex:commentExtensible w16cex:durableId="33F25F0E" w16cex:dateUtc="2024-06-20T08:13:00Z"/>
  <w16cex:commentExtensible w16cex:durableId="0651F36E" w16cex:dateUtc="2024-06-20T01:59:00Z"/>
  <w16cex:commentExtensible w16cex:durableId="1316457D" w16cex:dateUtc="2024-06-20T08:16:00Z"/>
  <w16cex:commentExtensible w16cex:durableId="5BC96230" w16cex:dateUtc="2024-06-20T01:55:00Z"/>
  <w16cex:commentExtensible w16cex:durableId="555B9C85" w16cex:dateUtc="2024-06-20T08:20:00Z"/>
  <w16cex:commentExtensible w16cex:durableId="3C9967C2" w16cex:dateUtc="2024-06-20T01:56:00Z"/>
  <w16cex:commentExtensible w16cex:durableId="49DD8AEC" w16cex:dateUtc="2024-06-20T02:01:00Z"/>
  <w16cex:commentExtensible w16cex:durableId="5A20D8A1" w16cex:dateUtc="2024-06-20T08:27:00Z"/>
  <w16cex:commentExtensible w16cex:durableId="27FA166F" w16cex:dateUtc="2024-06-20T02:02:00Z"/>
  <w16cex:commentExtensible w16cex:durableId="0EA128E8" w16cex:dateUtc="2024-06-20T08:28:00Z"/>
  <w16cex:commentExtensible w16cex:durableId="74061A95" w16cex:dateUtc="2024-06-20T02:05:00Z"/>
  <w16cex:commentExtensible w16cex:durableId="43F536AA" w16cex:dateUtc="2024-06-20T08:33:00Z"/>
  <w16cex:commentExtensible w16cex:durableId="28998E3C" w16cex:dateUtc="2024-06-20T02:03:00Z"/>
  <w16cex:commentExtensible w16cex:durableId="1A560C1A" w16cex:dateUtc="2024-06-20T08:34:00Z"/>
  <w16cex:commentExtensible w16cex:durableId="608F02FA" w16cex:dateUtc="2024-06-20T02:06:00Z"/>
  <w16cex:commentExtensible w16cex:durableId="111FD680" w16cex:dateUtc="2024-06-20T08:35:00Z"/>
  <w16cex:commentExtensible w16cex:durableId="6D7BD7F9" w16cex:dateUtc="2024-06-20T02:08:00Z"/>
  <w16cex:commentExtensible w16cex:durableId="34433ADA" w16cex:dateUtc="2024-06-20T08:38:00Z"/>
  <w16cex:commentExtensible w16cex:durableId="0D61AB55" w16cex:dateUtc="2024-06-20T02:09:00Z"/>
  <w16cex:commentExtensible w16cex:durableId="41D8EA22" w16cex:dateUtc="2024-06-20T08:40:00Z"/>
  <w16cex:commentExtensible w16cex:durableId="0C63C549" w16cex:dateUtc="2024-06-20T02:11:00Z"/>
  <w16cex:commentExtensible w16cex:durableId="1FD9D1BE" w16cex:dateUtc="2024-06-20T08:41:00Z"/>
  <w16cex:commentExtensible w16cex:durableId="43384984" w16cex:dateUtc="2024-06-20T02:18:00Z"/>
  <w16cex:commentExtensible w16cex:durableId="593C59C4" w16cex:dateUtc="2024-06-20T08:44:00Z"/>
  <w16cex:commentExtensible w16cex:durableId="66B66300" w16cex:dateUtc="2024-06-20T02:22:00Z"/>
  <w16cex:commentExtensible w16cex:durableId="7217237D" w16cex:dateUtc="2024-06-20T08:49:00Z"/>
  <w16cex:commentExtensible w16cex:durableId="547B2736" w16cex:dateUtc="2024-06-20T02:23:00Z"/>
  <w16cex:commentExtensible w16cex:durableId="05CDAD45" w16cex:dateUtc="2024-06-20T02:23:00Z"/>
  <w16cex:commentExtensible w16cex:durableId="1386E8A1" w16cex:dateUtc="2024-06-20T08:50:00Z"/>
  <w16cex:commentExtensible w16cex:durableId="3BC2B37C" w16cex:dateUtc="2024-06-20T02:25:00Z"/>
  <w16cex:commentExtensible w16cex:durableId="32BF7B58" w16cex:dateUtc="2024-06-20T0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87990CF" w16cid:durableId="7EEA7155"/>
  <w16cid:commentId w16cid:paraId="7B43A617" w16cid:durableId="11E451B3"/>
  <w16cid:commentId w16cid:paraId="0D6515D1" w16cid:durableId="6ABDB67A"/>
  <w16cid:commentId w16cid:paraId="71665819" w16cid:durableId="010E75EE"/>
  <w16cid:commentId w16cid:paraId="0CD6D88B" w16cid:durableId="558B50BF"/>
  <w16cid:commentId w16cid:paraId="39DDAC75" w16cid:durableId="0EEA7EE1"/>
  <w16cid:commentId w16cid:paraId="1D637A9F" w16cid:durableId="60541DD5"/>
  <w16cid:commentId w16cid:paraId="7008AA01" w16cid:durableId="49220F16"/>
  <w16cid:commentId w16cid:paraId="589B8C3F" w16cid:durableId="4751F895"/>
  <w16cid:commentId w16cid:paraId="784529E1" w16cid:durableId="10F0B2AD"/>
  <w16cid:commentId w16cid:paraId="52FF2D9B" w16cid:durableId="2454DDA8"/>
  <w16cid:commentId w16cid:paraId="7AD252C9" w16cid:durableId="5F54BA67"/>
  <w16cid:commentId w16cid:paraId="24AF9AD1" w16cid:durableId="74FBB37F"/>
  <w16cid:commentId w16cid:paraId="59E09A7F" w16cid:durableId="40E67E0D"/>
  <w16cid:commentId w16cid:paraId="097492A7" w16cid:durableId="5FB1C24A"/>
  <w16cid:commentId w16cid:paraId="3B9E84EB" w16cid:durableId="0D55C260"/>
  <w16cid:commentId w16cid:paraId="5E1D1717" w16cid:durableId="6D546260"/>
  <w16cid:commentId w16cid:paraId="4AC1D25F" w16cid:durableId="435B4921"/>
  <w16cid:commentId w16cid:paraId="257B7937" w16cid:durableId="1C4248C7"/>
  <w16cid:commentId w16cid:paraId="7EEC10D0" w16cid:durableId="30AA13DA"/>
  <w16cid:commentId w16cid:paraId="2FB547D9" w16cid:durableId="4021F530"/>
  <w16cid:commentId w16cid:paraId="57F8C791" w16cid:durableId="53342A70"/>
  <w16cid:commentId w16cid:paraId="13868AC5" w16cid:durableId="68E4187B"/>
  <w16cid:commentId w16cid:paraId="7695301C" w16cid:durableId="76514FCE"/>
  <w16cid:commentId w16cid:paraId="19E05EFC" w16cid:durableId="477C6DB1"/>
  <w16cid:commentId w16cid:paraId="73A64620" w16cid:durableId="55B1ED79"/>
  <w16cid:commentId w16cid:paraId="178AD25E" w16cid:durableId="6C65CA50"/>
  <w16cid:commentId w16cid:paraId="1AD16EE1" w16cid:durableId="146EA198"/>
  <w16cid:commentId w16cid:paraId="15854BB3" w16cid:durableId="3A867983"/>
  <w16cid:commentId w16cid:paraId="7F7E6D6F" w16cid:durableId="697D3BA8"/>
  <w16cid:commentId w16cid:paraId="6C45C313" w16cid:durableId="46E6B1F8"/>
  <w16cid:commentId w16cid:paraId="07509D54" w16cid:durableId="3F062371"/>
  <w16cid:commentId w16cid:paraId="2F11B2AA" w16cid:durableId="795EF849"/>
  <w16cid:commentId w16cid:paraId="743DA784" w16cid:durableId="7589A264"/>
  <w16cid:commentId w16cid:paraId="24D0675E" w16cid:durableId="10C712E8"/>
  <w16cid:commentId w16cid:paraId="2F6F085C" w16cid:durableId="76DE0F0D"/>
  <w16cid:commentId w16cid:paraId="13DC2698" w16cid:durableId="66B6411D"/>
  <w16cid:commentId w16cid:paraId="73FFF0A9" w16cid:durableId="22BE3712"/>
  <w16cid:commentId w16cid:paraId="5B779C04" w16cid:durableId="299124B8"/>
  <w16cid:commentId w16cid:paraId="3AA9D389" w16cid:durableId="36563EF5"/>
  <w16cid:commentId w16cid:paraId="73D6B9AC" w16cid:durableId="57212F2C"/>
  <w16cid:commentId w16cid:paraId="503FECFF" w16cid:durableId="33F25F0E"/>
  <w16cid:commentId w16cid:paraId="2F6B62E6" w16cid:durableId="0651F36E"/>
  <w16cid:commentId w16cid:paraId="554DF0E1" w16cid:durableId="1316457D"/>
  <w16cid:commentId w16cid:paraId="08C348A7" w16cid:durableId="5BC96230"/>
  <w16cid:commentId w16cid:paraId="7DD44911" w16cid:durableId="555B9C85"/>
  <w16cid:commentId w16cid:paraId="613C071C" w16cid:durableId="3C9967C2"/>
  <w16cid:commentId w16cid:paraId="6422735A" w16cid:durableId="49DD8AEC"/>
  <w16cid:commentId w16cid:paraId="34858931" w16cid:durableId="5A20D8A1"/>
  <w16cid:commentId w16cid:paraId="0DEF5C11" w16cid:durableId="27FA166F"/>
  <w16cid:commentId w16cid:paraId="65BF970C" w16cid:durableId="0EA128E8"/>
  <w16cid:commentId w16cid:paraId="685CDB21" w16cid:durableId="74061A95"/>
  <w16cid:commentId w16cid:paraId="0DA4291C" w16cid:durableId="43F536AA"/>
  <w16cid:commentId w16cid:paraId="3F29589F" w16cid:durableId="28998E3C"/>
  <w16cid:commentId w16cid:paraId="35A77099" w16cid:durableId="1A560C1A"/>
  <w16cid:commentId w16cid:paraId="5151C796" w16cid:durableId="608F02FA"/>
  <w16cid:commentId w16cid:paraId="43BB8B48" w16cid:durableId="111FD680"/>
  <w16cid:commentId w16cid:paraId="583F5C2D" w16cid:durableId="6D7BD7F9"/>
  <w16cid:commentId w16cid:paraId="1F966DA6" w16cid:durableId="34433ADA"/>
  <w16cid:commentId w16cid:paraId="230804EF" w16cid:durableId="0D61AB55"/>
  <w16cid:commentId w16cid:paraId="43A47381" w16cid:durableId="41D8EA22"/>
  <w16cid:commentId w16cid:paraId="59033546" w16cid:durableId="0C63C549"/>
  <w16cid:commentId w16cid:paraId="7C899ADE" w16cid:durableId="1FD9D1BE"/>
  <w16cid:commentId w16cid:paraId="5F5DE98C" w16cid:durableId="43384984"/>
  <w16cid:commentId w16cid:paraId="37A520AD" w16cid:durableId="593C59C4"/>
  <w16cid:commentId w16cid:paraId="4E43B6D8" w16cid:durableId="66B66300"/>
  <w16cid:commentId w16cid:paraId="77F556F0" w16cid:durableId="7217237D"/>
  <w16cid:commentId w16cid:paraId="1A0BFE41" w16cid:durableId="547B2736"/>
  <w16cid:commentId w16cid:paraId="597927D7" w16cid:durableId="05CDAD45"/>
  <w16cid:commentId w16cid:paraId="048F481B" w16cid:durableId="1386E8A1"/>
  <w16cid:commentId w16cid:paraId="0C24519D" w16cid:durableId="3BC2B37C"/>
  <w16cid:commentId w16cid:paraId="73B2FF8A" w16cid:durableId="32BF7B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9FD8E" w14:textId="77777777" w:rsidR="00696C5E" w:rsidRDefault="00696C5E" w:rsidP="0095723F">
      <w:pPr>
        <w:spacing w:after="0" w:line="240" w:lineRule="auto"/>
      </w:pPr>
      <w:r>
        <w:separator/>
      </w:r>
    </w:p>
  </w:endnote>
  <w:endnote w:type="continuationSeparator" w:id="0">
    <w:p w14:paraId="7AB4FE09" w14:textId="77777777" w:rsidR="00696C5E" w:rsidRDefault="00696C5E" w:rsidP="0095723F">
      <w:pPr>
        <w:spacing w:after="0" w:line="240" w:lineRule="auto"/>
      </w:pPr>
      <w:r>
        <w:continuationSeparator/>
      </w:r>
    </w:p>
  </w:endnote>
  <w:endnote w:type="continuationNotice" w:id="1">
    <w:p w14:paraId="06D13D4D" w14:textId="77777777" w:rsidR="00696C5E" w:rsidRDefault="00696C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llianz Neo">
    <w:altName w:val="Calibri"/>
    <w:charset w:val="00"/>
    <w:family w:val="swiss"/>
    <w:pitch w:val="variable"/>
    <w:sig w:usb0="A0000067" w:usb1="00000001" w:usb2="00000000" w:usb3="00000000" w:csb0="00000093"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Optima">
    <w:altName w:val="Calibri"/>
    <w:charset w:val="00"/>
    <w:family w:val="auto"/>
    <w:pitch w:val="variable"/>
    <w:sig w:usb0="80000067"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E836F5" w14:textId="77777777" w:rsidR="00A83891" w:rsidRPr="00F64655" w:rsidRDefault="00A83891" w:rsidP="00F64655">
    <w:pPr>
      <w:pStyle w:val="Footer"/>
      <w:jc w:val="center"/>
      <w:rPr>
        <w:sz w:val="16"/>
        <w:szCs w:val="16"/>
      </w:rPr>
    </w:pPr>
    <w:r>
      <w:rPr>
        <w:sz w:val="16"/>
        <w:szCs w:val="16"/>
      </w:rPr>
      <w:t>Version No.: 0.4</w:t>
    </w:r>
    <w:r>
      <w:rPr>
        <w:sz w:val="16"/>
        <w:szCs w:val="16"/>
      </w:rPr>
      <w:tab/>
    </w:r>
    <w:r w:rsidRPr="00F64655">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sidR="00FE5E16">
      <w:rPr>
        <w:noProof/>
        <w:sz w:val="16"/>
        <w:szCs w:val="16"/>
      </w:rPr>
      <w:t>4</w:t>
    </w:r>
    <w:r>
      <w:rPr>
        <w:sz w:val="16"/>
        <w:szCs w:val="16"/>
      </w:rPr>
      <w:fldChar w:fldCharType="end"/>
    </w:r>
    <w:r>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sidR="00FE5E16">
      <w:rPr>
        <w:noProof/>
        <w:sz w:val="16"/>
        <w:szCs w:val="16"/>
      </w:rPr>
      <w:t>22</w:t>
    </w:r>
    <w:r>
      <w:rPr>
        <w:sz w:val="16"/>
        <w:szCs w:val="16"/>
      </w:rPr>
      <w:fldChar w:fldCharType="end"/>
    </w:r>
    <w:r>
      <w:rPr>
        <w:sz w:val="16"/>
        <w:szCs w:val="16"/>
      </w:rPr>
      <w:tab/>
    </w:r>
  </w:p>
  <w:p w14:paraId="459147F2" w14:textId="77777777" w:rsidR="00A83891" w:rsidRDefault="00A83891" w:rsidP="00DA1F2A">
    <w:pPr>
      <w:pStyle w:val="Footer"/>
      <w:ind w:left="7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4B54E" w14:textId="77777777" w:rsidR="00A83891" w:rsidRDefault="00A83891" w:rsidP="00AF2605">
    <w:pPr>
      <w:pStyle w:val="Footer"/>
      <w:ind w:left="274"/>
      <w:jc w:val="center"/>
    </w:pPr>
    <w:r>
      <w:t>TFF C-PRISM Implementation Test Strategy</w:t>
    </w:r>
    <w:del w:id="2" w:author="Tim Pauley" w:date="2024-06-19T20:59:00Z" w16du:dateUtc="2024-06-20T00:59:00Z">
      <w:r w:rsidDel="00911A98">
        <w:delText xml:space="preserve"> – Internal</w:delText>
      </w:r>
    </w:del>
  </w:p>
  <w:p w14:paraId="1D3C256A" w14:textId="77777777" w:rsidR="00A83891" w:rsidRDefault="00A83891" w:rsidP="00AF260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C0CF3F" w14:textId="6A2CFADB" w:rsidR="00A83891" w:rsidRPr="00F64655" w:rsidRDefault="00A83891" w:rsidP="00F64655">
    <w:pPr>
      <w:pStyle w:val="Footer"/>
      <w:jc w:val="center"/>
      <w:rPr>
        <w:sz w:val="16"/>
        <w:szCs w:val="16"/>
      </w:rPr>
    </w:pPr>
    <w:r>
      <w:rPr>
        <w:sz w:val="16"/>
        <w:szCs w:val="16"/>
      </w:rPr>
      <w:t>Version No.: 0.8</w:t>
    </w:r>
    <w:r>
      <w:rPr>
        <w:sz w:val="16"/>
        <w:szCs w:val="16"/>
      </w:rPr>
      <w:tab/>
    </w:r>
    <w:r w:rsidRPr="00F64655">
      <w:rPr>
        <w:sz w:val="16"/>
        <w:szCs w:val="16"/>
      </w:rPr>
      <w:t xml:space="preserve">Page </w:t>
    </w:r>
    <w:r>
      <w:rPr>
        <w:sz w:val="16"/>
        <w:szCs w:val="16"/>
      </w:rPr>
      <w:fldChar w:fldCharType="begin"/>
    </w:r>
    <w:r>
      <w:rPr>
        <w:sz w:val="16"/>
        <w:szCs w:val="16"/>
      </w:rPr>
      <w:instrText xml:space="preserve"> PAGE   \* MERGEFORMAT </w:instrText>
    </w:r>
    <w:r>
      <w:rPr>
        <w:sz w:val="16"/>
        <w:szCs w:val="16"/>
      </w:rPr>
      <w:fldChar w:fldCharType="separate"/>
    </w:r>
    <w:r w:rsidR="000D18B2">
      <w:rPr>
        <w:noProof/>
        <w:sz w:val="16"/>
        <w:szCs w:val="16"/>
      </w:rPr>
      <w:t>2</w:t>
    </w:r>
    <w:r>
      <w:rPr>
        <w:sz w:val="16"/>
        <w:szCs w:val="16"/>
      </w:rPr>
      <w:fldChar w:fldCharType="end"/>
    </w:r>
    <w:r>
      <w:rPr>
        <w:sz w:val="16"/>
        <w:szCs w:val="16"/>
      </w:rPr>
      <w:t xml:space="preserve"> of </w:t>
    </w:r>
    <w:r>
      <w:rPr>
        <w:sz w:val="16"/>
        <w:szCs w:val="16"/>
      </w:rPr>
      <w:fldChar w:fldCharType="begin"/>
    </w:r>
    <w:r>
      <w:rPr>
        <w:sz w:val="16"/>
        <w:szCs w:val="16"/>
      </w:rPr>
      <w:instrText xml:space="preserve"> NUMPAGES   \* MERGEFORMAT </w:instrText>
    </w:r>
    <w:r>
      <w:rPr>
        <w:sz w:val="16"/>
        <w:szCs w:val="16"/>
      </w:rPr>
      <w:fldChar w:fldCharType="separate"/>
    </w:r>
    <w:r w:rsidR="000D18B2">
      <w:rPr>
        <w:noProof/>
        <w:sz w:val="16"/>
        <w:szCs w:val="16"/>
      </w:rPr>
      <w:t>22</w:t>
    </w:r>
    <w:r>
      <w:rPr>
        <w:sz w:val="16"/>
        <w:szCs w:val="16"/>
      </w:rPr>
      <w:fldChar w:fldCharType="end"/>
    </w:r>
    <w:r>
      <w:rPr>
        <w:sz w:val="16"/>
        <w:szCs w:val="16"/>
      </w:rPr>
      <w:tab/>
      <w:t xml:space="preserve">Version Date: </w:t>
    </w:r>
    <w:del w:id="716" w:author="Tim Pauley" w:date="2024-06-19T20:59:00Z" w16du:dateUtc="2024-06-20T00:59:00Z">
      <w:r w:rsidDel="00911A98">
        <w:rPr>
          <w:sz w:val="16"/>
          <w:szCs w:val="16"/>
        </w:rPr>
        <w:delText>DD/</w:delText>
      </w:r>
    </w:del>
    <w:r>
      <w:rPr>
        <w:sz w:val="16"/>
        <w:szCs w:val="16"/>
      </w:rPr>
      <w:t>MM</w:t>
    </w:r>
    <w:ins w:id="717" w:author="Tim Pauley" w:date="2024-06-19T20:59:00Z" w16du:dateUtc="2024-06-20T00:59:00Z">
      <w:r w:rsidR="00911A98">
        <w:rPr>
          <w:sz w:val="16"/>
          <w:szCs w:val="16"/>
        </w:rPr>
        <w:t>/DD</w:t>
      </w:r>
    </w:ins>
    <w:r>
      <w:rPr>
        <w:sz w:val="16"/>
        <w:szCs w:val="16"/>
      </w:rPr>
      <w:t>/YYYY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86CF67" w14:textId="77777777" w:rsidR="00696C5E" w:rsidRDefault="00696C5E" w:rsidP="0095723F">
      <w:pPr>
        <w:spacing w:after="0" w:line="240" w:lineRule="auto"/>
      </w:pPr>
      <w:bookmarkStart w:id="0" w:name="_Hlk62656287"/>
      <w:bookmarkEnd w:id="0"/>
      <w:r>
        <w:separator/>
      </w:r>
    </w:p>
  </w:footnote>
  <w:footnote w:type="continuationSeparator" w:id="0">
    <w:p w14:paraId="10F9D10F" w14:textId="77777777" w:rsidR="00696C5E" w:rsidRDefault="00696C5E" w:rsidP="0095723F">
      <w:pPr>
        <w:spacing w:after="0" w:line="240" w:lineRule="auto"/>
      </w:pPr>
      <w:r>
        <w:continuationSeparator/>
      </w:r>
    </w:p>
  </w:footnote>
  <w:footnote w:type="continuationNotice" w:id="1">
    <w:p w14:paraId="59ABDC64" w14:textId="77777777" w:rsidR="00696C5E" w:rsidRDefault="00696C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D022F" w14:textId="77777777" w:rsidR="00A83891" w:rsidRDefault="00000000">
    <w:pPr>
      <w:pStyle w:val="Header"/>
    </w:pPr>
    <w:r>
      <w:rPr>
        <w:noProof/>
      </w:rPr>
      <w:pict w14:anchorId="57540F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8668954" o:spid="_x0000_s1034" type="#_x0000_t136" style="position:absolute;margin-left:0;margin-top:0;width:527pt;height:210.8pt;rotation:315;z-index:-251658239;mso-position-horizontal:center;mso-position-horizontal-relative:margin;mso-position-vertical:center;mso-position-vertical-relative:margin" o:allowincell="f" fillcolor="silver" stroked="f">
          <v:fill opacity=".5"/>
          <v:textpath style="font-family:&quot;Allianz Neo&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A1D95" w14:textId="77777777" w:rsidR="00A83891" w:rsidRDefault="00000000" w:rsidP="007D2621">
    <w:pPr>
      <w:pStyle w:val="Header"/>
      <w:jc w:val="right"/>
    </w:pPr>
    <w:r>
      <w:rPr>
        <w:noProof/>
      </w:rPr>
      <w:pict w14:anchorId="294219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8668953" o:spid="_x0000_s1033" type="#_x0000_t136" style="position:absolute;left:0;text-align:left;margin-left:0;margin-top:0;width:527pt;height:210.8pt;rotation:315;z-index:-251658240;mso-position-horizontal:center;mso-position-horizontal-relative:margin;mso-position-vertical:center;mso-position-vertical-relative:margin" o:allowincell="f" fillcolor="silver" stroked="f">
          <v:fill opacity=".5"/>
          <v:textpath style="font-family:&quot;Allianz Neo&quot;;font-size:1pt" string="DRAFT"/>
          <w10:wrap anchorx="margin" anchory="margin"/>
        </v:shape>
      </w:pict>
    </w:r>
  </w:p>
  <w:p w14:paraId="0FCCA9CE" w14:textId="77777777" w:rsidR="00A83891" w:rsidRDefault="00A83891" w:rsidP="007D262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AB32DE" w14:textId="77777777" w:rsidR="00A83891" w:rsidRDefault="00000000">
    <w:pPr>
      <w:pStyle w:val="Header"/>
    </w:pPr>
    <w:r>
      <w:rPr>
        <w:noProof/>
      </w:rPr>
      <w:pict w14:anchorId="67D5A9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8668960" o:spid="_x0000_s1040" type="#_x0000_t136" style="position:absolute;margin-left:0;margin-top:0;width:527pt;height:210.8pt;rotation:315;z-index:-251658236;mso-position-horizontal:center;mso-position-horizontal-relative:margin;mso-position-vertical:center;mso-position-vertical-relative:margin" o:allowincell="f" fillcolor="silver" stroked="f">
          <v:fill opacity=".5"/>
          <v:textpath style="font-family:&quot;Allianz Neo&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6039A" w14:textId="77777777" w:rsidR="00A83891" w:rsidRDefault="00000000" w:rsidP="00716B56">
    <w:pPr>
      <w:pStyle w:val="Header"/>
      <w:jc w:val="right"/>
    </w:pPr>
    <w:r>
      <w:rPr>
        <w:noProof/>
      </w:rPr>
      <w:pict w14:anchorId="0AE5190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8668961" o:spid="_x0000_s1041" type="#_x0000_t136" style="position:absolute;left:0;text-align:left;margin-left:0;margin-top:0;width:527pt;height:210.8pt;rotation:315;z-index:-251658235;mso-position-horizontal:center;mso-position-horizontal-relative:margin;mso-position-vertical:center;mso-position-vertical-relative:margin" o:allowincell="f" fillcolor="silver" stroked="f">
          <v:fill opacity=".5"/>
          <v:textpath style="font-family:&quot;Allianz Neo&quot;;font-size:1pt" string="DRAFT"/>
          <w10:wrap anchorx="margin" anchory="margin"/>
        </v:shape>
      </w:pict>
    </w:r>
    <w:r w:rsidR="00A83891">
      <w:rPr>
        <w:noProof/>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54C0F" w14:textId="77777777" w:rsidR="00A83891" w:rsidRDefault="00000000" w:rsidP="00716B56">
    <w:pPr>
      <w:pStyle w:val="Header"/>
      <w:jc w:val="right"/>
    </w:pPr>
    <w:r>
      <w:rPr>
        <w:noProof/>
      </w:rPr>
      <w:pict w14:anchorId="11FE0E4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8668959" o:spid="_x0000_s1039" type="#_x0000_t136" style="position:absolute;left:0;text-align:left;margin-left:0;margin-top:0;width:527pt;height:210.8pt;rotation:315;z-index:-251658237;mso-position-horizontal:center;mso-position-horizontal-relative:margin;mso-position-vertical:center;mso-position-vertical-relative:margin" o:allowincell="f" fillcolor="silver" stroked="f">
          <v:fill opacity=".5"/>
          <v:textpath style="font-family:&quot;Allianz Neo&quot;;font-size:1pt" string="DRAFT"/>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Sfsh1d3sEIhQ4l" int2:id="V9TQ9lLV">
      <int2:state int2:value="Rejected" int2:type="AugLoop_Text_Critique"/>
    </int2:textHash>
    <int2:textHash int2:hashCode="GcQvuAygUEEyE0" int2:id="q1ZJjPtF">
      <int2:state int2:value="Rejected" int2:type="AugLoop_Text_Critique"/>
    </int2:textHash>
    <int2:textHash int2:hashCode="IfnL2fWloCdoIa" int2:id="1YvTtk8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C1DBB"/>
    <w:multiLevelType w:val="hybridMultilevel"/>
    <w:tmpl w:val="B274AD78"/>
    <w:lvl w:ilvl="0" w:tplc="524A65F0">
      <w:start w:val="1"/>
      <w:numFmt w:val="bullet"/>
      <w:lvlText w:val="•"/>
      <w:lvlJc w:val="left"/>
      <w:pPr>
        <w:tabs>
          <w:tab w:val="num" w:pos="720"/>
        </w:tabs>
        <w:ind w:left="720" w:hanging="360"/>
      </w:pPr>
      <w:rPr>
        <w:rFonts w:ascii="Arial" w:hAnsi="Arial" w:hint="default"/>
      </w:rPr>
    </w:lvl>
    <w:lvl w:ilvl="1" w:tplc="26747F9E" w:tentative="1">
      <w:start w:val="1"/>
      <w:numFmt w:val="bullet"/>
      <w:lvlText w:val="•"/>
      <w:lvlJc w:val="left"/>
      <w:pPr>
        <w:tabs>
          <w:tab w:val="num" w:pos="1440"/>
        </w:tabs>
        <w:ind w:left="1440" w:hanging="360"/>
      </w:pPr>
      <w:rPr>
        <w:rFonts w:ascii="Arial" w:hAnsi="Arial" w:hint="default"/>
      </w:rPr>
    </w:lvl>
    <w:lvl w:ilvl="2" w:tplc="4B6859E4" w:tentative="1">
      <w:start w:val="1"/>
      <w:numFmt w:val="bullet"/>
      <w:lvlText w:val="•"/>
      <w:lvlJc w:val="left"/>
      <w:pPr>
        <w:tabs>
          <w:tab w:val="num" w:pos="2160"/>
        </w:tabs>
        <w:ind w:left="2160" w:hanging="360"/>
      </w:pPr>
      <w:rPr>
        <w:rFonts w:ascii="Arial" w:hAnsi="Arial" w:hint="default"/>
      </w:rPr>
    </w:lvl>
    <w:lvl w:ilvl="3" w:tplc="1098E6D6" w:tentative="1">
      <w:start w:val="1"/>
      <w:numFmt w:val="bullet"/>
      <w:lvlText w:val="•"/>
      <w:lvlJc w:val="left"/>
      <w:pPr>
        <w:tabs>
          <w:tab w:val="num" w:pos="2880"/>
        </w:tabs>
        <w:ind w:left="2880" w:hanging="360"/>
      </w:pPr>
      <w:rPr>
        <w:rFonts w:ascii="Arial" w:hAnsi="Arial" w:hint="default"/>
      </w:rPr>
    </w:lvl>
    <w:lvl w:ilvl="4" w:tplc="34D42246" w:tentative="1">
      <w:start w:val="1"/>
      <w:numFmt w:val="bullet"/>
      <w:lvlText w:val="•"/>
      <w:lvlJc w:val="left"/>
      <w:pPr>
        <w:tabs>
          <w:tab w:val="num" w:pos="3600"/>
        </w:tabs>
        <w:ind w:left="3600" w:hanging="360"/>
      </w:pPr>
      <w:rPr>
        <w:rFonts w:ascii="Arial" w:hAnsi="Arial" w:hint="default"/>
      </w:rPr>
    </w:lvl>
    <w:lvl w:ilvl="5" w:tplc="39C4941A" w:tentative="1">
      <w:start w:val="1"/>
      <w:numFmt w:val="bullet"/>
      <w:lvlText w:val="•"/>
      <w:lvlJc w:val="left"/>
      <w:pPr>
        <w:tabs>
          <w:tab w:val="num" w:pos="4320"/>
        </w:tabs>
        <w:ind w:left="4320" w:hanging="360"/>
      </w:pPr>
      <w:rPr>
        <w:rFonts w:ascii="Arial" w:hAnsi="Arial" w:hint="default"/>
      </w:rPr>
    </w:lvl>
    <w:lvl w:ilvl="6" w:tplc="2BAA93CE" w:tentative="1">
      <w:start w:val="1"/>
      <w:numFmt w:val="bullet"/>
      <w:lvlText w:val="•"/>
      <w:lvlJc w:val="left"/>
      <w:pPr>
        <w:tabs>
          <w:tab w:val="num" w:pos="5040"/>
        </w:tabs>
        <w:ind w:left="5040" w:hanging="360"/>
      </w:pPr>
      <w:rPr>
        <w:rFonts w:ascii="Arial" w:hAnsi="Arial" w:hint="default"/>
      </w:rPr>
    </w:lvl>
    <w:lvl w:ilvl="7" w:tplc="CD98DF34" w:tentative="1">
      <w:start w:val="1"/>
      <w:numFmt w:val="bullet"/>
      <w:lvlText w:val="•"/>
      <w:lvlJc w:val="left"/>
      <w:pPr>
        <w:tabs>
          <w:tab w:val="num" w:pos="5760"/>
        </w:tabs>
        <w:ind w:left="5760" w:hanging="360"/>
      </w:pPr>
      <w:rPr>
        <w:rFonts w:ascii="Arial" w:hAnsi="Arial" w:hint="default"/>
      </w:rPr>
    </w:lvl>
    <w:lvl w:ilvl="8" w:tplc="65D4063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D53E1"/>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 w15:restartNumberingAfterBreak="0">
    <w:nsid w:val="033F47DE"/>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 w15:restartNumberingAfterBreak="0">
    <w:nsid w:val="0396379D"/>
    <w:multiLevelType w:val="multilevel"/>
    <w:tmpl w:val="22C06A04"/>
    <w:lvl w:ilvl="0">
      <w:start w:val="10"/>
      <w:numFmt w:val="decimal"/>
      <w:lvlText w:val="%1"/>
      <w:lvlJc w:val="left"/>
      <w:pPr>
        <w:ind w:left="630" w:hanging="630"/>
      </w:pPr>
      <w:rPr>
        <w:rFonts w:ascii="Arial" w:hAnsi="Arial" w:cs="Arial" w:hint="default"/>
        <w:sz w:val="32"/>
      </w:rPr>
    </w:lvl>
    <w:lvl w:ilvl="1">
      <w:start w:val="1"/>
      <w:numFmt w:val="decimal"/>
      <w:lvlText w:val="%1.%2"/>
      <w:lvlJc w:val="left"/>
      <w:pPr>
        <w:ind w:left="1622" w:hanging="630"/>
      </w:pPr>
      <w:rPr>
        <w:rFonts w:ascii="Arial" w:hAnsi="Arial" w:cs="Arial" w:hint="default"/>
        <w:sz w:val="24"/>
        <w:szCs w:val="20"/>
      </w:rPr>
    </w:lvl>
    <w:lvl w:ilvl="2">
      <w:start w:val="1"/>
      <w:numFmt w:val="decimal"/>
      <w:lvlText w:val="%1.%2.%3"/>
      <w:lvlJc w:val="left"/>
      <w:pPr>
        <w:ind w:left="1440" w:hanging="720"/>
      </w:pPr>
      <w:rPr>
        <w:rFonts w:ascii="Arial" w:hAnsi="Arial" w:cs="Arial" w:hint="default"/>
        <w:sz w:val="32"/>
      </w:rPr>
    </w:lvl>
    <w:lvl w:ilvl="3">
      <w:start w:val="1"/>
      <w:numFmt w:val="decimal"/>
      <w:lvlText w:val="%1.%2.%3.%4"/>
      <w:lvlJc w:val="left"/>
      <w:pPr>
        <w:ind w:left="2160" w:hanging="1080"/>
      </w:pPr>
      <w:rPr>
        <w:rFonts w:ascii="Arial" w:hAnsi="Arial" w:cs="Arial" w:hint="default"/>
        <w:sz w:val="32"/>
      </w:rPr>
    </w:lvl>
    <w:lvl w:ilvl="4">
      <w:start w:val="1"/>
      <w:numFmt w:val="decimal"/>
      <w:lvlText w:val="%1.%2.%3.%4.%5"/>
      <w:lvlJc w:val="left"/>
      <w:pPr>
        <w:ind w:left="2520" w:hanging="1080"/>
      </w:pPr>
      <w:rPr>
        <w:rFonts w:ascii="Arial" w:hAnsi="Arial" w:cs="Arial" w:hint="default"/>
        <w:sz w:val="32"/>
      </w:rPr>
    </w:lvl>
    <w:lvl w:ilvl="5">
      <w:start w:val="1"/>
      <w:numFmt w:val="decimal"/>
      <w:lvlText w:val="%1.%2.%3.%4.%5.%6"/>
      <w:lvlJc w:val="left"/>
      <w:pPr>
        <w:ind w:left="3240" w:hanging="1440"/>
      </w:pPr>
      <w:rPr>
        <w:rFonts w:ascii="Arial" w:hAnsi="Arial" w:cs="Arial" w:hint="default"/>
        <w:sz w:val="32"/>
      </w:rPr>
    </w:lvl>
    <w:lvl w:ilvl="6">
      <w:start w:val="1"/>
      <w:numFmt w:val="decimal"/>
      <w:lvlText w:val="%1.%2.%3.%4.%5.%6.%7"/>
      <w:lvlJc w:val="left"/>
      <w:pPr>
        <w:ind w:left="3600" w:hanging="1440"/>
      </w:pPr>
      <w:rPr>
        <w:rFonts w:ascii="Arial" w:hAnsi="Arial" w:cs="Arial" w:hint="default"/>
        <w:sz w:val="32"/>
      </w:rPr>
    </w:lvl>
    <w:lvl w:ilvl="7">
      <w:start w:val="1"/>
      <w:numFmt w:val="decimal"/>
      <w:lvlText w:val="%1.%2.%3.%4.%5.%6.%7.%8"/>
      <w:lvlJc w:val="left"/>
      <w:pPr>
        <w:ind w:left="4320" w:hanging="1800"/>
      </w:pPr>
      <w:rPr>
        <w:rFonts w:ascii="Arial" w:hAnsi="Arial" w:cs="Arial" w:hint="default"/>
        <w:sz w:val="32"/>
      </w:rPr>
    </w:lvl>
    <w:lvl w:ilvl="8">
      <w:start w:val="1"/>
      <w:numFmt w:val="decimal"/>
      <w:lvlText w:val="%1.%2.%3.%4.%5.%6.%7.%8.%9"/>
      <w:lvlJc w:val="left"/>
      <w:pPr>
        <w:ind w:left="5040" w:hanging="2160"/>
      </w:pPr>
      <w:rPr>
        <w:rFonts w:ascii="Arial" w:hAnsi="Arial" w:cs="Arial" w:hint="default"/>
        <w:sz w:val="32"/>
      </w:rPr>
    </w:lvl>
  </w:abstractNum>
  <w:abstractNum w:abstractNumId="4" w15:restartNumberingAfterBreak="0">
    <w:nsid w:val="0A650019"/>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5" w15:restartNumberingAfterBreak="0">
    <w:nsid w:val="0C705FE2"/>
    <w:multiLevelType w:val="hybridMultilevel"/>
    <w:tmpl w:val="6F5A4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2F3405"/>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7" w15:restartNumberingAfterBreak="0">
    <w:nsid w:val="137242CC"/>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4D56203"/>
    <w:multiLevelType w:val="hybridMultilevel"/>
    <w:tmpl w:val="8DC40188"/>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1607360F"/>
    <w:multiLevelType w:val="hybridMultilevel"/>
    <w:tmpl w:val="484022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352EAE"/>
    <w:multiLevelType w:val="multilevel"/>
    <w:tmpl w:val="F99EAF58"/>
    <w:lvl w:ilvl="0">
      <w:start w:val="1"/>
      <w:numFmt w:val="decimal"/>
      <w:lvlText w:val="%1."/>
      <w:lvlJc w:val="left"/>
      <w:pPr>
        <w:ind w:left="360" w:hanging="360"/>
      </w:pPr>
    </w:lvl>
    <w:lvl w:ilvl="1">
      <w:start w:val="1"/>
      <w:numFmt w:val="decimal"/>
      <w:lvlText w:val="%1.%2."/>
      <w:lvlJc w:val="left"/>
      <w:pPr>
        <w:ind w:left="792" w:hanging="432"/>
      </w:pPr>
      <w:rPr>
        <w:rFonts w:hint="default"/>
        <w:i w:val="0"/>
        <w:iCs w:val="0"/>
      </w:rPr>
    </w:lvl>
    <w:lvl w:ilvl="2">
      <w:start w:val="1"/>
      <w:numFmt w:val="decimal"/>
      <w:lvlText w:val="%1.%2.%3."/>
      <w:lvlJc w:val="left"/>
      <w:pPr>
        <w:ind w:left="203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209" w:hanging="792"/>
      </w:pPr>
      <w:rPr>
        <w:rFonts w:ascii="Arial" w:hAnsi="Arial" w:cs="Arial" w:hint="default"/>
        <w:sz w:val="18"/>
        <w:szCs w:val="18"/>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8116FE0"/>
    <w:multiLevelType w:val="hybridMultilevel"/>
    <w:tmpl w:val="24C87E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A9367B"/>
    <w:multiLevelType w:val="hybridMultilevel"/>
    <w:tmpl w:val="7C6CDC06"/>
    <w:lvl w:ilvl="0" w:tplc="78582FEE">
      <w:start w:val="1"/>
      <w:numFmt w:val="bullet"/>
      <w:lvlText w:val=""/>
      <w:lvlJc w:val="left"/>
      <w:pPr>
        <w:tabs>
          <w:tab w:val="num" w:pos="720"/>
        </w:tabs>
        <w:ind w:left="720" w:hanging="360"/>
      </w:pPr>
      <w:rPr>
        <w:rFonts w:ascii="Wingdings" w:hAnsi="Wingdings" w:hint="default"/>
      </w:rPr>
    </w:lvl>
    <w:lvl w:ilvl="1" w:tplc="0218ADEE" w:tentative="1">
      <w:start w:val="1"/>
      <w:numFmt w:val="bullet"/>
      <w:lvlText w:val=""/>
      <w:lvlJc w:val="left"/>
      <w:pPr>
        <w:tabs>
          <w:tab w:val="num" w:pos="1440"/>
        </w:tabs>
        <w:ind w:left="1440" w:hanging="360"/>
      </w:pPr>
      <w:rPr>
        <w:rFonts w:ascii="Wingdings" w:hAnsi="Wingdings" w:hint="default"/>
      </w:rPr>
    </w:lvl>
    <w:lvl w:ilvl="2" w:tplc="309AF04C" w:tentative="1">
      <w:start w:val="1"/>
      <w:numFmt w:val="bullet"/>
      <w:lvlText w:val=""/>
      <w:lvlJc w:val="left"/>
      <w:pPr>
        <w:tabs>
          <w:tab w:val="num" w:pos="2160"/>
        </w:tabs>
        <w:ind w:left="2160" w:hanging="360"/>
      </w:pPr>
      <w:rPr>
        <w:rFonts w:ascii="Wingdings" w:hAnsi="Wingdings" w:hint="default"/>
      </w:rPr>
    </w:lvl>
    <w:lvl w:ilvl="3" w:tplc="2F182688" w:tentative="1">
      <w:start w:val="1"/>
      <w:numFmt w:val="bullet"/>
      <w:lvlText w:val=""/>
      <w:lvlJc w:val="left"/>
      <w:pPr>
        <w:tabs>
          <w:tab w:val="num" w:pos="2880"/>
        </w:tabs>
        <w:ind w:left="2880" w:hanging="360"/>
      </w:pPr>
      <w:rPr>
        <w:rFonts w:ascii="Wingdings" w:hAnsi="Wingdings" w:hint="default"/>
      </w:rPr>
    </w:lvl>
    <w:lvl w:ilvl="4" w:tplc="A4E21FC0" w:tentative="1">
      <w:start w:val="1"/>
      <w:numFmt w:val="bullet"/>
      <w:lvlText w:val=""/>
      <w:lvlJc w:val="left"/>
      <w:pPr>
        <w:tabs>
          <w:tab w:val="num" w:pos="3600"/>
        </w:tabs>
        <w:ind w:left="3600" w:hanging="360"/>
      </w:pPr>
      <w:rPr>
        <w:rFonts w:ascii="Wingdings" w:hAnsi="Wingdings" w:hint="default"/>
      </w:rPr>
    </w:lvl>
    <w:lvl w:ilvl="5" w:tplc="7A44200E" w:tentative="1">
      <w:start w:val="1"/>
      <w:numFmt w:val="bullet"/>
      <w:lvlText w:val=""/>
      <w:lvlJc w:val="left"/>
      <w:pPr>
        <w:tabs>
          <w:tab w:val="num" w:pos="4320"/>
        </w:tabs>
        <w:ind w:left="4320" w:hanging="360"/>
      </w:pPr>
      <w:rPr>
        <w:rFonts w:ascii="Wingdings" w:hAnsi="Wingdings" w:hint="default"/>
      </w:rPr>
    </w:lvl>
    <w:lvl w:ilvl="6" w:tplc="39A872EC" w:tentative="1">
      <w:start w:val="1"/>
      <w:numFmt w:val="bullet"/>
      <w:lvlText w:val=""/>
      <w:lvlJc w:val="left"/>
      <w:pPr>
        <w:tabs>
          <w:tab w:val="num" w:pos="5040"/>
        </w:tabs>
        <w:ind w:left="5040" w:hanging="360"/>
      </w:pPr>
      <w:rPr>
        <w:rFonts w:ascii="Wingdings" w:hAnsi="Wingdings" w:hint="default"/>
      </w:rPr>
    </w:lvl>
    <w:lvl w:ilvl="7" w:tplc="4B2C4CE0" w:tentative="1">
      <w:start w:val="1"/>
      <w:numFmt w:val="bullet"/>
      <w:lvlText w:val=""/>
      <w:lvlJc w:val="left"/>
      <w:pPr>
        <w:tabs>
          <w:tab w:val="num" w:pos="5760"/>
        </w:tabs>
        <w:ind w:left="5760" w:hanging="360"/>
      </w:pPr>
      <w:rPr>
        <w:rFonts w:ascii="Wingdings" w:hAnsi="Wingdings" w:hint="default"/>
      </w:rPr>
    </w:lvl>
    <w:lvl w:ilvl="8" w:tplc="AA7494E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3F1E4D"/>
    <w:multiLevelType w:val="hybridMultilevel"/>
    <w:tmpl w:val="ADCE5770"/>
    <w:lvl w:ilvl="0" w:tplc="62C245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CA05006"/>
    <w:multiLevelType w:val="hybridMultilevel"/>
    <w:tmpl w:val="720464E6"/>
    <w:lvl w:ilvl="0" w:tplc="378C5856">
      <w:start w:val="1"/>
      <w:numFmt w:val="bullet"/>
      <w:lvlText w:val=""/>
      <w:lvlJc w:val="left"/>
      <w:pPr>
        <w:tabs>
          <w:tab w:val="num" w:pos="720"/>
        </w:tabs>
        <w:ind w:left="720" w:hanging="360"/>
      </w:pPr>
      <w:rPr>
        <w:rFonts w:ascii="Wingdings" w:hAnsi="Wingdings" w:hint="default"/>
      </w:rPr>
    </w:lvl>
    <w:lvl w:ilvl="1" w:tplc="76E6F8F6" w:tentative="1">
      <w:start w:val="1"/>
      <w:numFmt w:val="bullet"/>
      <w:lvlText w:val=""/>
      <w:lvlJc w:val="left"/>
      <w:pPr>
        <w:tabs>
          <w:tab w:val="num" w:pos="1440"/>
        </w:tabs>
        <w:ind w:left="1440" w:hanging="360"/>
      </w:pPr>
      <w:rPr>
        <w:rFonts w:ascii="Wingdings" w:hAnsi="Wingdings" w:hint="default"/>
      </w:rPr>
    </w:lvl>
    <w:lvl w:ilvl="2" w:tplc="90688A7A" w:tentative="1">
      <w:start w:val="1"/>
      <w:numFmt w:val="bullet"/>
      <w:lvlText w:val=""/>
      <w:lvlJc w:val="left"/>
      <w:pPr>
        <w:tabs>
          <w:tab w:val="num" w:pos="2160"/>
        </w:tabs>
        <w:ind w:left="2160" w:hanging="360"/>
      </w:pPr>
      <w:rPr>
        <w:rFonts w:ascii="Wingdings" w:hAnsi="Wingdings" w:hint="default"/>
      </w:rPr>
    </w:lvl>
    <w:lvl w:ilvl="3" w:tplc="0B229BE6" w:tentative="1">
      <w:start w:val="1"/>
      <w:numFmt w:val="bullet"/>
      <w:lvlText w:val=""/>
      <w:lvlJc w:val="left"/>
      <w:pPr>
        <w:tabs>
          <w:tab w:val="num" w:pos="2880"/>
        </w:tabs>
        <w:ind w:left="2880" w:hanging="360"/>
      </w:pPr>
      <w:rPr>
        <w:rFonts w:ascii="Wingdings" w:hAnsi="Wingdings" w:hint="default"/>
      </w:rPr>
    </w:lvl>
    <w:lvl w:ilvl="4" w:tplc="5148A60A" w:tentative="1">
      <w:start w:val="1"/>
      <w:numFmt w:val="bullet"/>
      <w:lvlText w:val=""/>
      <w:lvlJc w:val="left"/>
      <w:pPr>
        <w:tabs>
          <w:tab w:val="num" w:pos="3600"/>
        </w:tabs>
        <w:ind w:left="3600" w:hanging="360"/>
      </w:pPr>
      <w:rPr>
        <w:rFonts w:ascii="Wingdings" w:hAnsi="Wingdings" w:hint="default"/>
      </w:rPr>
    </w:lvl>
    <w:lvl w:ilvl="5" w:tplc="3BAED0E2" w:tentative="1">
      <w:start w:val="1"/>
      <w:numFmt w:val="bullet"/>
      <w:lvlText w:val=""/>
      <w:lvlJc w:val="left"/>
      <w:pPr>
        <w:tabs>
          <w:tab w:val="num" w:pos="4320"/>
        </w:tabs>
        <w:ind w:left="4320" w:hanging="360"/>
      </w:pPr>
      <w:rPr>
        <w:rFonts w:ascii="Wingdings" w:hAnsi="Wingdings" w:hint="default"/>
      </w:rPr>
    </w:lvl>
    <w:lvl w:ilvl="6" w:tplc="0A70B864" w:tentative="1">
      <w:start w:val="1"/>
      <w:numFmt w:val="bullet"/>
      <w:lvlText w:val=""/>
      <w:lvlJc w:val="left"/>
      <w:pPr>
        <w:tabs>
          <w:tab w:val="num" w:pos="5040"/>
        </w:tabs>
        <w:ind w:left="5040" w:hanging="360"/>
      </w:pPr>
      <w:rPr>
        <w:rFonts w:ascii="Wingdings" w:hAnsi="Wingdings" w:hint="default"/>
      </w:rPr>
    </w:lvl>
    <w:lvl w:ilvl="7" w:tplc="83CEDDD8" w:tentative="1">
      <w:start w:val="1"/>
      <w:numFmt w:val="bullet"/>
      <w:lvlText w:val=""/>
      <w:lvlJc w:val="left"/>
      <w:pPr>
        <w:tabs>
          <w:tab w:val="num" w:pos="5760"/>
        </w:tabs>
        <w:ind w:left="5760" w:hanging="360"/>
      </w:pPr>
      <w:rPr>
        <w:rFonts w:ascii="Wingdings" w:hAnsi="Wingdings" w:hint="default"/>
      </w:rPr>
    </w:lvl>
    <w:lvl w:ilvl="8" w:tplc="2E44610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BC3659"/>
    <w:multiLevelType w:val="hybridMultilevel"/>
    <w:tmpl w:val="8BE8C9A6"/>
    <w:lvl w:ilvl="0" w:tplc="40090001">
      <w:start w:val="1"/>
      <w:numFmt w:val="bullet"/>
      <w:lvlText w:val=""/>
      <w:lvlJc w:val="left"/>
      <w:pPr>
        <w:ind w:left="1080" w:hanging="72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00F1821"/>
    <w:multiLevelType w:val="hybridMultilevel"/>
    <w:tmpl w:val="54D86702"/>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7" w15:restartNumberingAfterBreak="0">
    <w:nsid w:val="203676D0"/>
    <w:multiLevelType w:val="hybridMultilevel"/>
    <w:tmpl w:val="9136296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1">
      <w:start w:val="1"/>
      <w:numFmt w:val="bullet"/>
      <w:lvlText w:val=""/>
      <w:lvlJc w:val="left"/>
      <w:pPr>
        <w:ind w:left="2160" w:hanging="360"/>
      </w:pPr>
      <w:rPr>
        <w:rFonts w:ascii="Symbol" w:hAnsi="Symbo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F32D00"/>
    <w:multiLevelType w:val="hybridMultilevel"/>
    <w:tmpl w:val="328204D8"/>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9" w15:restartNumberingAfterBreak="0">
    <w:nsid w:val="26775D5B"/>
    <w:multiLevelType w:val="hybridMultilevel"/>
    <w:tmpl w:val="37484318"/>
    <w:lvl w:ilvl="0" w:tplc="0409000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0" w15:restartNumberingAfterBreak="0">
    <w:nsid w:val="27856058"/>
    <w:multiLevelType w:val="hybridMultilevel"/>
    <w:tmpl w:val="9E5CE0B2"/>
    <w:lvl w:ilvl="0" w:tplc="A6C09274">
      <w:start w:val="1"/>
      <w:numFmt w:val="bullet"/>
      <w:lvlText w:val="•"/>
      <w:lvlJc w:val="left"/>
      <w:pPr>
        <w:tabs>
          <w:tab w:val="num" w:pos="360"/>
        </w:tabs>
        <w:ind w:left="360" w:hanging="360"/>
      </w:pPr>
      <w:rPr>
        <w:rFonts w:ascii="Arial" w:hAnsi="Arial" w:hint="default"/>
      </w:rPr>
    </w:lvl>
    <w:lvl w:ilvl="1" w:tplc="10DAE700" w:tentative="1">
      <w:start w:val="1"/>
      <w:numFmt w:val="bullet"/>
      <w:lvlText w:val="•"/>
      <w:lvlJc w:val="left"/>
      <w:pPr>
        <w:tabs>
          <w:tab w:val="num" w:pos="1080"/>
        </w:tabs>
        <w:ind w:left="1080" w:hanging="360"/>
      </w:pPr>
      <w:rPr>
        <w:rFonts w:ascii="Arial" w:hAnsi="Arial" w:hint="default"/>
      </w:rPr>
    </w:lvl>
    <w:lvl w:ilvl="2" w:tplc="9EC211E0" w:tentative="1">
      <w:start w:val="1"/>
      <w:numFmt w:val="bullet"/>
      <w:lvlText w:val="•"/>
      <w:lvlJc w:val="left"/>
      <w:pPr>
        <w:tabs>
          <w:tab w:val="num" w:pos="1800"/>
        </w:tabs>
        <w:ind w:left="1800" w:hanging="360"/>
      </w:pPr>
      <w:rPr>
        <w:rFonts w:ascii="Arial" w:hAnsi="Arial" w:hint="default"/>
      </w:rPr>
    </w:lvl>
    <w:lvl w:ilvl="3" w:tplc="FBD6ED80" w:tentative="1">
      <w:start w:val="1"/>
      <w:numFmt w:val="bullet"/>
      <w:lvlText w:val="•"/>
      <w:lvlJc w:val="left"/>
      <w:pPr>
        <w:tabs>
          <w:tab w:val="num" w:pos="2520"/>
        </w:tabs>
        <w:ind w:left="2520" w:hanging="360"/>
      </w:pPr>
      <w:rPr>
        <w:rFonts w:ascii="Arial" w:hAnsi="Arial" w:hint="default"/>
      </w:rPr>
    </w:lvl>
    <w:lvl w:ilvl="4" w:tplc="D832984C" w:tentative="1">
      <w:start w:val="1"/>
      <w:numFmt w:val="bullet"/>
      <w:lvlText w:val="•"/>
      <w:lvlJc w:val="left"/>
      <w:pPr>
        <w:tabs>
          <w:tab w:val="num" w:pos="3240"/>
        </w:tabs>
        <w:ind w:left="3240" w:hanging="360"/>
      </w:pPr>
      <w:rPr>
        <w:rFonts w:ascii="Arial" w:hAnsi="Arial" w:hint="default"/>
      </w:rPr>
    </w:lvl>
    <w:lvl w:ilvl="5" w:tplc="34C4A526" w:tentative="1">
      <w:start w:val="1"/>
      <w:numFmt w:val="bullet"/>
      <w:lvlText w:val="•"/>
      <w:lvlJc w:val="left"/>
      <w:pPr>
        <w:tabs>
          <w:tab w:val="num" w:pos="3960"/>
        </w:tabs>
        <w:ind w:left="3960" w:hanging="360"/>
      </w:pPr>
      <w:rPr>
        <w:rFonts w:ascii="Arial" w:hAnsi="Arial" w:hint="default"/>
      </w:rPr>
    </w:lvl>
    <w:lvl w:ilvl="6" w:tplc="4A96EA6A" w:tentative="1">
      <w:start w:val="1"/>
      <w:numFmt w:val="bullet"/>
      <w:lvlText w:val="•"/>
      <w:lvlJc w:val="left"/>
      <w:pPr>
        <w:tabs>
          <w:tab w:val="num" w:pos="4680"/>
        </w:tabs>
        <w:ind w:left="4680" w:hanging="360"/>
      </w:pPr>
      <w:rPr>
        <w:rFonts w:ascii="Arial" w:hAnsi="Arial" w:hint="default"/>
      </w:rPr>
    </w:lvl>
    <w:lvl w:ilvl="7" w:tplc="75163FA2" w:tentative="1">
      <w:start w:val="1"/>
      <w:numFmt w:val="bullet"/>
      <w:lvlText w:val="•"/>
      <w:lvlJc w:val="left"/>
      <w:pPr>
        <w:tabs>
          <w:tab w:val="num" w:pos="5400"/>
        </w:tabs>
        <w:ind w:left="5400" w:hanging="360"/>
      </w:pPr>
      <w:rPr>
        <w:rFonts w:ascii="Arial" w:hAnsi="Arial" w:hint="default"/>
      </w:rPr>
    </w:lvl>
    <w:lvl w:ilvl="8" w:tplc="997246AE"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28266CF2"/>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2" w15:restartNumberingAfterBreak="0">
    <w:nsid w:val="28643707"/>
    <w:multiLevelType w:val="hybridMultilevel"/>
    <w:tmpl w:val="84B6CD30"/>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29932ECE"/>
    <w:multiLevelType w:val="hybridMultilevel"/>
    <w:tmpl w:val="1B3C45C8"/>
    <w:lvl w:ilvl="0" w:tplc="FFFFFFFF">
      <w:start w:val="1"/>
      <w:numFmt w:val="decimal"/>
      <w:lvlText w:val="%1."/>
      <w:lvlJc w:val="left"/>
      <w:pPr>
        <w:ind w:left="1740" w:hanging="6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2CEC1B22"/>
    <w:multiLevelType w:val="hybridMultilevel"/>
    <w:tmpl w:val="21AE7F40"/>
    <w:lvl w:ilvl="0" w:tplc="BF9AF0BA">
      <w:numFmt w:val="bullet"/>
      <w:lvlText w:val="•"/>
      <w:lvlJc w:val="left"/>
      <w:pPr>
        <w:ind w:left="1020" w:hanging="660"/>
      </w:pPr>
      <w:rPr>
        <w:rFonts w:ascii="Allianz Neo" w:eastAsiaTheme="minorHAnsi" w:hAnsi="Allianz Ne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D3E7012"/>
    <w:multiLevelType w:val="hybridMultilevel"/>
    <w:tmpl w:val="14A43362"/>
    <w:lvl w:ilvl="0" w:tplc="0409000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6" w15:restartNumberingAfterBreak="0">
    <w:nsid w:val="30D76561"/>
    <w:multiLevelType w:val="multilevel"/>
    <w:tmpl w:val="1A243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161AA"/>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8" w15:restartNumberingAfterBreak="0">
    <w:nsid w:val="33C418A2"/>
    <w:multiLevelType w:val="hybridMultilevel"/>
    <w:tmpl w:val="2F202AE2"/>
    <w:lvl w:ilvl="0" w:tplc="0409000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9" w15:restartNumberingAfterBreak="0">
    <w:nsid w:val="34513995"/>
    <w:multiLevelType w:val="multilevel"/>
    <w:tmpl w:val="16AAEF0E"/>
    <w:lvl w:ilvl="0">
      <w:start w:val="1"/>
      <w:numFmt w:val="bullet"/>
      <w:lvlText w:val=""/>
      <w:lvlJc w:val="left"/>
      <w:pPr>
        <w:ind w:left="90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2736" w:hanging="1080"/>
      </w:pPr>
      <w:rPr>
        <w:rFonts w:hint="default"/>
      </w:rPr>
    </w:lvl>
    <w:lvl w:ilvl="3">
      <w:start w:val="1"/>
      <w:numFmt w:val="decimal"/>
      <w:isLgl/>
      <w:lvlText w:val="%1.%2.%3.%4"/>
      <w:lvlJc w:val="left"/>
      <w:pPr>
        <w:ind w:left="3456" w:hanging="1440"/>
      </w:pPr>
      <w:rPr>
        <w:rFonts w:hint="default"/>
      </w:rPr>
    </w:lvl>
    <w:lvl w:ilvl="4">
      <w:start w:val="1"/>
      <w:numFmt w:val="decimal"/>
      <w:isLgl/>
      <w:lvlText w:val="%1.%2.%3.%4.%5"/>
      <w:lvlJc w:val="left"/>
      <w:pPr>
        <w:ind w:left="3816" w:hanging="1440"/>
      </w:pPr>
      <w:rPr>
        <w:rFonts w:hint="default"/>
      </w:rPr>
    </w:lvl>
    <w:lvl w:ilvl="5">
      <w:start w:val="1"/>
      <w:numFmt w:val="decimal"/>
      <w:isLgl/>
      <w:lvlText w:val="%1.%2.%3.%4.%5.%6"/>
      <w:lvlJc w:val="left"/>
      <w:pPr>
        <w:ind w:left="4536" w:hanging="1800"/>
      </w:pPr>
      <w:rPr>
        <w:rFonts w:hint="default"/>
      </w:rPr>
    </w:lvl>
    <w:lvl w:ilvl="6">
      <w:start w:val="1"/>
      <w:numFmt w:val="decimal"/>
      <w:isLgl/>
      <w:lvlText w:val="%1.%2.%3.%4.%5.%6.%7"/>
      <w:lvlJc w:val="left"/>
      <w:pPr>
        <w:ind w:left="5256" w:hanging="2160"/>
      </w:pPr>
      <w:rPr>
        <w:rFonts w:hint="default"/>
      </w:rPr>
    </w:lvl>
    <w:lvl w:ilvl="7">
      <w:start w:val="1"/>
      <w:numFmt w:val="decimal"/>
      <w:isLgl/>
      <w:lvlText w:val="%1.%2.%3.%4.%5.%6.%7.%8"/>
      <w:lvlJc w:val="left"/>
      <w:pPr>
        <w:ind w:left="5976" w:hanging="2520"/>
      </w:pPr>
      <w:rPr>
        <w:rFonts w:hint="default"/>
      </w:rPr>
    </w:lvl>
    <w:lvl w:ilvl="8">
      <w:start w:val="1"/>
      <w:numFmt w:val="decimal"/>
      <w:isLgl/>
      <w:lvlText w:val="%1.%2.%3.%4.%5.%6.%7.%8.%9"/>
      <w:lvlJc w:val="left"/>
      <w:pPr>
        <w:ind w:left="6696" w:hanging="2880"/>
      </w:pPr>
      <w:rPr>
        <w:rFonts w:hint="default"/>
      </w:rPr>
    </w:lvl>
  </w:abstractNum>
  <w:abstractNum w:abstractNumId="30" w15:restartNumberingAfterBreak="0">
    <w:nsid w:val="34950650"/>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1" w15:restartNumberingAfterBreak="0">
    <w:nsid w:val="35843615"/>
    <w:multiLevelType w:val="hybridMultilevel"/>
    <w:tmpl w:val="D0E6BCB0"/>
    <w:lvl w:ilvl="0" w:tplc="824AEACC">
      <w:start w:val="1"/>
      <w:numFmt w:val="bullet"/>
      <w:lvlText w:val="•"/>
      <w:lvlJc w:val="left"/>
      <w:pPr>
        <w:tabs>
          <w:tab w:val="num" w:pos="360"/>
        </w:tabs>
        <w:ind w:left="36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73071B2"/>
    <w:multiLevelType w:val="hybridMultilevel"/>
    <w:tmpl w:val="6E90234C"/>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37C134A1"/>
    <w:multiLevelType w:val="hybridMultilevel"/>
    <w:tmpl w:val="3814B7B0"/>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3863679F"/>
    <w:multiLevelType w:val="multilevel"/>
    <w:tmpl w:val="2780E4CA"/>
    <w:lvl w:ilvl="0">
      <w:start w:val="1"/>
      <w:numFmt w:val="decimal"/>
      <w:pStyle w:val="QBEITHeading1"/>
      <w:lvlText w:val="%1."/>
      <w:lvlJc w:val="left"/>
      <w:pPr>
        <w:tabs>
          <w:tab w:val="num" w:pos="615"/>
        </w:tabs>
        <w:ind w:left="615" w:hanging="567"/>
      </w:pPr>
      <w:rPr>
        <w:rFonts w:ascii="Arial" w:hAnsi="Arial" w:hint="default"/>
        <w:b/>
        <w:i w:val="0"/>
        <w:sz w:val="28"/>
        <w:szCs w:val="28"/>
      </w:rPr>
    </w:lvl>
    <w:lvl w:ilvl="1">
      <w:start w:val="1"/>
      <w:numFmt w:val="decimal"/>
      <w:pStyle w:val="QBEITHeading2"/>
      <w:lvlText w:val="%1.%2."/>
      <w:lvlJc w:val="left"/>
      <w:pPr>
        <w:tabs>
          <w:tab w:val="num" w:pos="1134"/>
        </w:tabs>
        <w:ind w:left="1134" w:hanging="567"/>
      </w:pPr>
      <w:rPr>
        <w:rFonts w:ascii="Arial" w:hAnsi="Arial" w:hint="default"/>
        <w:b/>
        <w:i w:val="0"/>
        <w:sz w:val="24"/>
        <w:szCs w:val="24"/>
      </w:rPr>
    </w:lvl>
    <w:lvl w:ilvl="2">
      <w:start w:val="1"/>
      <w:numFmt w:val="decimal"/>
      <w:pStyle w:val="QBEITHeading3"/>
      <w:lvlText w:val="%1.%2.%3."/>
      <w:lvlJc w:val="left"/>
      <w:pPr>
        <w:tabs>
          <w:tab w:val="num" w:pos="1843"/>
        </w:tabs>
        <w:ind w:left="1843" w:hanging="709"/>
      </w:pPr>
      <w:rPr>
        <w:rFonts w:ascii="Arial" w:hAnsi="Arial" w:hint="default"/>
        <w:b/>
        <w:i w:val="0"/>
        <w:sz w:val="20"/>
        <w:szCs w:val="20"/>
      </w:rPr>
    </w:lvl>
    <w:lvl w:ilvl="3">
      <w:start w:val="1"/>
      <w:numFmt w:val="decimal"/>
      <w:lvlText w:val="%1.%2.%3.%4."/>
      <w:lvlJc w:val="left"/>
      <w:pPr>
        <w:tabs>
          <w:tab w:val="num" w:pos="272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807"/>
        </w:tabs>
        <w:ind w:left="3303" w:hanging="936"/>
      </w:pPr>
      <w:rPr>
        <w:rFonts w:hint="default"/>
      </w:rPr>
    </w:lvl>
    <w:lvl w:ilvl="6">
      <w:start w:val="1"/>
      <w:numFmt w:val="decimal"/>
      <w:lvlText w:val="%1.%2.%3.%4.%5.%6.%7."/>
      <w:lvlJc w:val="left"/>
      <w:pPr>
        <w:tabs>
          <w:tab w:val="num" w:pos="4527"/>
        </w:tabs>
        <w:ind w:left="3807" w:hanging="1080"/>
      </w:pPr>
      <w:rPr>
        <w:rFonts w:hint="default"/>
      </w:rPr>
    </w:lvl>
    <w:lvl w:ilvl="7">
      <w:start w:val="1"/>
      <w:numFmt w:val="decimal"/>
      <w:lvlText w:val="%1.%2.%3.%4.%5.%6.%7.%8."/>
      <w:lvlJc w:val="left"/>
      <w:pPr>
        <w:tabs>
          <w:tab w:val="num" w:pos="4887"/>
        </w:tabs>
        <w:ind w:left="4311" w:hanging="1224"/>
      </w:pPr>
      <w:rPr>
        <w:rFonts w:hint="default"/>
      </w:rPr>
    </w:lvl>
    <w:lvl w:ilvl="8">
      <w:start w:val="1"/>
      <w:numFmt w:val="decimal"/>
      <w:lvlText w:val="%1.%2.%3.%4.%5.%6.%7.%8.%9."/>
      <w:lvlJc w:val="left"/>
      <w:pPr>
        <w:tabs>
          <w:tab w:val="num" w:pos="5607"/>
        </w:tabs>
        <w:ind w:left="4887" w:hanging="1440"/>
      </w:pPr>
      <w:rPr>
        <w:rFonts w:hint="default"/>
      </w:rPr>
    </w:lvl>
  </w:abstractNum>
  <w:abstractNum w:abstractNumId="35" w15:restartNumberingAfterBreak="0">
    <w:nsid w:val="38875E19"/>
    <w:multiLevelType w:val="hybridMultilevel"/>
    <w:tmpl w:val="213C4664"/>
    <w:lvl w:ilvl="0" w:tplc="BD1ED320">
      <w:numFmt w:val="bullet"/>
      <w:lvlText w:val="•"/>
      <w:lvlJc w:val="left"/>
      <w:pPr>
        <w:ind w:left="1778" w:hanging="360"/>
      </w:pPr>
      <w:rPr>
        <w:rFonts w:ascii="Calibri" w:eastAsia="Times New Roman" w:hAnsi="Calibri" w:cs="Calibri"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6" w15:restartNumberingAfterBreak="0">
    <w:nsid w:val="3E812390"/>
    <w:multiLevelType w:val="hybridMultilevel"/>
    <w:tmpl w:val="E0BAC4CE"/>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3F417178"/>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8" w15:restartNumberingAfterBreak="0">
    <w:nsid w:val="3FAD0C77"/>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9" w15:restartNumberingAfterBreak="0">
    <w:nsid w:val="425A40AA"/>
    <w:multiLevelType w:val="hybridMultilevel"/>
    <w:tmpl w:val="D938BEBA"/>
    <w:lvl w:ilvl="0" w:tplc="40090001">
      <w:start w:val="1"/>
      <w:numFmt w:val="bullet"/>
      <w:lvlText w:val=""/>
      <w:lvlJc w:val="left"/>
      <w:pPr>
        <w:ind w:left="0" w:hanging="360"/>
      </w:pPr>
      <w:rPr>
        <w:rFonts w:ascii="Symbol" w:hAnsi="Symbol"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40" w15:restartNumberingAfterBreak="0">
    <w:nsid w:val="438C11FE"/>
    <w:multiLevelType w:val="hybridMultilevel"/>
    <w:tmpl w:val="D1A2BE6A"/>
    <w:lvl w:ilvl="0" w:tplc="888A8EF0">
      <w:start w:val="1"/>
      <w:numFmt w:val="decimal"/>
      <w:pStyle w:val="NIIT11"/>
      <w:lvlText w:val="1.%1"/>
      <w:lvlJc w:val="left"/>
      <w:pPr>
        <w:ind w:left="7470" w:hanging="360"/>
      </w:pPr>
      <w:rPr>
        <w:rFonts w:hint="default"/>
      </w:rPr>
    </w:lvl>
    <w:lvl w:ilvl="1" w:tplc="04090019" w:tentative="1">
      <w:start w:val="1"/>
      <w:numFmt w:val="lowerLetter"/>
      <w:lvlText w:val="%2."/>
      <w:lvlJc w:val="left"/>
      <w:pPr>
        <w:ind w:left="8190" w:hanging="360"/>
      </w:pPr>
    </w:lvl>
    <w:lvl w:ilvl="2" w:tplc="0409001B" w:tentative="1">
      <w:start w:val="1"/>
      <w:numFmt w:val="lowerRoman"/>
      <w:lvlText w:val="%3."/>
      <w:lvlJc w:val="right"/>
      <w:pPr>
        <w:ind w:left="8910" w:hanging="180"/>
      </w:pPr>
    </w:lvl>
    <w:lvl w:ilvl="3" w:tplc="0409000F" w:tentative="1">
      <w:start w:val="1"/>
      <w:numFmt w:val="decimal"/>
      <w:lvlText w:val="%4."/>
      <w:lvlJc w:val="left"/>
      <w:pPr>
        <w:ind w:left="9630" w:hanging="360"/>
      </w:pPr>
    </w:lvl>
    <w:lvl w:ilvl="4" w:tplc="04090019" w:tentative="1">
      <w:start w:val="1"/>
      <w:numFmt w:val="lowerLetter"/>
      <w:lvlText w:val="%5."/>
      <w:lvlJc w:val="left"/>
      <w:pPr>
        <w:ind w:left="10350" w:hanging="360"/>
      </w:pPr>
    </w:lvl>
    <w:lvl w:ilvl="5" w:tplc="0409001B" w:tentative="1">
      <w:start w:val="1"/>
      <w:numFmt w:val="lowerRoman"/>
      <w:lvlText w:val="%6."/>
      <w:lvlJc w:val="right"/>
      <w:pPr>
        <w:ind w:left="11070" w:hanging="180"/>
      </w:pPr>
    </w:lvl>
    <w:lvl w:ilvl="6" w:tplc="0409000F" w:tentative="1">
      <w:start w:val="1"/>
      <w:numFmt w:val="decimal"/>
      <w:lvlText w:val="%7."/>
      <w:lvlJc w:val="left"/>
      <w:pPr>
        <w:ind w:left="11790" w:hanging="360"/>
      </w:pPr>
    </w:lvl>
    <w:lvl w:ilvl="7" w:tplc="04090019" w:tentative="1">
      <w:start w:val="1"/>
      <w:numFmt w:val="lowerLetter"/>
      <w:lvlText w:val="%8."/>
      <w:lvlJc w:val="left"/>
      <w:pPr>
        <w:ind w:left="12510" w:hanging="360"/>
      </w:pPr>
    </w:lvl>
    <w:lvl w:ilvl="8" w:tplc="0409001B" w:tentative="1">
      <w:start w:val="1"/>
      <w:numFmt w:val="lowerRoman"/>
      <w:lvlText w:val="%9."/>
      <w:lvlJc w:val="right"/>
      <w:pPr>
        <w:ind w:left="13230" w:hanging="180"/>
      </w:pPr>
    </w:lvl>
  </w:abstractNum>
  <w:abstractNum w:abstractNumId="41" w15:restartNumberingAfterBreak="0">
    <w:nsid w:val="44CC1890"/>
    <w:multiLevelType w:val="hybridMultilevel"/>
    <w:tmpl w:val="19D6AA10"/>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2" w15:restartNumberingAfterBreak="0">
    <w:nsid w:val="4A88783E"/>
    <w:multiLevelType w:val="hybridMultilevel"/>
    <w:tmpl w:val="8EAE1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B135927"/>
    <w:multiLevelType w:val="hybridMultilevel"/>
    <w:tmpl w:val="474CB3FE"/>
    <w:lvl w:ilvl="0" w:tplc="0409000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44" w15:restartNumberingAfterBreak="0">
    <w:nsid w:val="4B8C7D25"/>
    <w:multiLevelType w:val="hybridMultilevel"/>
    <w:tmpl w:val="E2D49C92"/>
    <w:lvl w:ilvl="0" w:tplc="014C02D8">
      <w:start w:val="1"/>
      <w:numFmt w:val="bullet"/>
      <w:lvlText w:val=""/>
      <w:lvlJc w:val="left"/>
      <w:pPr>
        <w:ind w:left="-216" w:hanging="360"/>
      </w:pPr>
      <w:rPr>
        <w:rFonts w:ascii="Symbol" w:hAnsi="Symbol" w:hint="default"/>
        <w:b/>
        <w:i w:val="0"/>
        <w:color w:val="4F81BD" w:themeColor="accent1"/>
        <w:sz w:val="20"/>
      </w:rPr>
    </w:lvl>
    <w:lvl w:ilvl="1" w:tplc="40090003">
      <w:start w:val="1"/>
      <w:numFmt w:val="bullet"/>
      <w:lvlText w:val="o"/>
      <w:lvlJc w:val="left"/>
      <w:pPr>
        <w:ind w:left="504" w:hanging="360"/>
      </w:pPr>
      <w:rPr>
        <w:rFonts w:ascii="Courier New" w:hAnsi="Courier New" w:cs="Courier New" w:hint="default"/>
      </w:rPr>
    </w:lvl>
    <w:lvl w:ilvl="2" w:tplc="40090005" w:tentative="1">
      <w:start w:val="1"/>
      <w:numFmt w:val="bullet"/>
      <w:lvlText w:val=""/>
      <w:lvlJc w:val="left"/>
      <w:pPr>
        <w:ind w:left="1224" w:hanging="360"/>
      </w:pPr>
      <w:rPr>
        <w:rFonts w:ascii="Wingdings" w:hAnsi="Wingdings" w:hint="default"/>
      </w:rPr>
    </w:lvl>
    <w:lvl w:ilvl="3" w:tplc="40090001" w:tentative="1">
      <w:start w:val="1"/>
      <w:numFmt w:val="bullet"/>
      <w:lvlText w:val=""/>
      <w:lvlJc w:val="left"/>
      <w:pPr>
        <w:ind w:left="1944" w:hanging="360"/>
      </w:pPr>
      <w:rPr>
        <w:rFonts w:ascii="Symbol" w:hAnsi="Symbol" w:hint="default"/>
      </w:rPr>
    </w:lvl>
    <w:lvl w:ilvl="4" w:tplc="40090003" w:tentative="1">
      <w:start w:val="1"/>
      <w:numFmt w:val="bullet"/>
      <w:lvlText w:val="o"/>
      <w:lvlJc w:val="left"/>
      <w:pPr>
        <w:ind w:left="2664" w:hanging="360"/>
      </w:pPr>
      <w:rPr>
        <w:rFonts w:ascii="Courier New" w:hAnsi="Courier New" w:cs="Courier New" w:hint="default"/>
      </w:rPr>
    </w:lvl>
    <w:lvl w:ilvl="5" w:tplc="40090005" w:tentative="1">
      <w:start w:val="1"/>
      <w:numFmt w:val="bullet"/>
      <w:lvlText w:val=""/>
      <w:lvlJc w:val="left"/>
      <w:pPr>
        <w:ind w:left="3384" w:hanging="360"/>
      </w:pPr>
      <w:rPr>
        <w:rFonts w:ascii="Wingdings" w:hAnsi="Wingdings" w:hint="default"/>
      </w:rPr>
    </w:lvl>
    <w:lvl w:ilvl="6" w:tplc="40090001" w:tentative="1">
      <w:start w:val="1"/>
      <w:numFmt w:val="bullet"/>
      <w:lvlText w:val=""/>
      <w:lvlJc w:val="left"/>
      <w:pPr>
        <w:ind w:left="4104" w:hanging="360"/>
      </w:pPr>
      <w:rPr>
        <w:rFonts w:ascii="Symbol" w:hAnsi="Symbol" w:hint="default"/>
      </w:rPr>
    </w:lvl>
    <w:lvl w:ilvl="7" w:tplc="40090003" w:tentative="1">
      <w:start w:val="1"/>
      <w:numFmt w:val="bullet"/>
      <w:lvlText w:val="o"/>
      <w:lvlJc w:val="left"/>
      <w:pPr>
        <w:ind w:left="4824" w:hanging="360"/>
      </w:pPr>
      <w:rPr>
        <w:rFonts w:ascii="Courier New" w:hAnsi="Courier New" w:cs="Courier New" w:hint="default"/>
      </w:rPr>
    </w:lvl>
    <w:lvl w:ilvl="8" w:tplc="40090005" w:tentative="1">
      <w:start w:val="1"/>
      <w:numFmt w:val="bullet"/>
      <w:lvlText w:val=""/>
      <w:lvlJc w:val="left"/>
      <w:pPr>
        <w:ind w:left="5544" w:hanging="360"/>
      </w:pPr>
      <w:rPr>
        <w:rFonts w:ascii="Wingdings" w:hAnsi="Wingdings" w:hint="default"/>
      </w:rPr>
    </w:lvl>
  </w:abstractNum>
  <w:abstractNum w:abstractNumId="45" w15:restartNumberingAfterBreak="0">
    <w:nsid w:val="4FE431CC"/>
    <w:multiLevelType w:val="hybridMultilevel"/>
    <w:tmpl w:val="9684D610"/>
    <w:lvl w:ilvl="0" w:tplc="0409000F">
      <w:start w:val="1"/>
      <w:numFmt w:val="decimal"/>
      <w:lvlText w:val="%1."/>
      <w:lvlJc w:val="left"/>
      <w:pPr>
        <w:ind w:left="1778" w:hanging="360"/>
      </w:pPr>
      <w:rPr>
        <w:rFonts w:hint="default"/>
      </w:rPr>
    </w:lvl>
    <w:lvl w:ilvl="1" w:tplc="08090003">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46" w15:restartNumberingAfterBreak="0">
    <w:nsid w:val="55166D5A"/>
    <w:multiLevelType w:val="hybridMultilevel"/>
    <w:tmpl w:val="EEE8FC68"/>
    <w:lvl w:ilvl="0" w:tplc="BF9AF0BA">
      <w:numFmt w:val="bullet"/>
      <w:lvlText w:val="•"/>
      <w:lvlJc w:val="left"/>
      <w:pPr>
        <w:ind w:left="1740" w:hanging="660"/>
      </w:pPr>
      <w:rPr>
        <w:rFonts w:ascii="Allianz Neo" w:eastAsiaTheme="minorHAnsi" w:hAnsi="Allianz Neo"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58A15BBA"/>
    <w:multiLevelType w:val="hybridMultilevel"/>
    <w:tmpl w:val="69A07A9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5AB9266C"/>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49" w15:restartNumberingAfterBreak="0">
    <w:nsid w:val="62D83B30"/>
    <w:multiLevelType w:val="hybridMultilevel"/>
    <w:tmpl w:val="DCDC63F0"/>
    <w:lvl w:ilvl="0" w:tplc="4A46E19A">
      <w:start w:val="1"/>
      <w:numFmt w:val="decimal"/>
      <w:lvlText w:val="%1."/>
      <w:lvlJc w:val="left"/>
      <w:pPr>
        <w:tabs>
          <w:tab w:val="num" w:pos="1080"/>
        </w:tabs>
        <w:ind w:left="1080" w:hanging="360"/>
      </w:pPr>
    </w:lvl>
    <w:lvl w:ilvl="1" w:tplc="5C6068DA" w:tentative="1">
      <w:start w:val="1"/>
      <w:numFmt w:val="decimal"/>
      <w:lvlText w:val="%2."/>
      <w:lvlJc w:val="left"/>
      <w:pPr>
        <w:tabs>
          <w:tab w:val="num" w:pos="1800"/>
        </w:tabs>
        <w:ind w:left="1800" w:hanging="360"/>
      </w:pPr>
    </w:lvl>
    <w:lvl w:ilvl="2" w:tplc="E65276AC" w:tentative="1">
      <w:start w:val="1"/>
      <w:numFmt w:val="decimal"/>
      <w:lvlText w:val="%3."/>
      <w:lvlJc w:val="left"/>
      <w:pPr>
        <w:tabs>
          <w:tab w:val="num" w:pos="2520"/>
        </w:tabs>
        <w:ind w:left="2520" w:hanging="360"/>
      </w:pPr>
    </w:lvl>
    <w:lvl w:ilvl="3" w:tplc="448C3F82" w:tentative="1">
      <w:start w:val="1"/>
      <w:numFmt w:val="decimal"/>
      <w:lvlText w:val="%4."/>
      <w:lvlJc w:val="left"/>
      <w:pPr>
        <w:tabs>
          <w:tab w:val="num" w:pos="3240"/>
        </w:tabs>
        <w:ind w:left="3240" w:hanging="360"/>
      </w:pPr>
    </w:lvl>
    <w:lvl w:ilvl="4" w:tplc="B32042FA" w:tentative="1">
      <w:start w:val="1"/>
      <w:numFmt w:val="decimal"/>
      <w:lvlText w:val="%5."/>
      <w:lvlJc w:val="left"/>
      <w:pPr>
        <w:tabs>
          <w:tab w:val="num" w:pos="3960"/>
        </w:tabs>
        <w:ind w:left="3960" w:hanging="360"/>
      </w:pPr>
    </w:lvl>
    <w:lvl w:ilvl="5" w:tplc="DB002876" w:tentative="1">
      <w:start w:val="1"/>
      <w:numFmt w:val="decimal"/>
      <w:lvlText w:val="%6."/>
      <w:lvlJc w:val="left"/>
      <w:pPr>
        <w:tabs>
          <w:tab w:val="num" w:pos="4680"/>
        </w:tabs>
        <w:ind w:left="4680" w:hanging="360"/>
      </w:pPr>
    </w:lvl>
    <w:lvl w:ilvl="6" w:tplc="B176A436" w:tentative="1">
      <w:start w:val="1"/>
      <w:numFmt w:val="decimal"/>
      <w:lvlText w:val="%7."/>
      <w:lvlJc w:val="left"/>
      <w:pPr>
        <w:tabs>
          <w:tab w:val="num" w:pos="5400"/>
        </w:tabs>
        <w:ind w:left="5400" w:hanging="360"/>
      </w:pPr>
    </w:lvl>
    <w:lvl w:ilvl="7" w:tplc="1AA44D28" w:tentative="1">
      <w:start w:val="1"/>
      <w:numFmt w:val="decimal"/>
      <w:lvlText w:val="%8."/>
      <w:lvlJc w:val="left"/>
      <w:pPr>
        <w:tabs>
          <w:tab w:val="num" w:pos="6120"/>
        </w:tabs>
        <w:ind w:left="6120" w:hanging="360"/>
      </w:pPr>
    </w:lvl>
    <w:lvl w:ilvl="8" w:tplc="7034F900" w:tentative="1">
      <w:start w:val="1"/>
      <w:numFmt w:val="decimal"/>
      <w:lvlText w:val="%9."/>
      <w:lvlJc w:val="left"/>
      <w:pPr>
        <w:tabs>
          <w:tab w:val="num" w:pos="6840"/>
        </w:tabs>
        <w:ind w:left="6840" w:hanging="360"/>
      </w:pPr>
    </w:lvl>
  </w:abstractNum>
  <w:abstractNum w:abstractNumId="50" w15:restartNumberingAfterBreak="0">
    <w:nsid w:val="651A5B58"/>
    <w:multiLevelType w:val="hybridMultilevel"/>
    <w:tmpl w:val="54662D20"/>
    <w:lvl w:ilvl="0" w:tplc="F31AD1F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59F428E"/>
    <w:multiLevelType w:val="hybridMultilevel"/>
    <w:tmpl w:val="FBBC0E90"/>
    <w:lvl w:ilvl="0" w:tplc="0409000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52" w15:restartNumberingAfterBreak="0">
    <w:nsid w:val="694541F5"/>
    <w:multiLevelType w:val="multilevel"/>
    <w:tmpl w:val="16AAEF0E"/>
    <w:lvl w:ilvl="0">
      <w:start w:val="1"/>
      <w:numFmt w:val="bullet"/>
      <w:lvlText w:val=""/>
      <w:lvlJc w:val="left"/>
      <w:pPr>
        <w:ind w:left="90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2736" w:hanging="1080"/>
      </w:pPr>
      <w:rPr>
        <w:rFonts w:hint="default"/>
      </w:rPr>
    </w:lvl>
    <w:lvl w:ilvl="3">
      <w:start w:val="1"/>
      <w:numFmt w:val="decimal"/>
      <w:isLgl/>
      <w:lvlText w:val="%1.%2.%3.%4"/>
      <w:lvlJc w:val="left"/>
      <w:pPr>
        <w:ind w:left="3456" w:hanging="1440"/>
      </w:pPr>
      <w:rPr>
        <w:rFonts w:hint="default"/>
      </w:rPr>
    </w:lvl>
    <w:lvl w:ilvl="4">
      <w:start w:val="1"/>
      <w:numFmt w:val="decimal"/>
      <w:isLgl/>
      <w:lvlText w:val="%1.%2.%3.%4.%5"/>
      <w:lvlJc w:val="left"/>
      <w:pPr>
        <w:ind w:left="3816" w:hanging="1440"/>
      </w:pPr>
      <w:rPr>
        <w:rFonts w:hint="default"/>
      </w:rPr>
    </w:lvl>
    <w:lvl w:ilvl="5">
      <w:start w:val="1"/>
      <w:numFmt w:val="decimal"/>
      <w:isLgl/>
      <w:lvlText w:val="%1.%2.%3.%4.%5.%6"/>
      <w:lvlJc w:val="left"/>
      <w:pPr>
        <w:ind w:left="4536" w:hanging="1800"/>
      </w:pPr>
      <w:rPr>
        <w:rFonts w:hint="default"/>
      </w:rPr>
    </w:lvl>
    <w:lvl w:ilvl="6">
      <w:start w:val="1"/>
      <w:numFmt w:val="decimal"/>
      <w:isLgl/>
      <w:lvlText w:val="%1.%2.%3.%4.%5.%6.%7"/>
      <w:lvlJc w:val="left"/>
      <w:pPr>
        <w:ind w:left="5256" w:hanging="2160"/>
      </w:pPr>
      <w:rPr>
        <w:rFonts w:hint="default"/>
      </w:rPr>
    </w:lvl>
    <w:lvl w:ilvl="7">
      <w:start w:val="1"/>
      <w:numFmt w:val="decimal"/>
      <w:isLgl/>
      <w:lvlText w:val="%1.%2.%3.%4.%5.%6.%7.%8"/>
      <w:lvlJc w:val="left"/>
      <w:pPr>
        <w:ind w:left="5976" w:hanging="2520"/>
      </w:pPr>
      <w:rPr>
        <w:rFonts w:hint="default"/>
      </w:rPr>
    </w:lvl>
    <w:lvl w:ilvl="8">
      <w:start w:val="1"/>
      <w:numFmt w:val="decimal"/>
      <w:isLgl/>
      <w:lvlText w:val="%1.%2.%3.%4.%5.%6.%7.%8.%9"/>
      <w:lvlJc w:val="left"/>
      <w:pPr>
        <w:ind w:left="6696" w:hanging="2880"/>
      </w:pPr>
      <w:rPr>
        <w:rFonts w:hint="default"/>
      </w:rPr>
    </w:lvl>
  </w:abstractNum>
  <w:abstractNum w:abstractNumId="53" w15:restartNumberingAfterBreak="0">
    <w:nsid w:val="6A342769"/>
    <w:multiLevelType w:val="hybridMultilevel"/>
    <w:tmpl w:val="DC00953A"/>
    <w:lvl w:ilvl="0" w:tplc="0409000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54" w15:restartNumberingAfterBreak="0">
    <w:nsid w:val="6B240884"/>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55" w15:restartNumberingAfterBreak="0">
    <w:nsid w:val="6BA85A1D"/>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56" w15:restartNumberingAfterBreak="0">
    <w:nsid w:val="6D231B4A"/>
    <w:multiLevelType w:val="hybridMultilevel"/>
    <w:tmpl w:val="74AA2E68"/>
    <w:lvl w:ilvl="0" w:tplc="0409000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57" w15:restartNumberingAfterBreak="0">
    <w:nsid w:val="6E4B0B7A"/>
    <w:multiLevelType w:val="hybridMultilevel"/>
    <w:tmpl w:val="6A40BAD0"/>
    <w:lvl w:ilvl="0" w:tplc="824AEACC">
      <w:start w:val="1"/>
      <w:numFmt w:val="bullet"/>
      <w:lvlText w:val="•"/>
      <w:lvlJc w:val="left"/>
      <w:pPr>
        <w:tabs>
          <w:tab w:val="num" w:pos="360"/>
        </w:tabs>
        <w:ind w:left="360" w:hanging="360"/>
      </w:pPr>
      <w:rPr>
        <w:rFonts w:ascii="Arial" w:hAnsi="Arial" w:hint="default"/>
      </w:rPr>
    </w:lvl>
    <w:lvl w:ilvl="1" w:tplc="11869022" w:tentative="1">
      <w:start w:val="1"/>
      <w:numFmt w:val="bullet"/>
      <w:lvlText w:val="•"/>
      <w:lvlJc w:val="left"/>
      <w:pPr>
        <w:tabs>
          <w:tab w:val="num" w:pos="1080"/>
        </w:tabs>
        <w:ind w:left="1080" w:hanging="360"/>
      </w:pPr>
      <w:rPr>
        <w:rFonts w:ascii="Arial" w:hAnsi="Arial" w:hint="default"/>
      </w:rPr>
    </w:lvl>
    <w:lvl w:ilvl="2" w:tplc="E5CC5F48" w:tentative="1">
      <w:start w:val="1"/>
      <w:numFmt w:val="bullet"/>
      <w:lvlText w:val="•"/>
      <w:lvlJc w:val="left"/>
      <w:pPr>
        <w:tabs>
          <w:tab w:val="num" w:pos="1800"/>
        </w:tabs>
        <w:ind w:left="1800" w:hanging="360"/>
      </w:pPr>
      <w:rPr>
        <w:rFonts w:ascii="Arial" w:hAnsi="Arial" w:hint="default"/>
      </w:rPr>
    </w:lvl>
    <w:lvl w:ilvl="3" w:tplc="A222650A" w:tentative="1">
      <w:start w:val="1"/>
      <w:numFmt w:val="bullet"/>
      <w:lvlText w:val="•"/>
      <w:lvlJc w:val="left"/>
      <w:pPr>
        <w:tabs>
          <w:tab w:val="num" w:pos="2520"/>
        </w:tabs>
        <w:ind w:left="2520" w:hanging="360"/>
      </w:pPr>
      <w:rPr>
        <w:rFonts w:ascii="Arial" w:hAnsi="Arial" w:hint="default"/>
      </w:rPr>
    </w:lvl>
    <w:lvl w:ilvl="4" w:tplc="9604C6CC" w:tentative="1">
      <w:start w:val="1"/>
      <w:numFmt w:val="bullet"/>
      <w:lvlText w:val="•"/>
      <w:lvlJc w:val="left"/>
      <w:pPr>
        <w:tabs>
          <w:tab w:val="num" w:pos="3240"/>
        </w:tabs>
        <w:ind w:left="3240" w:hanging="360"/>
      </w:pPr>
      <w:rPr>
        <w:rFonts w:ascii="Arial" w:hAnsi="Arial" w:hint="default"/>
      </w:rPr>
    </w:lvl>
    <w:lvl w:ilvl="5" w:tplc="22847162" w:tentative="1">
      <w:start w:val="1"/>
      <w:numFmt w:val="bullet"/>
      <w:lvlText w:val="•"/>
      <w:lvlJc w:val="left"/>
      <w:pPr>
        <w:tabs>
          <w:tab w:val="num" w:pos="3960"/>
        </w:tabs>
        <w:ind w:left="3960" w:hanging="360"/>
      </w:pPr>
      <w:rPr>
        <w:rFonts w:ascii="Arial" w:hAnsi="Arial" w:hint="default"/>
      </w:rPr>
    </w:lvl>
    <w:lvl w:ilvl="6" w:tplc="1E6EC45A" w:tentative="1">
      <w:start w:val="1"/>
      <w:numFmt w:val="bullet"/>
      <w:lvlText w:val="•"/>
      <w:lvlJc w:val="left"/>
      <w:pPr>
        <w:tabs>
          <w:tab w:val="num" w:pos="4680"/>
        </w:tabs>
        <w:ind w:left="4680" w:hanging="360"/>
      </w:pPr>
      <w:rPr>
        <w:rFonts w:ascii="Arial" w:hAnsi="Arial" w:hint="default"/>
      </w:rPr>
    </w:lvl>
    <w:lvl w:ilvl="7" w:tplc="3144654C" w:tentative="1">
      <w:start w:val="1"/>
      <w:numFmt w:val="bullet"/>
      <w:lvlText w:val="•"/>
      <w:lvlJc w:val="left"/>
      <w:pPr>
        <w:tabs>
          <w:tab w:val="num" w:pos="5400"/>
        </w:tabs>
        <w:ind w:left="5400" w:hanging="360"/>
      </w:pPr>
      <w:rPr>
        <w:rFonts w:ascii="Arial" w:hAnsi="Arial" w:hint="default"/>
      </w:rPr>
    </w:lvl>
    <w:lvl w:ilvl="8" w:tplc="8902A084" w:tentative="1">
      <w:start w:val="1"/>
      <w:numFmt w:val="bullet"/>
      <w:lvlText w:val="•"/>
      <w:lvlJc w:val="left"/>
      <w:pPr>
        <w:tabs>
          <w:tab w:val="num" w:pos="6120"/>
        </w:tabs>
        <w:ind w:left="6120" w:hanging="360"/>
      </w:pPr>
      <w:rPr>
        <w:rFonts w:ascii="Arial" w:hAnsi="Arial" w:hint="default"/>
      </w:rPr>
    </w:lvl>
  </w:abstractNum>
  <w:abstractNum w:abstractNumId="58" w15:restartNumberingAfterBreak="0">
    <w:nsid w:val="6FEC7463"/>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59" w15:restartNumberingAfterBreak="0">
    <w:nsid w:val="713C6623"/>
    <w:multiLevelType w:val="hybridMultilevel"/>
    <w:tmpl w:val="2FC28C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72ED2E50"/>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61" w15:restartNumberingAfterBreak="0">
    <w:nsid w:val="74A2435D"/>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62" w15:restartNumberingAfterBreak="0">
    <w:nsid w:val="755B7646"/>
    <w:multiLevelType w:val="multilevel"/>
    <w:tmpl w:val="22C06A04"/>
    <w:lvl w:ilvl="0">
      <w:start w:val="10"/>
      <w:numFmt w:val="decimal"/>
      <w:lvlText w:val="%1"/>
      <w:lvlJc w:val="left"/>
      <w:pPr>
        <w:ind w:left="630" w:hanging="630"/>
      </w:pPr>
      <w:rPr>
        <w:rFonts w:ascii="Arial" w:hAnsi="Arial" w:cs="Arial" w:hint="default"/>
        <w:sz w:val="32"/>
      </w:rPr>
    </w:lvl>
    <w:lvl w:ilvl="1">
      <w:start w:val="1"/>
      <w:numFmt w:val="decimal"/>
      <w:lvlText w:val="%1.%2"/>
      <w:lvlJc w:val="left"/>
      <w:pPr>
        <w:ind w:left="1622" w:hanging="630"/>
      </w:pPr>
      <w:rPr>
        <w:rFonts w:ascii="Arial" w:hAnsi="Arial" w:cs="Arial" w:hint="default"/>
        <w:sz w:val="24"/>
        <w:szCs w:val="20"/>
      </w:rPr>
    </w:lvl>
    <w:lvl w:ilvl="2">
      <w:start w:val="1"/>
      <w:numFmt w:val="decimal"/>
      <w:lvlText w:val="%1.%2.%3"/>
      <w:lvlJc w:val="left"/>
      <w:pPr>
        <w:ind w:left="1440" w:hanging="720"/>
      </w:pPr>
      <w:rPr>
        <w:rFonts w:ascii="Arial" w:hAnsi="Arial" w:cs="Arial" w:hint="default"/>
        <w:sz w:val="32"/>
      </w:rPr>
    </w:lvl>
    <w:lvl w:ilvl="3">
      <w:start w:val="1"/>
      <w:numFmt w:val="decimal"/>
      <w:lvlText w:val="%1.%2.%3.%4"/>
      <w:lvlJc w:val="left"/>
      <w:pPr>
        <w:ind w:left="2160" w:hanging="1080"/>
      </w:pPr>
      <w:rPr>
        <w:rFonts w:ascii="Arial" w:hAnsi="Arial" w:cs="Arial" w:hint="default"/>
        <w:sz w:val="32"/>
      </w:rPr>
    </w:lvl>
    <w:lvl w:ilvl="4">
      <w:start w:val="1"/>
      <w:numFmt w:val="decimal"/>
      <w:lvlText w:val="%1.%2.%3.%4.%5"/>
      <w:lvlJc w:val="left"/>
      <w:pPr>
        <w:ind w:left="2520" w:hanging="1080"/>
      </w:pPr>
      <w:rPr>
        <w:rFonts w:ascii="Arial" w:hAnsi="Arial" w:cs="Arial" w:hint="default"/>
        <w:sz w:val="32"/>
      </w:rPr>
    </w:lvl>
    <w:lvl w:ilvl="5">
      <w:start w:val="1"/>
      <w:numFmt w:val="decimal"/>
      <w:lvlText w:val="%1.%2.%3.%4.%5.%6"/>
      <w:lvlJc w:val="left"/>
      <w:pPr>
        <w:ind w:left="3240" w:hanging="1440"/>
      </w:pPr>
      <w:rPr>
        <w:rFonts w:ascii="Arial" w:hAnsi="Arial" w:cs="Arial" w:hint="default"/>
        <w:sz w:val="32"/>
      </w:rPr>
    </w:lvl>
    <w:lvl w:ilvl="6">
      <w:start w:val="1"/>
      <w:numFmt w:val="decimal"/>
      <w:lvlText w:val="%1.%2.%3.%4.%5.%6.%7"/>
      <w:lvlJc w:val="left"/>
      <w:pPr>
        <w:ind w:left="3600" w:hanging="1440"/>
      </w:pPr>
      <w:rPr>
        <w:rFonts w:ascii="Arial" w:hAnsi="Arial" w:cs="Arial" w:hint="default"/>
        <w:sz w:val="32"/>
      </w:rPr>
    </w:lvl>
    <w:lvl w:ilvl="7">
      <w:start w:val="1"/>
      <w:numFmt w:val="decimal"/>
      <w:lvlText w:val="%1.%2.%3.%4.%5.%6.%7.%8"/>
      <w:lvlJc w:val="left"/>
      <w:pPr>
        <w:ind w:left="4320" w:hanging="1800"/>
      </w:pPr>
      <w:rPr>
        <w:rFonts w:ascii="Arial" w:hAnsi="Arial" w:cs="Arial" w:hint="default"/>
        <w:sz w:val="32"/>
      </w:rPr>
    </w:lvl>
    <w:lvl w:ilvl="8">
      <w:start w:val="1"/>
      <w:numFmt w:val="decimal"/>
      <w:lvlText w:val="%1.%2.%3.%4.%5.%6.%7.%8.%9"/>
      <w:lvlJc w:val="left"/>
      <w:pPr>
        <w:ind w:left="5040" w:hanging="2160"/>
      </w:pPr>
      <w:rPr>
        <w:rFonts w:ascii="Arial" w:hAnsi="Arial" w:cs="Arial" w:hint="default"/>
        <w:sz w:val="32"/>
      </w:rPr>
    </w:lvl>
  </w:abstractNum>
  <w:abstractNum w:abstractNumId="63" w15:restartNumberingAfterBreak="0">
    <w:nsid w:val="76811307"/>
    <w:multiLevelType w:val="hybridMultilevel"/>
    <w:tmpl w:val="5E705094"/>
    <w:lvl w:ilvl="0" w:tplc="08090001">
      <w:start w:val="1"/>
      <w:numFmt w:val="bullet"/>
      <w:lvlText w:val=""/>
      <w:lvlJc w:val="left"/>
      <w:pPr>
        <w:tabs>
          <w:tab w:val="num" w:pos="1571"/>
        </w:tabs>
        <w:ind w:left="1571" w:hanging="360"/>
      </w:pPr>
      <w:rPr>
        <w:rFonts w:ascii="Symbol" w:hAnsi="Symbol" w:hint="default"/>
      </w:rPr>
    </w:lvl>
    <w:lvl w:ilvl="1" w:tplc="08090003">
      <w:start w:val="1"/>
      <w:numFmt w:val="bullet"/>
      <w:lvlText w:val="o"/>
      <w:lvlJc w:val="left"/>
      <w:pPr>
        <w:tabs>
          <w:tab w:val="num" w:pos="2291"/>
        </w:tabs>
        <w:ind w:left="2291" w:hanging="360"/>
      </w:pPr>
      <w:rPr>
        <w:rFonts w:ascii="Courier New" w:hAnsi="Courier New" w:hint="default"/>
      </w:rPr>
    </w:lvl>
    <w:lvl w:ilvl="2" w:tplc="08090005" w:tentative="1">
      <w:start w:val="1"/>
      <w:numFmt w:val="bullet"/>
      <w:lvlText w:val=""/>
      <w:lvlJc w:val="left"/>
      <w:pPr>
        <w:tabs>
          <w:tab w:val="num" w:pos="3011"/>
        </w:tabs>
        <w:ind w:left="3011" w:hanging="360"/>
      </w:pPr>
      <w:rPr>
        <w:rFonts w:ascii="Wingdings" w:hAnsi="Wingdings" w:hint="default"/>
      </w:rPr>
    </w:lvl>
    <w:lvl w:ilvl="3" w:tplc="08090001" w:tentative="1">
      <w:start w:val="1"/>
      <w:numFmt w:val="bullet"/>
      <w:lvlText w:val=""/>
      <w:lvlJc w:val="left"/>
      <w:pPr>
        <w:tabs>
          <w:tab w:val="num" w:pos="3731"/>
        </w:tabs>
        <w:ind w:left="3731" w:hanging="360"/>
      </w:pPr>
      <w:rPr>
        <w:rFonts w:ascii="Symbol" w:hAnsi="Symbol" w:hint="default"/>
      </w:rPr>
    </w:lvl>
    <w:lvl w:ilvl="4" w:tplc="08090003" w:tentative="1">
      <w:start w:val="1"/>
      <w:numFmt w:val="bullet"/>
      <w:lvlText w:val="o"/>
      <w:lvlJc w:val="left"/>
      <w:pPr>
        <w:tabs>
          <w:tab w:val="num" w:pos="4451"/>
        </w:tabs>
        <w:ind w:left="4451" w:hanging="360"/>
      </w:pPr>
      <w:rPr>
        <w:rFonts w:ascii="Courier New" w:hAnsi="Courier New" w:hint="default"/>
      </w:rPr>
    </w:lvl>
    <w:lvl w:ilvl="5" w:tplc="08090005" w:tentative="1">
      <w:start w:val="1"/>
      <w:numFmt w:val="bullet"/>
      <w:lvlText w:val=""/>
      <w:lvlJc w:val="left"/>
      <w:pPr>
        <w:tabs>
          <w:tab w:val="num" w:pos="5171"/>
        </w:tabs>
        <w:ind w:left="5171" w:hanging="360"/>
      </w:pPr>
      <w:rPr>
        <w:rFonts w:ascii="Wingdings" w:hAnsi="Wingdings" w:hint="default"/>
      </w:rPr>
    </w:lvl>
    <w:lvl w:ilvl="6" w:tplc="08090001" w:tentative="1">
      <w:start w:val="1"/>
      <w:numFmt w:val="bullet"/>
      <w:lvlText w:val=""/>
      <w:lvlJc w:val="left"/>
      <w:pPr>
        <w:tabs>
          <w:tab w:val="num" w:pos="5891"/>
        </w:tabs>
        <w:ind w:left="5891" w:hanging="360"/>
      </w:pPr>
      <w:rPr>
        <w:rFonts w:ascii="Symbol" w:hAnsi="Symbol" w:hint="default"/>
      </w:rPr>
    </w:lvl>
    <w:lvl w:ilvl="7" w:tplc="08090003" w:tentative="1">
      <w:start w:val="1"/>
      <w:numFmt w:val="bullet"/>
      <w:lvlText w:val="o"/>
      <w:lvlJc w:val="left"/>
      <w:pPr>
        <w:tabs>
          <w:tab w:val="num" w:pos="6611"/>
        </w:tabs>
        <w:ind w:left="6611" w:hanging="360"/>
      </w:pPr>
      <w:rPr>
        <w:rFonts w:ascii="Courier New" w:hAnsi="Courier New" w:hint="default"/>
      </w:rPr>
    </w:lvl>
    <w:lvl w:ilvl="8" w:tplc="08090005" w:tentative="1">
      <w:start w:val="1"/>
      <w:numFmt w:val="bullet"/>
      <w:lvlText w:val=""/>
      <w:lvlJc w:val="left"/>
      <w:pPr>
        <w:tabs>
          <w:tab w:val="num" w:pos="7331"/>
        </w:tabs>
        <w:ind w:left="7331" w:hanging="360"/>
      </w:pPr>
      <w:rPr>
        <w:rFonts w:ascii="Wingdings" w:hAnsi="Wingdings" w:hint="default"/>
      </w:rPr>
    </w:lvl>
  </w:abstractNum>
  <w:abstractNum w:abstractNumId="64" w15:restartNumberingAfterBreak="0">
    <w:nsid w:val="769E6FA9"/>
    <w:multiLevelType w:val="hybridMultilevel"/>
    <w:tmpl w:val="EEB2A860"/>
    <w:lvl w:ilvl="0" w:tplc="FFFFFFF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7BA11C4E"/>
    <w:multiLevelType w:val="hybridMultilevel"/>
    <w:tmpl w:val="9684D610"/>
    <w:lvl w:ilvl="0" w:tplc="FFFFFFFF">
      <w:start w:val="1"/>
      <w:numFmt w:val="decimal"/>
      <w:lvlText w:val="%1."/>
      <w:lvlJc w:val="left"/>
      <w:pPr>
        <w:ind w:left="1778" w:hanging="360"/>
      </w:pPr>
      <w:rPr>
        <w:rFonts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66" w15:restartNumberingAfterBreak="0">
    <w:nsid w:val="7D7122B5"/>
    <w:multiLevelType w:val="hybridMultilevel"/>
    <w:tmpl w:val="6114A506"/>
    <w:lvl w:ilvl="0" w:tplc="BF9AF0BA">
      <w:numFmt w:val="bullet"/>
      <w:lvlText w:val="•"/>
      <w:lvlJc w:val="left"/>
      <w:pPr>
        <w:ind w:left="2040" w:hanging="660"/>
      </w:pPr>
      <w:rPr>
        <w:rFonts w:ascii="Allianz Neo" w:eastAsiaTheme="minorHAnsi" w:hAnsi="Allianz Neo" w:cstheme="minorBidi" w:hint="default"/>
      </w:rPr>
    </w:lvl>
    <w:lvl w:ilvl="1" w:tplc="08090003" w:tentative="1">
      <w:start w:val="1"/>
      <w:numFmt w:val="bullet"/>
      <w:lvlText w:val="o"/>
      <w:lvlJc w:val="left"/>
      <w:pPr>
        <w:ind w:left="2460" w:hanging="360"/>
      </w:pPr>
      <w:rPr>
        <w:rFonts w:ascii="Courier New" w:hAnsi="Courier New" w:cs="Courier New" w:hint="default"/>
      </w:rPr>
    </w:lvl>
    <w:lvl w:ilvl="2" w:tplc="08090005" w:tentative="1">
      <w:start w:val="1"/>
      <w:numFmt w:val="bullet"/>
      <w:lvlText w:val=""/>
      <w:lvlJc w:val="left"/>
      <w:pPr>
        <w:ind w:left="3180" w:hanging="360"/>
      </w:pPr>
      <w:rPr>
        <w:rFonts w:ascii="Wingdings" w:hAnsi="Wingdings" w:hint="default"/>
      </w:rPr>
    </w:lvl>
    <w:lvl w:ilvl="3" w:tplc="08090001" w:tentative="1">
      <w:start w:val="1"/>
      <w:numFmt w:val="bullet"/>
      <w:lvlText w:val=""/>
      <w:lvlJc w:val="left"/>
      <w:pPr>
        <w:ind w:left="3900" w:hanging="360"/>
      </w:pPr>
      <w:rPr>
        <w:rFonts w:ascii="Symbol" w:hAnsi="Symbol" w:hint="default"/>
      </w:rPr>
    </w:lvl>
    <w:lvl w:ilvl="4" w:tplc="08090003" w:tentative="1">
      <w:start w:val="1"/>
      <w:numFmt w:val="bullet"/>
      <w:lvlText w:val="o"/>
      <w:lvlJc w:val="left"/>
      <w:pPr>
        <w:ind w:left="4620" w:hanging="360"/>
      </w:pPr>
      <w:rPr>
        <w:rFonts w:ascii="Courier New" w:hAnsi="Courier New" w:cs="Courier New" w:hint="default"/>
      </w:rPr>
    </w:lvl>
    <w:lvl w:ilvl="5" w:tplc="08090005" w:tentative="1">
      <w:start w:val="1"/>
      <w:numFmt w:val="bullet"/>
      <w:lvlText w:val=""/>
      <w:lvlJc w:val="left"/>
      <w:pPr>
        <w:ind w:left="5340" w:hanging="360"/>
      </w:pPr>
      <w:rPr>
        <w:rFonts w:ascii="Wingdings" w:hAnsi="Wingdings" w:hint="default"/>
      </w:rPr>
    </w:lvl>
    <w:lvl w:ilvl="6" w:tplc="08090001" w:tentative="1">
      <w:start w:val="1"/>
      <w:numFmt w:val="bullet"/>
      <w:lvlText w:val=""/>
      <w:lvlJc w:val="left"/>
      <w:pPr>
        <w:ind w:left="6060" w:hanging="360"/>
      </w:pPr>
      <w:rPr>
        <w:rFonts w:ascii="Symbol" w:hAnsi="Symbol" w:hint="default"/>
      </w:rPr>
    </w:lvl>
    <w:lvl w:ilvl="7" w:tplc="08090003" w:tentative="1">
      <w:start w:val="1"/>
      <w:numFmt w:val="bullet"/>
      <w:lvlText w:val="o"/>
      <w:lvlJc w:val="left"/>
      <w:pPr>
        <w:ind w:left="6780" w:hanging="360"/>
      </w:pPr>
      <w:rPr>
        <w:rFonts w:ascii="Courier New" w:hAnsi="Courier New" w:cs="Courier New" w:hint="default"/>
      </w:rPr>
    </w:lvl>
    <w:lvl w:ilvl="8" w:tplc="08090005" w:tentative="1">
      <w:start w:val="1"/>
      <w:numFmt w:val="bullet"/>
      <w:lvlText w:val=""/>
      <w:lvlJc w:val="left"/>
      <w:pPr>
        <w:ind w:left="7500" w:hanging="360"/>
      </w:pPr>
      <w:rPr>
        <w:rFonts w:ascii="Wingdings" w:hAnsi="Wingdings" w:hint="default"/>
      </w:rPr>
    </w:lvl>
  </w:abstractNum>
  <w:num w:numId="1" w16cid:durableId="1886595498">
    <w:abstractNumId w:val="7"/>
  </w:num>
  <w:num w:numId="2" w16cid:durableId="1244148894">
    <w:abstractNumId w:val="11"/>
  </w:num>
  <w:num w:numId="3" w16cid:durableId="693918496">
    <w:abstractNumId w:val="10"/>
  </w:num>
  <w:num w:numId="4" w16cid:durableId="432483954">
    <w:abstractNumId w:val="20"/>
  </w:num>
  <w:num w:numId="5" w16cid:durableId="1237520777">
    <w:abstractNumId w:val="57"/>
  </w:num>
  <w:num w:numId="6" w16cid:durableId="2047023672">
    <w:abstractNumId w:val="17"/>
  </w:num>
  <w:num w:numId="7" w16cid:durableId="1254313308">
    <w:abstractNumId w:val="34"/>
  </w:num>
  <w:num w:numId="8" w16cid:durableId="921337754">
    <w:abstractNumId w:val="31"/>
  </w:num>
  <w:num w:numId="9" w16cid:durableId="419639704">
    <w:abstractNumId w:val="50"/>
  </w:num>
  <w:num w:numId="10" w16cid:durableId="479346943">
    <w:abstractNumId w:val="13"/>
  </w:num>
  <w:num w:numId="11" w16cid:durableId="241524189">
    <w:abstractNumId w:val="63"/>
  </w:num>
  <w:num w:numId="12" w16cid:durableId="299924935">
    <w:abstractNumId w:val="5"/>
  </w:num>
  <w:num w:numId="13" w16cid:durableId="1161509750">
    <w:abstractNumId w:val="24"/>
  </w:num>
  <w:num w:numId="14" w16cid:durableId="1467772843">
    <w:abstractNumId w:val="46"/>
  </w:num>
  <w:num w:numId="15" w16cid:durableId="2057465886">
    <w:abstractNumId w:val="62"/>
  </w:num>
  <w:num w:numId="16" w16cid:durableId="1630696814">
    <w:abstractNumId w:val="66"/>
  </w:num>
  <w:num w:numId="17" w16cid:durableId="820002332">
    <w:abstractNumId w:val="0"/>
  </w:num>
  <w:num w:numId="18" w16cid:durableId="2147307134">
    <w:abstractNumId w:val="49"/>
  </w:num>
  <w:num w:numId="19" w16cid:durableId="715013081">
    <w:abstractNumId w:val="41"/>
  </w:num>
  <w:num w:numId="20" w16cid:durableId="1767773390">
    <w:abstractNumId w:val="45"/>
  </w:num>
  <w:num w:numId="21" w16cid:durableId="2146001601">
    <w:abstractNumId w:val="59"/>
  </w:num>
  <w:num w:numId="22" w16cid:durableId="866793463">
    <w:abstractNumId w:val="3"/>
  </w:num>
  <w:num w:numId="23" w16cid:durableId="603266937">
    <w:abstractNumId w:val="40"/>
  </w:num>
  <w:num w:numId="24" w16cid:durableId="473957880">
    <w:abstractNumId w:val="39"/>
  </w:num>
  <w:num w:numId="25" w16cid:durableId="1485900223">
    <w:abstractNumId w:val="42"/>
  </w:num>
  <w:num w:numId="26" w16cid:durableId="373584803">
    <w:abstractNumId w:val="16"/>
  </w:num>
  <w:num w:numId="27" w16cid:durableId="7681169">
    <w:abstractNumId w:val="47"/>
  </w:num>
  <w:num w:numId="28" w16cid:durableId="1886747028">
    <w:abstractNumId w:val="9"/>
  </w:num>
  <w:num w:numId="29" w16cid:durableId="669524971">
    <w:abstractNumId w:val="44"/>
  </w:num>
  <w:num w:numId="30" w16cid:durableId="1395199994">
    <w:abstractNumId w:val="52"/>
  </w:num>
  <w:num w:numId="31" w16cid:durableId="1458259069">
    <w:abstractNumId w:val="40"/>
  </w:num>
  <w:num w:numId="32" w16cid:durableId="236401863">
    <w:abstractNumId w:val="29"/>
  </w:num>
  <w:num w:numId="33" w16cid:durableId="1330255615">
    <w:abstractNumId w:val="15"/>
  </w:num>
  <w:num w:numId="34" w16cid:durableId="721174345">
    <w:abstractNumId w:val="12"/>
  </w:num>
  <w:num w:numId="35" w16cid:durableId="904681467">
    <w:abstractNumId w:val="14"/>
  </w:num>
  <w:num w:numId="36" w16cid:durableId="2133479722">
    <w:abstractNumId w:val="26"/>
  </w:num>
  <w:num w:numId="37" w16cid:durableId="1696811823">
    <w:abstractNumId w:val="18"/>
  </w:num>
  <w:num w:numId="38" w16cid:durableId="350255264">
    <w:abstractNumId w:val="35"/>
  </w:num>
  <w:num w:numId="39" w16cid:durableId="246698842">
    <w:abstractNumId w:val="36"/>
  </w:num>
  <w:num w:numId="40" w16cid:durableId="858589725">
    <w:abstractNumId w:val="19"/>
  </w:num>
  <w:num w:numId="41" w16cid:durableId="1135876931">
    <w:abstractNumId w:val="25"/>
  </w:num>
  <w:num w:numId="42" w16cid:durableId="252008936">
    <w:abstractNumId w:val="53"/>
  </w:num>
  <w:num w:numId="43" w16cid:durableId="932394574">
    <w:abstractNumId w:val="33"/>
  </w:num>
  <w:num w:numId="44" w16cid:durableId="1527595697">
    <w:abstractNumId w:val="8"/>
  </w:num>
  <w:num w:numId="45" w16cid:durableId="87702324">
    <w:abstractNumId w:val="51"/>
  </w:num>
  <w:num w:numId="46" w16cid:durableId="1131826548">
    <w:abstractNumId w:val="28"/>
  </w:num>
  <w:num w:numId="47" w16cid:durableId="262153229">
    <w:abstractNumId w:val="56"/>
  </w:num>
  <w:num w:numId="48" w16cid:durableId="1751267906">
    <w:abstractNumId w:val="43"/>
  </w:num>
  <w:num w:numId="49" w16cid:durableId="1282767463">
    <w:abstractNumId w:val="2"/>
  </w:num>
  <w:num w:numId="50" w16cid:durableId="1492452048">
    <w:abstractNumId w:val="37"/>
  </w:num>
  <w:num w:numId="51" w16cid:durableId="1693609988">
    <w:abstractNumId w:val="60"/>
  </w:num>
  <w:num w:numId="52" w16cid:durableId="904878776">
    <w:abstractNumId w:val="1"/>
  </w:num>
  <w:num w:numId="53" w16cid:durableId="1605461211">
    <w:abstractNumId w:val="54"/>
  </w:num>
  <w:num w:numId="54" w16cid:durableId="477378603">
    <w:abstractNumId w:val="65"/>
  </w:num>
  <w:num w:numId="55" w16cid:durableId="1483696272">
    <w:abstractNumId w:val="58"/>
  </w:num>
  <w:num w:numId="56" w16cid:durableId="722095802">
    <w:abstractNumId w:val="48"/>
  </w:num>
  <w:num w:numId="57" w16cid:durableId="1661692321">
    <w:abstractNumId w:val="4"/>
  </w:num>
  <w:num w:numId="58" w16cid:durableId="1368796034">
    <w:abstractNumId w:val="30"/>
  </w:num>
  <w:num w:numId="59" w16cid:durableId="82654195">
    <w:abstractNumId w:val="27"/>
  </w:num>
  <w:num w:numId="60" w16cid:durableId="1537616322">
    <w:abstractNumId w:val="38"/>
  </w:num>
  <w:num w:numId="61" w16cid:durableId="1322542018">
    <w:abstractNumId w:val="21"/>
  </w:num>
  <w:num w:numId="62" w16cid:durableId="1773547365">
    <w:abstractNumId w:val="6"/>
  </w:num>
  <w:num w:numId="63" w16cid:durableId="1376467319">
    <w:abstractNumId w:val="55"/>
  </w:num>
  <w:num w:numId="64" w16cid:durableId="125512729">
    <w:abstractNumId w:val="61"/>
  </w:num>
  <w:num w:numId="65" w16cid:durableId="1245452195">
    <w:abstractNumId w:val="23"/>
  </w:num>
  <w:num w:numId="66" w16cid:durableId="1488519442">
    <w:abstractNumId w:val="22"/>
  </w:num>
  <w:num w:numId="67" w16cid:durableId="142041862">
    <w:abstractNumId w:val="32"/>
  </w:num>
  <w:num w:numId="68" w16cid:durableId="2118400249">
    <w:abstractNumId w:val="64"/>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im Pauley">
    <w15:presenceInfo w15:providerId="AD" w15:userId="S::Tim.Pauley@coforge.com::1a684943-8214-441b-90ad-3679d1e074d9"/>
  </w15:person>
  <w15:person w15:author="Gurvinder Singh Narula">
    <w15:presenceInfo w15:providerId="AD" w15:userId="S::Gurvinder.Narula@coforge.com::25db07fb-ac17-48ad-9a96-61fe60cccc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GB" w:vendorID="64" w:dllVersion="6" w:nlCheck="1" w:checkStyle="1"/>
  <w:activeWritingStyle w:appName="MSWord" w:lang="en-IN" w:vendorID="64" w:dllVersion="6" w:nlCheck="1" w:checkStyle="1"/>
  <w:activeWritingStyle w:appName="MSWord" w:lang="en-US" w:vendorID="64" w:dllVersion="6" w:nlCheck="1" w:checkStyle="1"/>
  <w:activeWritingStyle w:appName="MSWord" w:lang="en-IN" w:vendorID="64" w:dllVersion="0" w:nlCheck="1" w:checkStyle="0"/>
  <w:activeWritingStyle w:appName="MSWord" w:lang="en-GB" w:vendorID="64" w:dllVersion="0" w:nlCheck="1" w:checkStyle="0"/>
  <w:activeWritingStyle w:appName="MSWord" w:lang="en-US" w:vendorID="64" w:dllVersion="0" w:nlCheck="1" w:checkStyle="0"/>
  <w:proofState w:spelling="clean" w:grammar="clean"/>
  <w:trackRevisions/>
  <w:documentProtection w:edit="trackedChanges"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23F"/>
    <w:rsid w:val="00000367"/>
    <w:rsid w:val="000005D2"/>
    <w:rsid w:val="00000842"/>
    <w:rsid w:val="00000A43"/>
    <w:rsid w:val="00001B11"/>
    <w:rsid w:val="00002DD2"/>
    <w:rsid w:val="00003B0F"/>
    <w:rsid w:val="00003CB4"/>
    <w:rsid w:val="00003E13"/>
    <w:rsid w:val="000047BB"/>
    <w:rsid w:val="00005356"/>
    <w:rsid w:val="00005526"/>
    <w:rsid w:val="0000558E"/>
    <w:rsid w:val="000058D7"/>
    <w:rsid w:val="00005F62"/>
    <w:rsid w:val="00006963"/>
    <w:rsid w:val="00006A32"/>
    <w:rsid w:val="0000755D"/>
    <w:rsid w:val="0000765A"/>
    <w:rsid w:val="00007A57"/>
    <w:rsid w:val="00007E29"/>
    <w:rsid w:val="00011EA4"/>
    <w:rsid w:val="00012D0E"/>
    <w:rsid w:val="00012E84"/>
    <w:rsid w:val="00012E97"/>
    <w:rsid w:val="00013E17"/>
    <w:rsid w:val="00014425"/>
    <w:rsid w:val="00014BA4"/>
    <w:rsid w:val="00015AA0"/>
    <w:rsid w:val="00015C59"/>
    <w:rsid w:val="00017162"/>
    <w:rsid w:val="00017372"/>
    <w:rsid w:val="000208E3"/>
    <w:rsid w:val="000213B8"/>
    <w:rsid w:val="000216A4"/>
    <w:rsid w:val="000235C2"/>
    <w:rsid w:val="000238F7"/>
    <w:rsid w:val="000240BD"/>
    <w:rsid w:val="00024689"/>
    <w:rsid w:val="00024A43"/>
    <w:rsid w:val="00025728"/>
    <w:rsid w:val="00026CA6"/>
    <w:rsid w:val="00027A15"/>
    <w:rsid w:val="00027B19"/>
    <w:rsid w:val="000300A5"/>
    <w:rsid w:val="00030204"/>
    <w:rsid w:val="000313BD"/>
    <w:rsid w:val="0003197A"/>
    <w:rsid w:val="00031D06"/>
    <w:rsid w:val="00031FDD"/>
    <w:rsid w:val="00032CF4"/>
    <w:rsid w:val="00033026"/>
    <w:rsid w:val="000331D5"/>
    <w:rsid w:val="00033289"/>
    <w:rsid w:val="000335A9"/>
    <w:rsid w:val="00033DA7"/>
    <w:rsid w:val="00033DC5"/>
    <w:rsid w:val="000349D4"/>
    <w:rsid w:val="00035610"/>
    <w:rsid w:val="000357B5"/>
    <w:rsid w:val="0003592F"/>
    <w:rsid w:val="000361B5"/>
    <w:rsid w:val="00036710"/>
    <w:rsid w:val="00036DC2"/>
    <w:rsid w:val="00037AD4"/>
    <w:rsid w:val="00040116"/>
    <w:rsid w:val="00042096"/>
    <w:rsid w:val="000421C8"/>
    <w:rsid w:val="000422E7"/>
    <w:rsid w:val="0004301B"/>
    <w:rsid w:val="0004370A"/>
    <w:rsid w:val="00043B11"/>
    <w:rsid w:val="00043FB1"/>
    <w:rsid w:val="00044555"/>
    <w:rsid w:val="0004517F"/>
    <w:rsid w:val="000452DD"/>
    <w:rsid w:val="000457FF"/>
    <w:rsid w:val="00046CAC"/>
    <w:rsid w:val="00046CC5"/>
    <w:rsid w:val="00046D33"/>
    <w:rsid w:val="000471AC"/>
    <w:rsid w:val="00047D38"/>
    <w:rsid w:val="0005096A"/>
    <w:rsid w:val="00051D85"/>
    <w:rsid w:val="00053448"/>
    <w:rsid w:val="000539EE"/>
    <w:rsid w:val="00053A9B"/>
    <w:rsid w:val="0005436A"/>
    <w:rsid w:val="00054423"/>
    <w:rsid w:val="0005472A"/>
    <w:rsid w:val="00055127"/>
    <w:rsid w:val="00055775"/>
    <w:rsid w:val="0005607C"/>
    <w:rsid w:val="00057AE2"/>
    <w:rsid w:val="00060ABA"/>
    <w:rsid w:val="00060C29"/>
    <w:rsid w:val="00061842"/>
    <w:rsid w:val="00061A0D"/>
    <w:rsid w:val="00061E4E"/>
    <w:rsid w:val="000640E2"/>
    <w:rsid w:val="0006496E"/>
    <w:rsid w:val="00067F8E"/>
    <w:rsid w:val="000716BA"/>
    <w:rsid w:val="0007233A"/>
    <w:rsid w:val="000728A5"/>
    <w:rsid w:val="00073444"/>
    <w:rsid w:val="000741A9"/>
    <w:rsid w:val="000746E8"/>
    <w:rsid w:val="00075FC0"/>
    <w:rsid w:val="00076282"/>
    <w:rsid w:val="0007650F"/>
    <w:rsid w:val="00076ECD"/>
    <w:rsid w:val="00076EE8"/>
    <w:rsid w:val="000771B5"/>
    <w:rsid w:val="000773E6"/>
    <w:rsid w:val="00077C24"/>
    <w:rsid w:val="000806C4"/>
    <w:rsid w:val="00080B51"/>
    <w:rsid w:val="0008170F"/>
    <w:rsid w:val="00083410"/>
    <w:rsid w:val="0008433B"/>
    <w:rsid w:val="00084937"/>
    <w:rsid w:val="00085142"/>
    <w:rsid w:val="0008543C"/>
    <w:rsid w:val="00087670"/>
    <w:rsid w:val="00091164"/>
    <w:rsid w:val="00091D2E"/>
    <w:rsid w:val="00091E08"/>
    <w:rsid w:val="0009295F"/>
    <w:rsid w:val="000943EF"/>
    <w:rsid w:val="00094932"/>
    <w:rsid w:val="00094CF9"/>
    <w:rsid w:val="00094E27"/>
    <w:rsid w:val="00094FA3"/>
    <w:rsid w:val="000951DF"/>
    <w:rsid w:val="00096060"/>
    <w:rsid w:val="000972DC"/>
    <w:rsid w:val="00097A05"/>
    <w:rsid w:val="000A0291"/>
    <w:rsid w:val="000A131F"/>
    <w:rsid w:val="000A2202"/>
    <w:rsid w:val="000A480D"/>
    <w:rsid w:val="000A49BB"/>
    <w:rsid w:val="000A5598"/>
    <w:rsid w:val="000A5A14"/>
    <w:rsid w:val="000A5C40"/>
    <w:rsid w:val="000A6022"/>
    <w:rsid w:val="000A646F"/>
    <w:rsid w:val="000A662E"/>
    <w:rsid w:val="000A66DE"/>
    <w:rsid w:val="000A68EF"/>
    <w:rsid w:val="000A6F0D"/>
    <w:rsid w:val="000A7347"/>
    <w:rsid w:val="000A797E"/>
    <w:rsid w:val="000A7B10"/>
    <w:rsid w:val="000A7F4B"/>
    <w:rsid w:val="000B0094"/>
    <w:rsid w:val="000B1477"/>
    <w:rsid w:val="000B16B7"/>
    <w:rsid w:val="000B17DC"/>
    <w:rsid w:val="000B1B4D"/>
    <w:rsid w:val="000B1E54"/>
    <w:rsid w:val="000B2184"/>
    <w:rsid w:val="000B2651"/>
    <w:rsid w:val="000B2B68"/>
    <w:rsid w:val="000B2BB6"/>
    <w:rsid w:val="000B30E5"/>
    <w:rsid w:val="000B451C"/>
    <w:rsid w:val="000B46C9"/>
    <w:rsid w:val="000B4872"/>
    <w:rsid w:val="000B5547"/>
    <w:rsid w:val="000B5B37"/>
    <w:rsid w:val="000B5BAB"/>
    <w:rsid w:val="000B6BAB"/>
    <w:rsid w:val="000B7750"/>
    <w:rsid w:val="000C01EB"/>
    <w:rsid w:val="000C0AD1"/>
    <w:rsid w:val="000C1FD4"/>
    <w:rsid w:val="000C296C"/>
    <w:rsid w:val="000C34C3"/>
    <w:rsid w:val="000C34D9"/>
    <w:rsid w:val="000C3788"/>
    <w:rsid w:val="000C47FF"/>
    <w:rsid w:val="000C4DD5"/>
    <w:rsid w:val="000C50CD"/>
    <w:rsid w:val="000C5CC1"/>
    <w:rsid w:val="000C645D"/>
    <w:rsid w:val="000C6502"/>
    <w:rsid w:val="000C6647"/>
    <w:rsid w:val="000C7423"/>
    <w:rsid w:val="000D0889"/>
    <w:rsid w:val="000D08B0"/>
    <w:rsid w:val="000D0EF1"/>
    <w:rsid w:val="000D12C8"/>
    <w:rsid w:val="000D1333"/>
    <w:rsid w:val="000D1717"/>
    <w:rsid w:val="000D18B2"/>
    <w:rsid w:val="000D1B1C"/>
    <w:rsid w:val="000D2346"/>
    <w:rsid w:val="000D371B"/>
    <w:rsid w:val="000D40AA"/>
    <w:rsid w:val="000D4443"/>
    <w:rsid w:val="000D45F2"/>
    <w:rsid w:val="000D5A95"/>
    <w:rsid w:val="000D5F4D"/>
    <w:rsid w:val="000D7ADA"/>
    <w:rsid w:val="000E08CD"/>
    <w:rsid w:val="000E1D19"/>
    <w:rsid w:val="000E21C2"/>
    <w:rsid w:val="000E251F"/>
    <w:rsid w:val="000E2FF9"/>
    <w:rsid w:val="000E3F7E"/>
    <w:rsid w:val="000E4F88"/>
    <w:rsid w:val="000E52DC"/>
    <w:rsid w:val="000E57A3"/>
    <w:rsid w:val="000E58A2"/>
    <w:rsid w:val="000E5A37"/>
    <w:rsid w:val="000E64B4"/>
    <w:rsid w:val="000E79D3"/>
    <w:rsid w:val="000F0D38"/>
    <w:rsid w:val="000F0E86"/>
    <w:rsid w:val="000F1A6E"/>
    <w:rsid w:val="000F1BB5"/>
    <w:rsid w:val="000F2662"/>
    <w:rsid w:val="000F2B05"/>
    <w:rsid w:val="000F2B63"/>
    <w:rsid w:val="000F3674"/>
    <w:rsid w:val="000F3E01"/>
    <w:rsid w:val="000F40DA"/>
    <w:rsid w:val="000F502A"/>
    <w:rsid w:val="000F5082"/>
    <w:rsid w:val="000F6AB0"/>
    <w:rsid w:val="000F751D"/>
    <w:rsid w:val="000F7757"/>
    <w:rsid w:val="00100CED"/>
    <w:rsid w:val="00101593"/>
    <w:rsid w:val="00101F65"/>
    <w:rsid w:val="0010275D"/>
    <w:rsid w:val="00102B11"/>
    <w:rsid w:val="00103098"/>
    <w:rsid w:val="001030C6"/>
    <w:rsid w:val="001031BD"/>
    <w:rsid w:val="0010454A"/>
    <w:rsid w:val="0010465D"/>
    <w:rsid w:val="00104B32"/>
    <w:rsid w:val="00104F6F"/>
    <w:rsid w:val="00105000"/>
    <w:rsid w:val="001050E3"/>
    <w:rsid w:val="00105573"/>
    <w:rsid w:val="00105AC7"/>
    <w:rsid w:val="001061E1"/>
    <w:rsid w:val="0010677D"/>
    <w:rsid w:val="00106BC6"/>
    <w:rsid w:val="0011193A"/>
    <w:rsid w:val="00111E1B"/>
    <w:rsid w:val="00111E1D"/>
    <w:rsid w:val="001130B0"/>
    <w:rsid w:val="00113AD0"/>
    <w:rsid w:val="00113B4A"/>
    <w:rsid w:val="00113EA8"/>
    <w:rsid w:val="0011409B"/>
    <w:rsid w:val="001149E2"/>
    <w:rsid w:val="00116126"/>
    <w:rsid w:val="001166F3"/>
    <w:rsid w:val="00116BCA"/>
    <w:rsid w:val="001173EC"/>
    <w:rsid w:val="001175B3"/>
    <w:rsid w:val="00117C40"/>
    <w:rsid w:val="0012050D"/>
    <w:rsid w:val="00120DA1"/>
    <w:rsid w:val="00121848"/>
    <w:rsid w:val="001228A7"/>
    <w:rsid w:val="00122B66"/>
    <w:rsid w:val="0012300E"/>
    <w:rsid w:val="0012367D"/>
    <w:rsid w:val="00124DDE"/>
    <w:rsid w:val="00124E8D"/>
    <w:rsid w:val="001251B9"/>
    <w:rsid w:val="001271BB"/>
    <w:rsid w:val="00127D9E"/>
    <w:rsid w:val="001307CB"/>
    <w:rsid w:val="00131C97"/>
    <w:rsid w:val="001322CE"/>
    <w:rsid w:val="00132855"/>
    <w:rsid w:val="001329D5"/>
    <w:rsid w:val="00132F75"/>
    <w:rsid w:val="00133B0B"/>
    <w:rsid w:val="00133C18"/>
    <w:rsid w:val="001343DA"/>
    <w:rsid w:val="00134B85"/>
    <w:rsid w:val="00134D1B"/>
    <w:rsid w:val="00136FF0"/>
    <w:rsid w:val="00137386"/>
    <w:rsid w:val="001377E4"/>
    <w:rsid w:val="00140243"/>
    <w:rsid w:val="00140261"/>
    <w:rsid w:val="001402AB"/>
    <w:rsid w:val="001407A4"/>
    <w:rsid w:val="0014084F"/>
    <w:rsid w:val="001412E5"/>
    <w:rsid w:val="00141AD1"/>
    <w:rsid w:val="00141CDE"/>
    <w:rsid w:val="00142BAC"/>
    <w:rsid w:val="00144170"/>
    <w:rsid w:val="00144868"/>
    <w:rsid w:val="001448BF"/>
    <w:rsid w:val="00145CFA"/>
    <w:rsid w:val="00145D28"/>
    <w:rsid w:val="00145E09"/>
    <w:rsid w:val="00146475"/>
    <w:rsid w:val="001465F9"/>
    <w:rsid w:val="001467F3"/>
    <w:rsid w:val="00146D03"/>
    <w:rsid w:val="001471BF"/>
    <w:rsid w:val="00147B1B"/>
    <w:rsid w:val="00147B7F"/>
    <w:rsid w:val="00150FC3"/>
    <w:rsid w:val="00151B83"/>
    <w:rsid w:val="00152DF4"/>
    <w:rsid w:val="001537F7"/>
    <w:rsid w:val="00153D23"/>
    <w:rsid w:val="00154543"/>
    <w:rsid w:val="00154B1E"/>
    <w:rsid w:val="00154CAC"/>
    <w:rsid w:val="00155214"/>
    <w:rsid w:val="00155AE4"/>
    <w:rsid w:val="00155E28"/>
    <w:rsid w:val="00155E87"/>
    <w:rsid w:val="00155FFB"/>
    <w:rsid w:val="001572CD"/>
    <w:rsid w:val="001608FD"/>
    <w:rsid w:val="00161001"/>
    <w:rsid w:val="0016149F"/>
    <w:rsid w:val="0016195F"/>
    <w:rsid w:val="00161FCB"/>
    <w:rsid w:val="001621B8"/>
    <w:rsid w:val="00162DB6"/>
    <w:rsid w:val="001632B5"/>
    <w:rsid w:val="00163751"/>
    <w:rsid w:val="001648BE"/>
    <w:rsid w:val="001664D3"/>
    <w:rsid w:val="001666E2"/>
    <w:rsid w:val="00166FC5"/>
    <w:rsid w:val="001673B2"/>
    <w:rsid w:val="00167EBB"/>
    <w:rsid w:val="001713A0"/>
    <w:rsid w:val="00171A0D"/>
    <w:rsid w:val="00172098"/>
    <w:rsid w:val="00172823"/>
    <w:rsid w:val="00172AB4"/>
    <w:rsid w:val="00173DC7"/>
    <w:rsid w:val="001743CC"/>
    <w:rsid w:val="0017456A"/>
    <w:rsid w:val="001747EF"/>
    <w:rsid w:val="00174A3A"/>
    <w:rsid w:val="00174D6D"/>
    <w:rsid w:val="001756E3"/>
    <w:rsid w:val="00175F23"/>
    <w:rsid w:val="00177EC6"/>
    <w:rsid w:val="00180466"/>
    <w:rsid w:val="00180A55"/>
    <w:rsid w:val="00180E11"/>
    <w:rsid w:val="00180E67"/>
    <w:rsid w:val="001810AB"/>
    <w:rsid w:val="001815B5"/>
    <w:rsid w:val="001816FB"/>
    <w:rsid w:val="00181B95"/>
    <w:rsid w:val="0018323D"/>
    <w:rsid w:val="00187351"/>
    <w:rsid w:val="0018741D"/>
    <w:rsid w:val="00187701"/>
    <w:rsid w:val="00190282"/>
    <w:rsid w:val="00190A2A"/>
    <w:rsid w:val="0019113D"/>
    <w:rsid w:val="00191342"/>
    <w:rsid w:val="00191642"/>
    <w:rsid w:val="0019292C"/>
    <w:rsid w:val="001942E5"/>
    <w:rsid w:val="0019533E"/>
    <w:rsid w:val="00195D14"/>
    <w:rsid w:val="001960E0"/>
    <w:rsid w:val="001966AE"/>
    <w:rsid w:val="00196852"/>
    <w:rsid w:val="00196986"/>
    <w:rsid w:val="00196A19"/>
    <w:rsid w:val="00196E04"/>
    <w:rsid w:val="0019703E"/>
    <w:rsid w:val="00197883"/>
    <w:rsid w:val="00197EC1"/>
    <w:rsid w:val="001A08AF"/>
    <w:rsid w:val="001A110A"/>
    <w:rsid w:val="001A1AD3"/>
    <w:rsid w:val="001A1AE1"/>
    <w:rsid w:val="001A1FC8"/>
    <w:rsid w:val="001A1FF9"/>
    <w:rsid w:val="001A3150"/>
    <w:rsid w:val="001A32FC"/>
    <w:rsid w:val="001A36E2"/>
    <w:rsid w:val="001A39CC"/>
    <w:rsid w:val="001A3A94"/>
    <w:rsid w:val="001A3BFC"/>
    <w:rsid w:val="001A3F3F"/>
    <w:rsid w:val="001A40BF"/>
    <w:rsid w:val="001A4AE5"/>
    <w:rsid w:val="001A4B42"/>
    <w:rsid w:val="001A4D12"/>
    <w:rsid w:val="001A526E"/>
    <w:rsid w:val="001A527A"/>
    <w:rsid w:val="001A5792"/>
    <w:rsid w:val="001A5B9E"/>
    <w:rsid w:val="001A60F4"/>
    <w:rsid w:val="001A6434"/>
    <w:rsid w:val="001A7459"/>
    <w:rsid w:val="001A7B74"/>
    <w:rsid w:val="001B0AA9"/>
    <w:rsid w:val="001B0B0A"/>
    <w:rsid w:val="001B0B5C"/>
    <w:rsid w:val="001B1A75"/>
    <w:rsid w:val="001B3B78"/>
    <w:rsid w:val="001B3F71"/>
    <w:rsid w:val="001B5210"/>
    <w:rsid w:val="001B53C4"/>
    <w:rsid w:val="001B566C"/>
    <w:rsid w:val="001B5A76"/>
    <w:rsid w:val="001B5C8B"/>
    <w:rsid w:val="001B5E85"/>
    <w:rsid w:val="001B7405"/>
    <w:rsid w:val="001B780C"/>
    <w:rsid w:val="001B7888"/>
    <w:rsid w:val="001C0721"/>
    <w:rsid w:val="001C0B43"/>
    <w:rsid w:val="001C0F27"/>
    <w:rsid w:val="001C104C"/>
    <w:rsid w:val="001C1592"/>
    <w:rsid w:val="001C1A76"/>
    <w:rsid w:val="001C3A31"/>
    <w:rsid w:val="001C45EA"/>
    <w:rsid w:val="001C48AD"/>
    <w:rsid w:val="001C490A"/>
    <w:rsid w:val="001C49AA"/>
    <w:rsid w:val="001C6316"/>
    <w:rsid w:val="001C66BA"/>
    <w:rsid w:val="001C6AE7"/>
    <w:rsid w:val="001C7167"/>
    <w:rsid w:val="001C729E"/>
    <w:rsid w:val="001C7389"/>
    <w:rsid w:val="001C74E9"/>
    <w:rsid w:val="001C7590"/>
    <w:rsid w:val="001C7C73"/>
    <w:rsid w:val="001C7D3F"/>
    <w:rsid w:val="001D0A46"/>
    <w:rsid w:val="001D0BFB"/>
    <w:rsid w:val="001D1136"/>
    <w:rsid w:val="001D18AA"/>
    <w:rsid w:val="001D1D7F"/>
    <w:rsid w:val="001D1FB4"/>
    <w:rsid w:val="001D252F"/>
    <w:rsid w:val="001D2B43"/>
    <w:rsid w:val="001D2F5A"/>
    <w:rsid w:val="001D3DE3"/>
    <w:rsid w:val="001D3EE6"/>
    <w:rsid w:val="001D42C0"/>
    <w:rsid w:val="001D43DB"/>
    <w:rsid w:val="001D45A2"/>
    <w:rsid w:val="001D49A9"/>
    <w:rsid w:val="001D52DF"/>
    <w:rsid w:val="001D5D08"/>
    <w:rsid w:val="001D66C9"/>
    <w:rsid w:val="001D78C5"/>
    <w:rsid w:val="001D7928"/>
    <w:rsid w:val="001D7B79"/>
    <w:rsid w:val="001E17F4"/>
    <w:rsid w:val="001E21C8"/>
    <w:rsid w:val="001E2568"/>
    <w:rsid w:val="001E2EE9"/>
    <w:rsid w:val="001E31CC"/>
    <w:rsid w:val="001E3390"/>
    <w:rsid w:val="001E3E12"/>
    <w:rsid w:val="001E4B86"/>
    <w:rsid w:val="001E5A2D"/>
    <w:rsid w:val="001E5AEA"/>
    <w:rsid w:val="001E672A"/>
    <w:rsid w:val="001E6D9F"/>
    <w:rsid w:val="001E6DD6"/>
    <w:rsid w:val="001F0C5D"/>
    <w:rsid w:val="001F1139"/>
    <w:rsid w:val="001F216B"/>
    <w:rsid w:val="001F2333"/>
    <w:rsid w:val="001F242B"/>
    <w:rsid w:val="001F25D6"/>
    <w:rsid w:val="001F2C75"/>
    <w:rsid w:val="001F3420"/>
    <w:rsid w:val="001F3AD6"/>
    <w:rsid w:val="001F3AE0"/>
    <w:rsid w:val="001F3EDC"/>
    <w:rsid w:val="001F3F4A"/>
    <w:rsid w:val="001F42B6"/>
    <w:rsid w:val="001F6455"/>
    <w:rsid w:val="001F6B06"/>
    <w:rsid w:val="001F6E4F"/>
    <w:rsid w:val="001F7313"/>
    <w:rsid w:val="001F7E7F"/>
    <w:rsid w:val="00201186"/>
    <w:rsid w:val="00201F09"/>
    <w:rsid w:val="002027F2"/>
    <w:rsid w:val="00202F1D"/>
    <w:rsid w:val="002034DA"/>
    <w:rsid w:val="00203B7E"/>
    <w:rsid w:val="002041A3"/>
    <w:rsid w:val="00204555"/>
    <w:rsid w:val="00204DE2"/>
    <w:rsid w:val="0020707F"/>
    <w:rsid w:val="00207209"/>
    <w:rsid w:val="002072CB"/>
    <w:rsid w:val="00210281"/>
    <w:rsid w:val="00210C63"/>
    <w:rsid w:val="00211597"/>
    <w:rsid w:val="00211782"/>
    <w:rsid w:val="00211945"/>
    <w:rsid w:val="00211BA8"/>
    <w:rsid w:val="002128D9"/>
    <w:rsid w:val="002139A9"/>
    <w:rsid w:val="00213B82"/>
    <w:rsid w:val="00213BF1"/>
    <w:rsid w:val="002142AA"/>
    <w:rsid w:val="00214B7E"/>
    <w:rsid w:val="00214B8F"/>
    <w:rsid w:val="00214EA6"/>
    <w:rsid w:val="002152F7"/>
    <w:rsid w:val="00215B5E"/>
    <w:rsid w:val="0021645D"/>
    <w:rsid w:val="00216AFC"/>
    <w:rsid w:val="00216E07"/>
    <w:rsid w:val="00217183"/>
    <w:rsid w:val="0021723A"/>
    <w:rsid w:val="0021733F"/>
    <w:rsid w:val="00217580"/>
    <w:rsid w:val="00221065"/>
    <w:rsid w:val="00221B32"/>
    <w:rsid w:val="00221E4D"/>
    <w:rsid w:val="0022281B"/>
    <w:rsid w:val="00222877"/>
    <w:rsid w:val="002235AF"/>
    <w:rsid w:val="00223EF1"/>
    <w:rsid w:val="002240A4"/>
    <w:rsid w:val="00224438"/>
    <w:rsid w:val="002245C5"/>
    <w:rsid w:val="0022460C"/>
    <w:rsid w:val="00224F00"/>
    <w:rsid w:val="002250EB"/>
    <w:rsid w:val="002252B2"/>
    <w:rsid w:val="002253B7"/>
    <w:rsid w:val="002257B4"/>
    <w:rsid w:val="00225DE7"/>
    <w:rsid w:val="00226478"/>
    <w:rsid w:val="00226A7F"/>
    <w:rsid w:val="002275C7"/>
    <w:rsid w:val="00227B57"/>
    <w:rsid w:val="00230655"/>
    <w:rsid w:val="00230D3F"/>
    <w:rsid w:val="002312D3"/>
    <w:rsid w:val="00232038"/>
    <w:rsid w:val="00232329"/>
    <w:rsid w:val="00232418"/>
    <w:rsid w:val="002326DE"/>
    <w:rsid w:val="00232A8B"/>
    <w:rsid w:val="00232A9E"/>
    <w:rsid w:val="002333A7"/>
    <w:rsid w:val="002343D6"/>
    <w:rsid w:val="0023454B"/>
    <w:rsid w:val="00234AB5"/>
    <w:rsid w:val="00234E42"/>
    <w:rsid w:val="00234E4A"/>
    <w:rsid w:val="0023597F"/>
    <w:rsid w:val="00235DD6"/>
    <w:rsid w:val="002363E4"/>
    <w:rsid w:val="00237A7C"/>
    <w:rsid w:val="00237CE7"/>
    <w:rsid w:val="00240D01"/>
    <w:rsid w:val="00240DE6"/>
    <w:rsid w:val="002413FC"/>
    <w:rsid w:val="00241873"/>
    <w:rsid w:val="002418B8"/>
    <w:rsid w:val="00241F63"/>
    <w:rsid w:val="00241FB7"/>
    <w:rsid w:val="00242AD1"/>
    <w:rsid w:val="00242D38"/>
    <w:rsid w:val="00242DFD"/>
    <w:rsid w:val="0024318E"/>
    <w:rsid w:val="002433A0"/>
    <w:rsid w:val="0024398A"/>
    <w:rsid w:val="00243F24"/>
    <w:rsid w:val="002443BE"/>
    <w:rsid w:val="00244A1A"/>
    <w:rsid w:val="00244AD4"/>
    <w:rsid w:val="002452B5"/>
    <w:rsid w:val="002459A1"/>
    <w:rsid w:val="00245F8A"/>
    <w:rsid w:val="00246288"/>
    <w:rsid w:val="00247250"/>
    <w:rsid w:val="002501A0"/>
    <w:rsid w:val="00250776"/>
    <w:rsid w:val="0025083D"/>
    <w:rsid w:val="00250BA9"/>
    <w:rsid w:val="002519B1"/>
    <w:rsid w:val="00252480"/>
    <w:rsid w:val="002528C7"/>
    <w:rsid w:val="00252B42"/>
    <w:rsid w:val="00252FD4"/>
    <w:rsid w:val="002533D2"/>
    <w:rsid w:val="002541E5"/>
    <w:rsid w:val="00254586"/>
    <w:rsid w:val="002557D7"/>
    <w:rsid w:val="00255E9F"/>
    <w:rsid w:val="0025611C"/>
    <w:rsid w:val="0025636A"/>
    <w:rsid w:val="00256B59"/>
    <w:rsid w:val="00256CB9"/>
    <w:rsid w:val="00256F96"/>
    <w:rsid w:val="00260255"/>
    <w:rsid w:val="00260D47"/>
    <w:rsid w:val="002615E6"/>
    <w:rsid w:val="00263529"/>
    <w:rsid w:val="00264106"/>
    <w:rsid w:val="002641CD"/>
    <w:rsid w:val="0026422B"/>
    <w:rsid w:val="00265EE5"/>
    <w:rsid w:val="00265FF7"/>
    <w:rsid w:val="00267068"/>
    <w:rsid w:val="0026750B"/>
    <w:rsid w:val="00270645"/>
    <w:rsid w:val="002706A6"/>
    <w:rsid w:val="00271037"/>
    <w:rsid w:val="00271487"/>
    <w:rsid w:val="00271672"/>
    <w:rsid w:val="00271950"/>
    <w:rsid w:val="00271B8E"/>
    <w:rsid w:val="002720BA"/>
    <w:rsid w:val="002723FC"/>
    <w:rsid w:val="002724C9"/>
    <w:rsid w:val="00273236"/>
    <w:rsid w:val="002734A0"/>
    <w:rsid w:val="00273860"/>
    <w:rsid w:val="00273F65"/>
    <w:rsid w:val="0027452F"/>
    <w:rsid w:val="002749C5"/>
    <w:rsid w:val="00274A98"/>
    <w:rsid w:val="00274FAA"/>
    <w:rsid w:val="002756BF"/>
    <w:rsid w:val="00275BDB"/>
    <w:rsid w:val="0027610A"/>
    <w:rsid w:val="00276A5B"/>
    <w:rsid w:val="00277A32"/>
    <w:rsid w:val="00277A6F"/>
    <w:rsid w:val="002801B0"/>
    <w:rsid w:val="00280248"/>
    <w:rsid w:val="00280462"/>
    <w:rsid w:val="002808F6"/>
    <w:rsid w:val="00281CA1"/>
    <w:rsid w:val="002821AF"/>
    <w:rsid w:val="00282271"/>
    <w:rsid w:val="00282BBE"/>
    <w:rsid w:val="00282D5E"/>
    <w:rsid w:val="00282ED1"/>
    <w:rsid w:val="00283D28"/>
    <w:rsid w:val="00284557"/>
    <w:rsid w:val="0028595A"/>
    <w:rsid w:val="00285BE4"/>
    <w:rsid w:val="00286428"/>
    <w:rsid w:val="0028671E"/>
    <w:rsid w:val="00286B9A"/>
    <w:rsid w:val="00286C6C"/>
    <w:rsid w:val="00286DBA"/>
    <w:rsid w:val="00287A40"/>
    <w:rsid w:val="002922C1"/>
    <w:rsid w:val="00292760"/>
    <w:rsid w:val="0029307B"/>
    <w:rsid w:val="00293736"/>
    <w:rsid w:val="00294384"/>
    <w:rsid w:val="00294DAC"/>
    <w:rsid w:val="002952C5"/>
    <w:rsid w:val="00297BBA"/>
    <w:rsid w:val="00297CD0"/>
    <w:rsid w:val="00297D24"/>
    <w:rsid w:val="00297F1E"/>
    <w:rsid w:val="002A05FF"/>
    <w:rsid w:val="002A0FD4"/>
    <w:rsid w:val="002A1353"/>
    <w:rsid w:val="002A1D4D"/>
    <w:rsid w:val="002A2390"/>
    <w:rsid w:val="002A2FF1"/>
    <w:rsid w:val="002A34CD"/>
    <w:rsid w:val="002A54B1"/>
    <w:rsid w:val="002A5B2E"/>
    <w:rsid w:val="002A6A99"/>
    <w:rsid w:val="002A7D5E"/>
    <w:rsid w:val="002A7F29"/>
    <w:rsid w:val="002B066C"/>
    <w:rsid w:val="002B06F7"/>
    <w:rsid w:val="002B0DE4"/>
    <w:rsid w:val="002B0FB1"/>
    <w:rsid w:val="002B1A8E"/>
    <w:rsid w:val="002B1B53"/>
    <w:rsid w:val="002B1C18"/>
    <w:rsid w:val="002B28FA"/>
    <w:rsid w:val="002B38EB"/>
    <w:rsid w:val="002B38F2"/>
    <w:rsid w:val="002B433D"/>
    <w:rsid w:val="002B488C"/>
    <w:rsid w:val="002B54C4"/>
    <w:rsid w:val="002B55DB"/>
    <w:rsid w:val="002B5AD8"/>
    <w:rsid w:val="002B606A"/>
    <w:rsid w:val="002B60D6"/>
    <w:rsid w:val="002B6319"/>
    <w:rsid w:val="002B6549"/>
    <w:rsid w:val="002B72A1"/>
    <w:rsid w:val="002B7F40"/>
    <w:rsid w:val="002C0010"/>
    <w:rsid w:val="002C00A2"/>
    <w:rsid w:val="002C1E66"/>
    <w:rsid w:val="002C2042"/>
    <w:rsid w:val="002C2298"/>
    <w:rsid w:val="002C2BB4"/>
    <w:rsid w:val="002C2C00"/>
    <w:rsid w:val="002C3A1E"/>
    <w:rsid w:val="002C3A52"/>
    <w:rsid w:val="002C41BF"/>
    <w:rsid w:val="002C4229"/>
    <w:rsid w:val="002C5126"/>
    <w:rsid w:val="002C65CF"/>
    <w:rsid w:val="002C66D7"/>
    <w:rsid w:val="002C6769"/>
    <w:rsid w:val="002C6AC9"/>
    <w:rsid w:val="002C6ACE"/>
    <w:rsid w:val="002C74E4"/>
    <w:rsid w:val="002C79E4"/>
    <w:rsid w:val="002D05ED"/>
    <w:rsid w:val="002D10EE"/>
    <w:rsid w:val="002D116F"/>
    <w:rsid w:val="002D1A43"/>
    <w:rsid w:val="002D1C6C"/>
    <w:rsid w:val="002D27ED"/>
    <w:rsid w:val="002D3EFE"/>
    <w:rsid w:val="002D4649"/>
    <w:rsid w:val="002D46D5"/>
    <w:rsid w:val="002D483A"/>
    <w:rsid w:val="002D4D75"/>
    <w:rsid w:val="002D518F"/>
    <w:rsid w:val="002D588E"/>
    <w:rsid w:val="002D5EF6"/>
    <w:rsid w:val="002D66DC"/>
    <w:rsid w:val="002D7376"/>
    <w:rsid w:val="002D78B1"/>
    <w:rsid w:val="002D7B49"/>
    <w:rsid w:val="002E1136"/>
    <w:rsid w:val="002E191C"/>
    <w:rsid w:val="002E1C32"/>
    <w:rsid w:val="002E2457"/>
    <w:rsid w:val="002E270E"/>
    <w:rsid w:val="002E30E7"/>
    <w:rsid w:val="002E45C2"/>
    <w:rsid w:val="002E4D73"/>
    <w:rsid w:val="002E53C3"/>
    <w:rsid w:val="002E5775"/>
    <w:rsid w:val="002E59B3"/>
    <w:rsid w:val="002E64B8"/>
    <w:rsid w:val="002E718A"/>
    <w:rsid w:val="002E7529"/>
    <w:rsid w:val="002E77A0"/>
    <w:rsid w:val="002E7DE7"/>
    <w:rsid w:val="002F03DB"/>
    <w:rsid w:val="002F0642"/>
    <w:rsid w:val="002F0FFD"/>
    <w:rsid w:val="002F123C"/>
    <w:rsid w:val="002F12B9"/>
    <w:rsid w:val="002F133E"/>
    <w:rsid w:val="002F18F0"/>
    <w:rsid w:val="002F203C"/>
    <w:rsid w:val="002F26F6"/>
    <w:rsid w:val="002F3A84"/>
    <w:rsid w:val="002F3BE4"/>
    <w:rsid w:val="002F422F"/>
    <w:rsid w:val="002F43C1"/>
    <w:rsid w:val="002F4AC9"/>
    <w:rsid w:val="002F4C64"/>
    <w:rsid w:val="002F53AA"/>
    <w:rsid w:val="002F5431"/>
    <w:rsid w:val="002F5F79"/>
    <w:rsid w:val="002F70A1"/>
    <w:rsid w:val="002F73B2"/>
    <w:rsid w:val="002F7CB0"/>
    <w:rsid w:val="002F7F0D"/>
    <w:rsid w:val="00300E5A"/>
    <w:rsid w:val="003018FD"/>
    <w:rsid w:val="00302867"/>
    <w:rsid w:val="00302D54"/>
    <w:rsid w:val="00303B8C"/>
    <w:rsid w:val="00303C22"/>
    <w:rsid w:val="00303D07"/>
    <w:rsid w:val="003040D8"/>
    <w:rsid w:val="00305B6D"/>
    <w:rsid w:val="00305D42"/>
    <w:rsid w:val="00306368"/>
    <w:rsid w:val="0030762B"/>
    <w:rsid w:val="00310191"/>
    <w:rsid w:val="0031038D"/>
    <w:rsid w:val="003109AB"/>
    <w:rsid w:val="003123B9"/>
    <w:rsid w:val="00313482"/>
    <w:rsid w:val="0031609E"/>
    <w:rsid w:val="00316810"/>
    <w:rsid w:val="00316BD1"/>
    <w:rsid w:val="00316C75"/>
    <w:rsid w:val="00317EFA"/>
    <w:rsid w:val="00320EF9"/>
    <w:rsid w:val="00321432"/>
    <w:rsid w:val="00321576"/>
    <w:rsid w:val="003219C1"/>
    <w:rsid w:val="00321EE4"/>
    <w:rsid w:val="00322C14"/>
    <w:rsid w:val="00322FBC"/>
    <w:rsid w:val="00323459"/>
    <w:rsid w:val="00323DE7"/>
    <w:rsid w:val="00323DFD"/>
    <w:rsid w:val="00324217"/>
    <w:rsid w:val="003248A3"/>
    <w:rsid w:val="00324F33"/>
    <w:rsid w:val="003256BA"/>
    <w:rsid w:val="00325994"/>
    <w:rsid w:val="00325D99"/>
    <w:rsid w:val="0032659D"/>
    <w:rsid w:val="00326781"/>
    <w:rsid w:val="00327254"/>
    <w:rsid w:val="00330617"/>
    <w:rsid w:val="00330B12"/>
    <w:rsid w:val="0033251E"/>
    <w:rsid w:val="00332553"/>
    <w:rsid w:val="00332E5F"/>
    <w:rsid w:val="00333154"/>
    <w:rsid w:val="00333248"/>
    <w:rsid w:val="00333AD9"/>
    <w:rsid w:val="00333B3C"/>
    <w:rsid w:val="00334281"/>
    <w:rsid w:val="00334312"/>
    <w:rsid w:val="00336543"/>
    <w:rsid w:val="0033726F"/>
    <w:rsid w:val="00340CBB"/>
    <w:rsid w:val="00341C21"/>
    <w:rsid w:val="0034316E"/>
    <w:rsid w:val="0034361D"/>
    <w:rsid w:val="00343B05"/>
    <w:rsid w:val="00343B1C"/>
    <w:rsid w:val="00343EA9"/>
    <w:rsid w:val="00345C5F"/>
    <w:rsid w:val="003467BC"/>
    <w:rsid w:val="003468CB"/>
    <w:rsid w:val="00346A7E"/>
    <w:rsid w:val="00347235"/>
    <w:rsid w:val="00350A14"/>
    <w:rsid w:val="00350FCD"/>
    <w:rsid w:val="00351021"/>
    <w:rsid w:val="0035116B"/>
    <w:rsid w:val="003516AC"/>
    <w:rsid w:val="00351AD8"/>
    <w:rsid w:val="0035222A"/>
    <w:rsid w:val="00353123"/>
    <w:rsid w:val="003541EF"/>
    <w:rsid w:val="00355052"/>
    <w:rsid w:val="00355554"/>
    <w:rsid w:val="00355700"/>
    <w:rsid w:val="00355ED7"/>
    <w:rsid w:val="00355FE9"/>
    <w:rsid w:val="00356C3C"/>
    <w:rsid w:val="00356D3C"/>
    <w:rsid w:val="00356F93"/>
    <w:rsid w:val="00357353"/>
    <w:rsid w:val="003615D1"/>
    <w:rsid w:val="003616FC"/>
    <w:rsid w:val="00361D80"/>
    <w:rsid w:val="00362F20"/>
    <w:rsid w:val="00362F8F"/>
    <w:rsid w:val="003637BF"/>
    <w:rsid w:val="0036416D"/>
    <w:rsid w:val="003642E1"/>
    <w:rsid w:val="003645E7"/>
    <w:rsid w:val="00364685"/>
    <w:rsid w:val="003648F7"/>
    <w:rsid w:val="00365DCB"/>
    <w:rsid w:val="00366BC7"/>
    <w:rsid w:val="00367955"/>
    <w:rsid w:val="00367C22"/>
    <w:rsid w:val="00367E4C"/>
    <w:rsid w:val="00370103"/>
    <w:rsid w:val="00370F1E"/>
    <w:rsid w:val="003710E6"/>
    <w:rsid w:val="003713D3"/>
    <w:rsid w:val="003719A5"/>
    <w:rsid w:val="00371A3E"/>
    <w:rsid w:val="00372689"/>
    <w:rsid w:val="003728CC"/>
    <w:rsid w:val="0037350F"/>
    <w:rsid w:val="003737A5"/>
    <w:rsid w:val="00373EE0"/>
    <w:rsid w:val="00373EFB"/>
    <w:rsid w:val="00373F0C"/>
    <w:rsid w:val="003746A7"/>
    <w:rsid w:val="00375121"/>
    <w:rsid w:val="00375867"/>
    <w:rsid w:val="00375D9C"/>
    <w:rsid w:val="00375E3B"/>
    <w:rsid w:val="0037709D"/>
    <w:rsid w:val="00377298"/>
    <w:rsid w:val="00377357"/>
    <w:rsid w:val="003778C2"/>
    <w:rsid w:val="00377C35"/>
    <w:rsid w:val="00377ECC"/>
    <w:rsid w:val="00380135"/>
    <w:rsid w:val="00380A6D"/>
    <w:rsid w:val="00380E82"/>
    <w:rsid w:val="003816CE"/>
    <w:rsid w:val="003825B7"/>
    <w:rsid w:val="00383101"/>
    <w:rsid w:val="0038326F"/>
    <w:rsid w:val="00384BB2"/>
    <w:rsid w:val="00384D81"/>
    <w:rsid w:val="00385260"/>
    <w:rsid w:val="00386C63"/>
    <w:rsid w:val="00387D1B"/>
    <w:rsid w:val="00390061"/>
    <w:rsid w:val="003914B2"/>
    <w:rsid w:val="0039176A"/>
    <w:rsid w:val="00392BD3"/>
    <w:rsid w:val="00392D24"/>
    <w:rsid w:val="00393253"/>
    <w:rsid w:val="00393282"/>
    <w:rsid w:val="00393FDC"/>
    <w:rsid w:val="00394146"/>
    <w:rsid w:val="0039554B"/>
    <w:rsid w:val="003957A1"/>
    <w:rsid w:val="00395CA3"/>
    <w:rsid w:val="003961BD"/>
    <w:rsid w:val="003962BE"/>
    <w:rsid w:val="003967A2"/>
    <w:rsid w:val="003A1024"/>
    <w:rsid w:val="003A22FC"/>
    <w:rsid w:val="003A2E02"/>
    <w:rsid w:val="003A2FFE"/>
    <w:rsid w:val="003A3A39"/>
    <w:rsid w:val="003A3E93"/>
    <w:rsid w:val="003A469C"/>
    <w:rsid w:val="003A4E91"/>
    <w:rsid w:val="003A4EEF"/>
    <w:rsid w:val="003A5001"/>
    <w:rsid w:val="003A5295"/>
    <w:rsid w:val="003A55A0"/>
    <w:rsid w:val="003A58F3"/>
    <w:rsid w:val="003A5B03"/>
    <w:rsid w:val="003A5BC1"/>
    <w:rsid w:val="003A5D23"/>
    <w:rsid w:val="003A600C"/>
    <w:rsid w:val="003A64A3"/>
    <w:rsid w:val="003A6754"/>
    <w:rsid w:val="003A736F"/>
    <w:rsid w:val="003A7473"/>
    <w:rsid w:val="003A7D12"/>
    <w:rsid w:val="003B029B"/>
    <w:rsid w:val="003B05CE"/>
    <w:rsid w:val="003B1E84"/>
    <w:rsid w:val="003B2217"/>
    <w:rsid w:val="003B236E"/>
    <w:rsid w:val="003B23CA"/>
    <w:rsid w:val="003B25D5"/>
    <w:rsid w:val="003B2BCD"/>
    <w:rsid w:val="003B365B"/>
    <w:rsid w:val="003B3849"/>
    <w:rsid w:val="003B3957"/>
    <w:rsid w:val="003B3B77"/>
    <w:rsid w:val="003B49F9"/>
    <w:rsid w:val="003B5AEE"/>
    <w:rsid w:val="003B5E1A"/>
    <w:rsid w:val="003B6278"/>
    <w:rsid w:val="003B68F8"/>
    <w:rsid w:val="003B6F5F"/>
    <w:rsid w:val="003B7B64"/>
    <w:rsid w:val="003C00EE"/>
    <w:rsid w:val="003C0575"/>
    <w:rsid w:val="003C085A"/>
    <w:rsid w:val="003C0A22"/>
    <w:rsid w:val="003C15E0"/>
    <w:rsid w:val="003C1D4A"/>
    <w:rsid w:val="003C1E8D"/>
    <w:rsid w:val="003C3618"/>
    <w:rsid w:val="003C361F"/>
    <w:rsid w:val="003C3B9C"/>
    <w:rsid w:val="003C4B6A"/>
    <w:rsid w:val="003C4E41"/>
    <w:rsid w:val="003C569A"/>
    <w:rsid w:val="003C67B3"/>
    <w:rsid w:val="003C71B8"/>
    <w:rsid w:val="003C7BBC"/>
    <w:rsid w:val="003C7D98"/>
    <w:rsid w:val="003D0266"/>
    <w:rsid w:val="003D08DE"/>
    <w:rsid w:val="003D0A82"/>
    <w:rsid w:val="003D1442"/>
    <w:rsid w:val="003D240E"/>
    <w:rsid w:val="003D274C"/>
    <w:rsid w:val="003D31EF"/>
    <w:rsid w:val="003D36A0"/>
    <w:rsid w:val="003D3C21"/>
    <w:rsid w:val="003D3F1E"/>
    <w:rsid w:val="003D4149"/>
    <w:rsid w:val="003D49E3"/>
    <w:rsid w:val="003D4B34"/>
    <w:rsid w:val="003D5089"/>
    <w:rsid w:val="003D5A60"/>
    <w:rsid w:val="003D5E7F"/>
    <w:rsid w:val="003D66EC"/>
    <w:rsid w:val="003D7D57"/>
    <w:rsid w:val="003D7D9E"/>
    <w:rsid w:val="003D7E6F"/>
    <w:rsid w:val="003E058B"/>
    <w:rsid w:val="003E0D34"/>
    <w:rsid w:val="003E1B4B"/>
    <w:rsid w:val="003E3966"/>
    <w:rsid w:val="003E400F"/>
    <w:rsid w:val="003E4BB0"/>
    <w:rsid w:val="003E54E3"/>
    <w:rsid w:val="003E5C36"/>
    <w:rsid w:val="003E5DE8"/>
    <w:rsid w:val="003E6384"/>
    <w:rsid w:val="003E688C"/>
    <w:rsid w:val="003E69FF"/>
    <w:rsid w:val="003E6F77"/>
    <w:rsid w:val="003E7079"/>
    <w:rsid w:val="003E778B"/>
    <w:rsid w:val="003E7876"/>
    <w:rsid w:val="003E79A7"/>
    <w:rsid w:val="003F0E6D"/>
    <w:rsid w:val="003F138C"/>
    <w:rsid w:val="003F270D"/>
    <w:rsid w:val="003F27C8"/>
    <w:rsid w:val="003F30CF"/>
    <w:rsid w:val="003F395D"/>
    <w:rsid w:val="003F48F2"/>
    <w:rsid w:val="003F4D6B"/>
    <w:rsid w:val="003F57E4"/>
    <w:rsid w:val="003F5E71"/>
    <w:rsid w:val="003F6A03"/>
    <w:rsid w:val="003F6B62"/>
    <w:rsid w:val="003F7858"/>
    <w:rsid w:val="00400F03"/>
    <w:rsid w:val="0040158D"/>
    <w:rsid w:val="00401C4B"/>
    <w:rsid w:val="00401CE2"/>
    <w:rsid w:val="004033A6"/>
    <w:rsid w:val="00403C9D"/>
    <w:rsid w:val="00404726"/>
    <w:rsid w:val="00405151"/>
    <w:rsid w:val="0040527E"/>
    <w:rsid w:val="004060F7"/>
    <w:rsid w:val="004064EE"/>
    <w:rsid w:val="0040772A"/>
    <w:rsid w:val="00410366"/>
    <w:rsid w:val="00410487"/>
    <w:rsid w:val="0041087E"/>
    <w:rsid w:val="0041192E"/>
    <w:rsid w:val="0041294D"/>
    <w:rsid w:val="0041374C"/>
    <w:rsid w:val="004138ED"/>
    <w:rsid w:val="00413A0A"/>
    <w:rsid w:val="004146CB"/>
    <w:rsid w:val="00414932"/>
    <w:rsid w:val="00414D3C"/>
    <w:rsid w:val="0041558F"/>
    <w:rsid w:val="00415A5B"/>
    <w:rsid w:val="00415FA2"/>
    <w:rsid w:val="00415FCE"/>
    <w:rsid w:val="00416345"/>
    <w:rsid w:val="00416916"/>
    <w:rsid w:val="00416A55"/>
    <w:rsid w:val="00417290"/>
    <w:rsid w:val="00417B94"/>
    <w:rsid w:val="00420F01"/>
    <w:rsid w:val="00421624"/>
    <w:rsid w:val="00421852"/>
    <w:rsid w:val="00422841"/>
    <w:rsid w:val="00424E5E"/>
    <w:rsid w:val="0042584F"/>
    <w:rsid w:val="00425BB8"/>
    <w:rsid w:val="00425BD4"/>
    <w:rsid w:val="00425DA4"/>
    <w:rsid w:val="00425E83"/>
    <w:rsid w:val="004262D5"/>
    <w:rsid w:val="00426E96"/>
    <w:rsid w:val="00426EB1"/>
    <w:rsid w:val="004272CD"/>
    <w:rsid w:val="004275FF"/>
    <w:rsid w:val="00427966"/>
    <w:rsid w:val="004317B8"/>
    <w:rsid w:val="00432811"/>
    <w:rsid w:val="00434191"/>
    <w:rsid w:val="00434781"/>
    <w:rsid w:val="004356F6"/>
    <w:rsid w:val="00435844"/>
    <w:rsid w:val="00435C74"/>
    <w:rsid w:val="0043610B"/>
    <w:rsid w:val="00437F7C"/>
    <w:rsid w:val="00440C71"/>
    <w:rsid w:val="00440FC3"/>
    <w:rsid w:val="004414C9"/>
    <w:rsid w:val="00441EB1"/>
    <w:rsid w:val="00442172"/>
    <w:rsid w:val="00442BB0"/>
    <w:rsid w:val="00442DCE"/>
    <w:rsid w:val="00443AD5"/>
    <w:rsid w:val="00443EE9"/>
    <w:rsid w:val="00444AB2"/>
    <w:rsid w:val="00445361"/>
    <w:rsid w:val="00445707"/>
    <w:rsid w:val="00446CDB"/>
    <w:rsid w:val="0044768C"/>
    <w:rsid w:val="00450D4F"/>
    <w:rsid w:val="00451226"/>
    <w:rsid w:val="004518D4"/>
    <w:rsid w:val="004518E0"/>
    <w:rsid w:val="00452638"/>
    <w:rsid w:val="004528A4"/>
    <w:rsid w:val="00452EA7"/>
    <w:rsid w:val="00453528"/>
    <w:rsid w:val="004535A8"/>
    <w:rsid w:val="0045431B"/>
    <w:rsid w:val="00454CCD"/>
    <w:rsid w:val="00454DC9"/>
    <w:rsid w:val="00454F23"/>
    <w:rsid w:val="004556B5"/>
    <w:rsid w:val="00455F0D"/>
    <w:rsid w:val="004561F2"/>
    <w:rsid w:val="004602D8"/>
    <w:rsid w:val="0046089D"/>
    <w:rsid w:val="00462026"/>
    <w:rsid w:val="004621EB"/>
    <w:rsid w:val="004622F2"/>
    <w:rsid w:val="004624B2"/>
    <w:rsid w:val="00462A28"/>
    <w:rsid w:val="00463312"/>
    <w:rsid w:val="00463E31"/>
    <w:rsid w:val="00464563"/>
    <w:rsid w:val="00466B87"/>
    <w:rsid w:val="00467AD2"/>
    <w:rsid w:val="00470446"/>
    <w:rsid w:val="0047123C"/>
    <w:rsid w:val="00471E40"/>
    <w:rsid w:val="004723CF"/>
    <w:rsid w:val="0047243D"/>
    <w:rsid w:val="00472EE2"/>
    <w:rsid w:val="0047347D"/>
    <w:rsid w:val="00473832"/>
    <w:rsid w:val="00473CD7"/>
    <w:rsid w:val="00473F6A"/>
    <w:rsid w:val="0047580C"/>
    <w:rsid w:val="00476C58"/>
    <w:rsid w:val="00476D98"/>
    <w:rsid w:val="004773D2"/>
    <w:rsid w:val="00477411"/>
    <w:rsid w:val="00477D69"/>
    <w:rsid w:val="00480117"/>
    <w:rsid w:val="00480DDF"/>
    <w:rsid w:val="00481849"/>
    <w:rsid w:val="00481E24"/>
    <w:rsid w:val="00481F20"/>
    <w:rsid w:val="004821C7"/>
    <w:rsid w:val="00482932"/>
    <w:rsid w:val="004838D4"/>
    <w:rsid w:val="00483C32"/>
    <w:rsid w:val="00483CC0"/>
    <w:rsid w:val="004843A3"/>
    <w:rsid w:val="00484989"/>
    <w:rsid w:val="00485138"/>
    <w:rsid w:val="0048530C"/>
    <w:rsid w:val="0048555C"/>
    <w:rsid w:val="00485CC6"/>
    <w:rsid w:val="00486664"/>
    <w:rsid w:val="00486C75"/>
    <w:rsid w:val="004874B0"/>
    <w:rsid w:val="00487DF5"/>
    <w:rsid w:val="00487F92"/>
    <w:rsid w:val="00490ED5"/>
    <w:rsid w:val="0049270D"/>
    <w:rsid w:val="00492DA5"/>
    <w:rsid w:val="00493845"/>
    <w:rsid w:val="00493C29"/>
    <w:rsid w:val="004946AD"/>
    <w:rsid w:val="00494A98"/>
    <w:rsid w:val="00494B7B"/>
    <w:rsid w:val="00494C53"/>
    <w:rsid w:val="0049568B"/>
    <w:rsid w:val="00496366"/>
    <w:rsid w:val="00496CA9"/>
    <w:rsid w:val="00496DC7"/>
    <w:rsid w:val="00496F0F"/>
    <w:rsid w:val="00497A64"/>
    <w:rsid w:val="00497D9C"/>
    <w:rsid w:val="00497DBC"/>
    <w:rsid w:val="004A0279"/>
    <w:rsid w:val="004A0EFE"/>
    <w:rsid w:val="004A2644"/>
    <w:rsid w:val="004A278F"/>
    <w:rsid w:val="004A2B4D"/>
    <w:rsid w:val="004A2D89"/>
    <w:rsid w:val="004A3DD2"/>
    <w:rsid w:val="004A43AA"/>
    <w:rsid w:val="004A49A8"/>
    <w:rsid w:val="004A61DB"/>
    <w:rsid w:val="004A6CB8"/>
    <w:rsid w:val="004A718D"/>
    <w:rsid w:val="004A75A1"/>
    <w:rsid w:val="004A7A87"/>
    <w:rsid w:val="004B0084"/>
    <w:rsid w:val="004B0BE7"/>
    <w:rsid w:val="004B0C89"/>
    <w:rsid w:val="004B0F14"/>
    <w:rsid w:val="004B19B7"/>
    <w:rsid w:val="004B1CA7"/>
    <w:rsid w:val="004B29C1"/>
    <w:rsid w:val="004B2B80"/>
    <w:rsid w:val="004B3503"/>
    <w:rsid w:val="004B39C6"/>
    <w:rsid w:val="004B3E62"/>
    <w:rsid w:val="004B4CAB"/>
    <w:rsid w:val="004B513D"/>
    <w:rsid w:val="004B552D"/>
    <w:rsid w:val="004B5B98"/>
    <w:rsid w:val="004B6B02"/>
    <w:rsid w:val="004B6FFE"/>
    <w:rsid w:val="004B7280"/>
    <w:rsid w:val="004B7AE3"/>
    <w:rsid w:val="004C1108"/>
    <w:rsid w:val="004C1504"/>
    <w:rsid w:val="004C2E93"/>
    <w:rsid w:val="004C3537"/>
    <w:rsid w:val="004C3623"/>
    <w:rsid w:val="004C41F7"/>
    <w:rsid w:val="004C43E5"/>
    <w:rsid w:val="004C4ED4"/>
    <w:rsid w:val="004C5511"/>
    <w:rsid w:val="004C5E5F"/>
    <w:rsid w:val="004C6BA8"/>
    <w:rsid w:val="004C6F4A"/>
    <w:rsid w:val="004D05B9"/>
    <w:rsid w:val="004D1044"/>
    <w:rsid w:val="004D322B"/>
    <w:rsid w:val="004D3F4E"/>
    <w:rsid w:val="004D4093"/>
    <w:rsid w:val="004D43B8"/>
    <w:rsid w:val="004D7149"/>
    <w:rsid w:val="004D7321"/>
    <w:rsid w:val="004D7920"/>
    <w:rsid w:val="004D7BF5"/>
    <w:rsid w:val="004D7E31"/>
    <w:rsid w:val="004E16F2"/>
    <w:rsid w:val="004E1BEC"/>
    <w:rsid w:val="004E1E3A"/>
    <w:rsid w:val="004E2410"/>
    <w:rsid w:val="004E2874"/>
    <w:rsid w:val="004E32CB"/>
    <w:rsid w:val="004E3DEE"/>
    <w:rsid w:val="004E3EF7"/>
    <w:rsid w:val="004E40B3"/>
    <w:rsid w:val="004E5039"/>
    <w:rsid w:val="004E53F9"/>
    <w:rsid w:val="004E5E16"/>
    <w:rsid w:val="004E5E96"/>
    <w:rsid w:val="004E5FCB"/>
    <w:rsid w:val="004E5FDC"/>
    <w:rsid w:val="004E63A1"/>
    <w:rsid w:val="004E63A7"/>
    <w:rsid w:val="004E7333"/>
    <w:rsid w:val="004E7588"/>
    <w:rsid w:val="004E7BB0"/>
    <w:rsid w:val="004E7BCF"/>
    <w:rsid w:val="004F1379"/>
    <w:rsid w:val="004F13FC"/>
    <w:rsid w:val="004F19E5"/>
    <w:rsid w:val="004F1DAC"/>
    <w:rsid w:val="004F1F79"/>
    <w:rsid w:val="004F31DA"/>
    <w:rsid w:val="004F3F40"/>
    <w:rsid w:val="004F40E8"/>
    <w:rsid w:val="004F7483"/>
    <w:rsid w:val="004F7E76"/>
    <w:rsid w:val="00500002"/>
    <w:rsid w:val="00500573"/>
    <w:rsid w:val="0050068A"/>
    <w:rsid w:val="005008D3"/>
    <w:rsid w:val="005016AC"/>
    <w:rsid w:val="005017A8"/>
    <w:rsid w:val="0050341E"/>
    <w:rsid w:val="005043D2"/>
    <w:rsid w:val="00505930"/>
    <w:rsid w:val="00505E7A"/>
    <w:rsid w:val="00506204"/>
    <w:rsid w:val="00506241"/>
    <w:rsid w:val="005071D5"/>
    <w:rsid w:val="00507C1B"/>
    <w:rsid w:val="005105B7"/>
    <w:rsid w:val="00511D10"/>
    <w:rsid w:val="00511F40"/>
    <w:rsid w:val="0051256A"/>
    <w:rsid w:val="0051381D"/>
    <w:rsid w:val="00513945"/>
    <w:rsid w:val="00513F65"/>
    <w:rsid w:val="00514146"/>
    <w:rsid w:val="00515118"/>
    <w:rsid w:val="00515869"/>
    <w:rsid w:val="00515AA7"/>
    <w:rsid w:val="005173D0"/>
    <w:rsid w:val="00517A4E"/>
    <w:rsid w:val="00517A96"/>
    <w:rsid w:val="00517AE8"/>
    <w:rsid w:val="00520A63"/>
    <w:rsid w:val="005210A1"/>
    <w:rsid w:val="00522A8D"/>
    <w:rsid w:val="00522F81"/>
    <w:rsid w:val="00523473"/>
    <w:rsid w:val="00523656"/>
    <w:rsid w:val="00523FBE"/>
    <w:rsid w:val="0052416E"/>
    <w:rsid w:val="00524ACA"/>
    <w:rsid w:val="005252BA"/>
    <w:rsid w:val="00525EC8"/>
    <w:rsid w:val="005265FF"/>
    <w:rsid w:val="00526926"/>
    <w:rsid w:val="00527523"/>
    <w:rsid w:val="005275CA"/>
    <w:rsid w:val="005315D0"/>
    <w:rsid w:val="00532997"/>
    <w:rsid w:val="005341A4"/>
    <w:rsid w:val="00534255"/>
    <w:rsid w:val="00534B0C"/>
    <w:rsid w:val="00535C30"/>
    <w:rsid w:val="00535F70"/>
    <w:rsid w:val="005364FE"/>
    <w:rsid w:val="00536644"/>
    <w:rsid w:val="00536AF2"/>
    <w:rsid w:val="00536EEB"/>
    <w:rsid w:val="0053776A"/>
    <w:rsid w:val="00537DB3"/>
    <w:rsid w:val="00540627"/>
    <w:rsid w:val="00541491"/>
    <w:rsid w:val="005417D9"/>
    <w:rsid w:val="00541843"/>
    <w:rsid w:val="00541C69"/>
    <w:rsid w:val="00543559"/>
    <w:rsid w:val="00543C9F"/>
    <w:rsid w:val="00543DE3"/>
    <w:rsid w:val="00543E11"/>
    <w:rsid w:val="0054475C"/>
    <w:rsid w:val="00544D01"/>
    <w:rsid w:val="005452E4"/>
    <w:rsid w:val="00545440"/>
    <w:rsid w:val="00545641"/>
    <w:rsid w:val="0054611D"/>
    <w:rsid w:val="00546440"/>
    <w:rsid w:val="00546E33"/>
    <w:rsid w:val="005477CB"/>
    <w:rsid w:val="00547D9B"/>
    <w:rsid w:val="00550178"/>
    <w:rsid w:val="00551F60"/>
    <w:rsid w:val="00552100"/>
    <w:rsid w:val="00552B05"/>
    <w:rsid w:val="00552F07"/>
    <w:rsid w:val="00553959"/>
    <w:rsid w:val="00553D19"/>
    <w:rsid w:val="0055400A"/>
    <w:rsid w:val="005546DB"/>
    <w:rsid w:val="00554980"/>
    <w:rsid w:val="00555933"/>
    <w:rsid w:val="00555EA7"/>
    <w:rsid w:val="005568DC"/>
    <w:rsid w:val="00556D19"/>
    <w:rsid w:val="005573B3"/>
    <w:rsid w:val="00557531"/>
    <w:rsid w:val="005579FC"/>
    <w:rsid w:val="00560F1E"/>
    <w:rsid w:val="00561796"/>
    <w:rsid w:val="005617C2"/>
    <w:rsid w:val="005620B9"/>
    <w:rsid w:val="0056266F"/>
    <w:rsid w:val="00562A3A"/>
    <w:rsid w:val="005634B4"/>
    <w:rsid w:val="00565C71"/>
    <w:rsid w:val="00565E58"/>
    <w:rsid w:val="00566051"/>
    <w:rsid w:val="005674AE"/>
    <w:rsid w:val="00567759"/>
    <w:rsid w:val="00567938"/>
    <w:rsid w:val="00567D20"/>
    <w:rsid w:val="00567E3F"/>
    <w:rsid w:val="00570300"/>
    <w:rsid w:val="00570457"/>
    <w:rsid w:val="00570F55"/>
    <w:rsid w:val="00570F8D"/>
    <w:rsid w:val="00571016"/>
    <w:rsid w:val="0057113A"/>
    <w:rsid w:val="0057197E"/>
    <w:rsid w:val="005740BB"/>
    <w:rsid w:val="00574F43"/>
    <w:rsid w:val="005750E5"/>
    <w:rsid w:val="005759CB"/>
    <w:rsid w:val="00576B59"/>
    <w:rsid w:val="00577769"/>
    <w:rsid w:val="00580875"/>
    <w:rsid w:val="00580D69"/>
    <w:rsid w:val="005817CC"/>
    <w:rsid w:val="00581A8F"/>
    <w:rsid w:val="00581B28"/>
    <w:rsid w:val="00582327"/>
    <w:rsid w:val="005827F5"/>
    <w:rsid w:val="00583C14"/>
    <w:rsid w:val="00583FA0"/>
    <w:rsid w:val="00584C7C"/>
    <w:rsid w:val="00584CEE"/>
    <w:rsid w:val="00585A2A"/>
    <w:rsid w:val="00585E5E"/>
    <w:rsid w:val="005863F9"/>
    <w:rsid w:val="00586470"/>
    <w:rsid w:val="00586696"/>
    <w:rsid w:val="005872B4"/>
    <w:rsid w:val="005875EF"/>
    <w:rsid w:val="0058792C"/>
    <w:rsid w:val="00587D27"/>
    <w:rsid w:val="00590489"/>
    <w:rsid w:val="00590E1B"/>
    <w:rsid w:val="00590F14"/>
    <w:rsid w:val="00591002"/>
    <w:rsid w:val="005914C6"/>
    <w:rsid w:val="005919BF"/>
    <w:rsid w:val="00591A31"/>
    <w:rsid w:val="0059410D"/>
    <w:rsid w:val="0059418E"/>
    <w:rsid w:val="0059499C"/>
    <w:rsid w:val="00594C7B"/>
    <w:rsid w:val="00594CEB"/>
    <w:rsid w:val="00594D27"/>
    <w:rsid w:val="00594EE1"/>
    <w:rsid w:val="00595760"/>
    <w:rsid w:val="00596305"/>
    <w:rsid w:val="00596B82"/>
    <w:rsid w:val="005974CF"/>
    <w:rsid w:val="005A0B43"/>
    <w:rsid w:val="005A0C17"/>
    <w:rsid w:val="005A0F57"/>
    <w:rsid w:val="005A116B"/>
    <w:rsid w:val="005A1CEB"/>
    <w:rsid w:val="005A201E"/>
    <w:rsid w:val="005A23BB"/>
    <w:rsid w:val="005A29DD"/>
    <w:rsid w:val="005A2D4F"/>
    <w:rsid w:val="005A444F"/>
    <w:rsid w:val="005A45D5"/>
    <w:rsid w:val="005A4D6D"/>
    <w:rsid w:val="005A4D81"/>
    <w:rsid w:val="005A57AB"/>
    <w:rsid w:val="005A58CB"/>
    <w:rsid w:val="005A59B6"/>
    <w:rsid w:val="005A64A9"/>
    <w:rsid w:val="005A6948"/>
    <w:rsid w:val="005A79E0"/>
    <w:rsid w:val="005B015A"/>
    <w:rsid w:val="005B04FE"/>
    <w:rsid w:val="005B054A"/>
    <w:rsid w:val="005B1044"/>
    <w:rsid w:val="005B189E"/>
    <w:rsid w:val="005B442E"/>
    <w:rsid w:val="005B6102"/>
    <w:rsid w:val="005B6DBE"/>
    <w:rsid w:val="005B7DF7"/>
    <w:rsid w:val="005C3365"/>
    <w:rsid w:val="005C3DD7"/>
    <w:rsid w:val="005C3EDC"/>
    <w:rsid w:val="005C7CB9"/>
    <w:rsid w:val="005D093A"/>
    <w:rsid w:val="005D19FF"/>
    <w:rsid w:val="005D2B7A"/>
    <w:rsid w:val="005D2C95"/>
    <w:rsid w:val="005D2D70"/>
    <w:rsid w:val="005D3C80"/>
    <w:rsid w:val="005D41A8"/>
    <w:rsid w:val="005D491A"/>
    <w:rsid w:val="005D5217"/>
    <w:rsid w:val="005D5513"/>
    <w:rsid w:val="005D5A5F"/>
    <w:rsid w:val="005D5B1E"/>
    <w:rsid w:val="005D5B89"/>
    <w:rsid w:val="005D5D97"/>
    <w:rsid w:val="005D5E74"/>
    <w:rsid w:val="005D601F"/>
    <w:rsid w:val="005D6532"/>
    <w:rsid w:val="005D7EB1"/>
    <w:rsid w:val="005E03CE"/>
    <w:rsid w:val="005E0A8D"/>
    <w:rsid w:val="005E11E7"/>
    <w:rsid w:val="005E292E"/>
    <w:rsid w:val="005E2F9F"/>
    <w:rsid w:val="005E3BDC"/>
    <w:rsid w:val="005E3C4A"/>
    <w:rsid w:val="005E3FB1"/>
    <w:rsid w:val="005E414F"/>
    <w:rsid w:val="005E44C6"/>
    <w:rsid w:val="005E4A15"/>
    <w:rsid w:val="005E4DFB"/>
    <w:rsid w:val="005E5449"/>
    <w:rsid w:val="005E5EA7"/>
    <w:rsid w:val="005E6136"/>
    <w:rsid w:val="005E6930"/>
    <w:rsid w:val="005E6D29"/>
    <w:rsid w:val="005E7009"/>
    <w:rsid w:val="005E78B3"/>
    <w:rsid w:val="005F0C95"/>
    <w:rsid w:val="005F0EA5"/>
    <w:rsid w:val="005F10C9"/>
    <w:rsid w:val="005F1616"/>
    <w:rsid w:val="005F179E"/>
    <w:rsid w:val="005F2427"/>
    <w:rsid w:val="005F2AED"/>
    <w:rsid w:val="005F2BFC"/>
    <w:rsid w:val="005F3606"/>
    <w:rsid w:val="005F4CAC"/>
    <w:rsid w:val="005F4F7E"/>
    <w:rsid w:val="005F4FD0"/>
    <w:rsid w:val="005F59F9"/>
    <w:rsid w:val="005F5E09"/>
    <w:rsid w:val="005F5F07"/>
    <w:rsid w:val="005F683B"/>
    <w:rsid w:val="005F7D6D"/>
    <w:rsid w:val="006003C2"/>
    <w:rsid w:val="00600916"/>
    <w:rsid w:val="00600C68"/>
    <w:rsid w:val="00600F82"/>
    <w:rsid w:val="006010A1"/>
    <w:rsid w:val="00601238"/>
    <w:rsid w:val="00601C90"/>
    <w:rsid w:val="00603567"/>
    <w:rsid w:val="006047AE"/>
    <w:rsid w:val="006048FB"/>
    <w:rsid w:val="00604AE4"/>
    <w:rsid w:val="00604DDD"/>
    <w:rsid w:val="00605B87"/>
    <w:rsid w:val="00606206"/>
    <w:rsid w:val="0060643F"/>
    <w:rsid w:val="0060721B"/>
    <w:rsid w:val="006075E0"/>
    <w:rsid w:val="006076D5"/>
    <w:rsid w:val="00607B49"/>
    <w:rsid w:val="00610B4A"/>
    <w:rsid w:val="00610C48"/>
    <w:rsid w:val="00610F00"/>
    <w:rsid w:val="006123BA"/>
    <w:rsid w:val="006124E5"/>
    <w:rsid w:val="0061261A"/>
    <w:rsid w:val="00612C8B"/>
    <w:rsid w:val="00614489"/>
    <w:rsid w:val="00614DA4"/>
    <w:rsid w:val="00615636"/>
    <w:rsid w:val="0061603A"/>
    <w:rsid w:val="0061621D"/>
    <w:rsid w:val="00616727"/>
    <w:rsid w:val="00617EFA"/>
    <w:rsid w:val="006204E6"/>
    <w:rsid w:val="006206E6"/>
    <w:rsid w:val="006207C7"/>
    <w:rsid w:val="0062107D"/>
    <w:rsid w:val="0062109F"/>
    <w:rsid w:val="00621E72"/>
    <w:rsid w:val="00622796"/>
    <w:rsid w:val="00623089"/>
    <w:rsid w:val="0062309D"/>
    <w:rsid w:val="00623F4A"/>
    <w:rsid w:val="00624968"/>
    <w:rsid w:val="006249EC"/>
    <w:rsid w:val="00625951"/>
    <w:rsid w:val="006260A2"/>
    <w:rsid w:val="00627DF7"/>
    <w:rsid w:val="00630582"/>
    <w:rsid w:val="0063126A"/>
    <w:rsid w:val="006318B3"/>
    <w:rsid w:val="00631D69"/>
    <w:rsid w:val="006321E4"/>
    <w:rsid w:val="0063247D"/>
    <w:rsid w:val="00632531"/>
    <w:rsid w:val="00632B9A"/>
    <w:rsid w:val="006340B5"/>
    <w:rsid w:val="00634634"/>
    <w:rsid w:val="00634948"/>
    <w:rsid w:val="00634F1B"/>
    <w:rsid w:val="00636D77"/>
    <w:rsid w:val="00637C48"/>
    <w:rsid w:val="00637EB4"/>
    <w:rsid w:val="00640CE7"/>
    <w:rsid w:val="00640D2C"/>
    <w:rsid w:val="0064122D"/>
    <w:rsid w:val="00641634"/>
    <w:rsid w:val="0064193A"/>
    <w:rsid w:val="00642286"/>
    <w:rsid w:val="0064232D"/>
    <w:rsid w:val="0064241E"/>
    <w:rsid w:val="006427D4"/>
    <w:rsid w:val="0064321F"/>
    <w:rsid w:val="00644EDE"/>
    <w:rsid w:val="006453CC"/>
    <w:rsid w:val="00646248"/>
    <w:rsid w:val="006463BC"/>
    <w:rsid w:val="00646B4D"/>
    <w:rsid w:val="00646E5A"/>
    <w:rsid w:val="006471F2"/>
    <w:rsid w:val="006478E2"/>
    <w:rsid w:val="0064795C"/>
    <w:rsid w:val="00650CB9"/>
    <w:rsid w:val="00650CD8"/>
    <w:rsid w:val="00651147"/>
    <w:rsid w:val="00651C9F"/>
    <w:rsid w:val="00651D3E"/>
    <w:rsid w:val="00652555"/>
    <w:rsid w:val="00652C03"/>
    <w:rsid w:val="006543A5"/>
    <w:rsid w:val="006549EA"/>
    <w:rsid w:val="00654B1C"/>
    <w:rsid w:val="00654E47"/>
    <w:rsid w:val="006554B1"/>
    <w:rsid w:val="006561A3"/>
    <w:rsid w:val="0065636E"/>
    <w:rsid w:val="00656382"/>
    <w:rsid w:val="006565D0"/>
    <w:rsid w:val="0065671D"/>
    <w:rsid w:val="006569D6"/>
    <w:rsid w:val="00656AEC"/>
    <w:rsid w:val="006574E7"/>
    <w:rsid w:val="006606D4"/>
    <w:rsid w:val="00661C28"/>
    <w:rsid w:val="00661CFF"/>
    <w:rsid w:val="00662A11"/>
    <w:rsid w:val="0066397C"/>
    <w:rsid w:val="00663ACA"/>
    <w:rsid w:val="00663D91"/>
    <w:rsid w:val="006641BF"/>
    <w:rsid w:val="006647CE"/>
    <w:rsid w:val="00664ACA"/>
    <w:rsid w:val="00664DB2"/>
    <w:rsid w:val="00665A6C"/>
    <w:rsid w:val="00666312"/>
    <w:rsid w:val="0066703B"/>
    <w:rsid w:val="00667162"/>
    <w:rsid w:val="00667A7F"/>
    <w:rsid w:val="006701B3"/>
    <w:rsid w:val="006711D9"/>
    <w:rsid w:val="00671A16"/>
    <w:rsid w:val="00671D11"/>
    <w:rsid w:val="00671E47"/>
    <w:rsid w:val="0067268B"/>
    <w:rsid w:val="006729CE"/>
    <w:rsid w:val="00673383"/>
    <w:rsid w:val="00674025"/>
    <w:rsid w:val="006747FB"/>
    <w:rsid w:val="006748E4"/>
    <w:rsid w:val="00675697"/>
    <w:rsid w:val="00675B5F"/>
    <w:rsid w:val="00675C4A"/>
    <w:rsid w:val="00676B91"/>
    <w:rsid w:val="006776AA"/>
    <w:rsid w:val="00677F1C"/>
    <w:rsid w:val="006808BD"/>
    <w:rsid w:val="00680C36"/>
    <w:rsid w:val="00681664"/>
    <w:rsid w:val="00681BB9"/>
    <w:rsid w:val="00681F8A"/>
    <w:rsid w:val="00682751"/>
    <w:rsid w:val="0068291F"/>
    <w:rsid w:val="006833FA"/>
    <w:rsid w:val="0068369C"/>
    <w:rsid w:val="00683E04"/>
    <w:rsid w:val="00685104"/>
    <w:rsid w:val="00685623"/>
    <w:rsid w:val="00685BAD"/>
    <w:rsid w:val="006860EC"/>
    <w:rsid w:val="00686205"/>
    <w:rsid w:val="006865A9"/>
    <w:rsid w:val="00686E2E"/>
    <w:rsid w:val="00686E79"/>
    <w:rsid w:val="00686F35"/>
    <w:rsid w:val="006904E7"/>
    <w:rsid w:val="006909FA"/>
    <w:rsid w:val="00691F32"/>
    <w:rsid w:val="00693232"/>
    <w:rsid w:val="006935EF"/>
    <w:rsid w:val="00694194"/>
    <w:rsid w:val="006942E6"/>
    <w:rsid w:val="00694424"/>
    <w:rsid w:val="00694827"/>
    <w:rsid w:val="00696BB3"/>
    <w:rsid w:val="00696C5E"/>
    <w:rsid w:val="00696F35"/>
    <w:rsid w:val="00697630"/>
    <w:rsid w:val="00697959"/>
    <w:rsid w:val="00697AB3"/>
    <w:rsid w:val="006A078E"/>
    <w:rsid w:val="006A093A"/>
    <w:rsid w:val="006A1444"/>
    <w:rsid w:val="006A1965"/>
    <w:rsid w:val="006A1C16"/>
    <w:rsid w:val="006A2589"/>
    <w:rsid w:val="006A2825"/>
    <w:rsid w:val="006A3043"/>
    <w:rsid w:val="006A43C3"/>
    <w:rsid w:val="006A605C"/>
    <w:rsid w:val="006A6B9A"/>
    <w:rsid w:val="006A6C25"/>
    <w:rsid w:val="006A6DA7"/>
    <w:rsid w:val="006A710E"/>
    <w:rsid w:val="006A7134"/>
    <w:rsid w:val="006A7AFF"/>
    <w:rsid w:val="006A7F33"/>
    <w:rsid w:val="006B06B7"/>
    <w:rsid w:val="006B1109"/>
    <w:rsid w:val="006B1C93"/>
    <w:rsid w:val="006B1DAB"/>
    <w:rsid w:val="006B21C5"/>
    <w:rsid w:val="006B2263"/>
    <w:rsid w:val="006B337C"/>
    <w:rsid w:val="006B354B"/>
    <w:rsid w:val="006B3E0B"/>
    <w:rsid w:val="006B4B0E"/>
    <w:rsid w:val="006B4F53"/>
    <w:rsid w:val="006B539B"/>
    <w:rsid w:val="006B6373"/>
    <w:rsid w:val="006B695F"/>
    <w:rsid w:val="006B779C"/>
    <w:rsid w:val="006C009D"/>
    <w:rsid w:val="006C2762"/>
    <w:rsid w:val="006C2F54"/>
    <w:rsid w:val="006C32D3"/>
    <w:rsid w:val="006C3B5F"/>
    <w:rsid w:val="006C3BCA"/>
    <w:rsid w:val="006C3FED"/>
    <w:rsid w:val="006C41F1"/>
    <w:rsid w:val="006C4437"/>
    <w:rsid w:val="006C5F8A"/>
    <w:rsid w:val="006C69F5"/>
    <w:rsid w:val="006C72F4"/>
    <w:rsid w:val="006C7446"/>
    <w:rsid w:val="006D030C"/>
    <w:rsid w:val="006D0FB5"/>
    <w:rsid w:val="006D18D6"/>
    <w:rsid w:val="006D19D6"/>
    <w:rsid w:val="006D1D31"/>
    <w:rsid w:val="006D2848"/>
    <w:rsid w:val="006D29CA"/>
    <w:rsid w:val="006D29D8"/>
    <w:rsid w:val="006D2A79"/>
    <w:rsid w:val="006D2DED"/>
    <w:rsid w:val="006D3222"/>
    <w:rsid w:val="006D3BFA"/>
    <w:rsid w:val="006D3C6E"/>
    <w:rsid w:val="006D3CC6"/>
    <w:rsid w:val="006D3CCC"/>
    <w:rsid w:val="006D44E5"/>
    <w:rsid w:val="006D46DF"/>
    <w:rsid w:val="006D52BA"/>
    <w:rsid w:val="006D5F6A"/>
    <w:rsid w:val="006D615D"/>
    <w:rsid w:val="006D63D1"/>
    <w:rsid w:val="006D6F54"/>
    <w:rsid w:val="006D70A8"/>
    <w:rsid w:val="006D7F49"/>
    <w:rsid w:val="006E0CCE"/>
    <w:rsid w:val="006E1068"/>
    <w:rsid w:val="006E1108"/>
    <w:rsid w:val="006E1208"/>
    <w:rsid w:val="006E1881"/>
    <w:rsid w:val="006E190C"/>
    <w:rsid w:val="006E24EF"/>
    <w:rsid w:val="006E28FA"/>
    <w:rsid w:val="006E2B12"/>
    <w:rsid w:val="006E2D02"/>
    <w:rsid w:val="006E2EC7"/>
    <w:rsid w:val="006E4296"/>
    <w:rsid w:val="006E471F"/>
    <w:rsid w:val="006E52BB"/>
    <w:rsid w:val="006E5C8B"/>
    <w:rsid w:val="006E6730"/>
    <w:rsid w:val="006E6F7A"/>
    <w:rsid w:val="006E770F"/>
    <w:rsid w:val="006F0057"/>
    <w:rsid w:val="006F0477"/>
    <w:rsid w:val="006F0B24"/>
    <w:rsid w:val="006F0F66"/>
    <w:rsid w:val="006F1E4D"/>
    <w:rsid w:val="006F1F66"/>
    <w:rsid w:val="006F228A"/>
    <w:rsid w:val="006F38C5"/>
    <w:rsid w:val="006F3AC3"/>
    <w:rsid w:val="006F3C1A"/>
    <w:rsid w:val="006F5676"/>
    <w:rsid w:val="006F5AD4"/>
    <w:rsid w:val="006F657D"/>
    <w:rsid w:val="006F6947"/>
    <w:rsid w:val="006F6DC5"/>
    <w:rsid w:val="006F7787"/>
    <w:rsid w:val="006F785F"/>
    <w:rsid w:val="0070041C"/>
    <w:rsid w:val="0070054F"/>
    <w:rsid w:val="00700F06"/>
    <w:rsid w:val="00701770"/>
    <w:rsid w:val="00701822"/>
    <w:rsid w:val="007022A5"/>
    <w:rsid w:val="007041CE"/>
    <w:rsid w:val="007043B8"/>
    <w:rsid w:val="00704D1D"/>
    <w:rsid w:val="00704E76"/>
    <w:rsid w:val="00705C56"/>
    <w:rsid w:val="0070627D"/>
    <w:rsid w:val="007065EA"/>
    <w:rsid w:val="0070774E"/>
    <w:rsid w:val="007102DF"/>
    <w:rsid w:val="0071036C"/>
    <w:rsid w:val="00710735"/>
    <w:rsid w:val="00711225"/>
    <w:rsid w:val="007119F4"/>
    <w:rsid w:val="007124D4"/>
    <w:rsid w:val="0071260F"/>
    <w:rsid w:val="007126B3"/>
    <w:rsid w:val="007128BC"/>
    <w:rsid w:val="00712D2E"/>
    <w:rsid w:val="007138C9"/>
    <w:rsid w:val="007143A2"/>
    <w:rsid w:val="00714743"/>
    <w:rsid w:val="007159AD"/>
    <w:rsid w:val="00715FC3"/>
    <w:rsid w:val="007167D5"/>
    <w:rsid w:val="00716B56"/>
    <w:rsid w:val="00717129"/>
    <w:rsid w:val="00717603"/>
    <w:rsid w:val="00717743"/>
    <w:rsid w:val="007179D7"/>
    <w:rsid w:val="0072132C"/>
    <w:rsid w:val="00721463"/>
    <w:rsid w:val="0072165F"/>
    <w:rsid w:val="00722308"/>
    <w:rsid w:val="00722BF3"/>
    <w:rsid w:val="00722D5A"/>
    <w:rsid w:val="00724182"/>
    <w:rsid w:val="007245B0"/>
    <w:rsid w:val="00725D25"/>
    <w:rsid w:val="00726CC6"/>
    <w:rsid w:val="00730583"/>
    <w:rsid w:val="00730788"/>
    <w:rsid w:val="0073122F"/>
    <w:rsid w:val="007332D2"/>
    <w:rsid w:val="00733959"/>
    <w:rsid w:val="00734138"/>
    <w:rsid w:val="00734637"/>
    <w:rsid w:val="0073471C"/>
    <w:rsid w:val="00734D8C"/>
    <w:rsid w:val="007354C8"/>
    <w:rsid w:val="00735C9F"/>
    <w:rsid w:val="007369E4"/>
    <w:rsid w:val="0073714D"/>
    <w:rsid w:val="007377ED"/>
    <w:rsid w:val="00737881"/>
    <w:rsid w:val="00737A4E"/>
    <w:rsid w:val="00737A9E"/>
    <w:rsid w:val="00737D10"/>
    <w:rsid w:val="0074009D"/>
    <w:rsid w:val="00740ACD"/>
    <w:rsid w:val="00740BF4"/>
    <w:rsid w:val="00741AB3"/>
    <w:rsid w:val="0074235B"/>
    <w:rsid w:val="007424E0"/>
    <w:rsid w:val="00742651"/>
    <w:rsid w:val="00742DCA"/>
    <w:rsid w:val="0074419F"/>
    <w:rsid w:val="0074537C"/>
    <w:rsid w:val="00745742"/>
    <w:rsid w:val="00745CA3"/>
    <w:rsid w:val="007466D7"/>
    <w:rsid w:val="00746CF9"/>
    <w:rsid w:val="00746FFF"/>
    <w:rsid w:val="007474A5"/>
    <w:rsid w:val="007505EB"/>
    <w:rsid w:val="00751818"/>
    <w:rsid w:val="00751C98"/>
    <w:rsid w:val="00751D94"/>
    <w:rsid w:val="0075277E"/>
    <w:rsid w:val="00752B16"/>
    <w:rsid w:val="00753705"/>
    <w:rsid w:val="00753D5F"/>
    <w:rsid w:val="00753E6A"/>
    <w:rsid w:val="0075512C"/>
    <w:rsid w:val="00755931"/>
    <w:rsid w:val="00755F48"/>
    <w:rsid w:val="00756582"/>
    <w:rsid w:val="007568F0"/>
    <w:rsid w:val="00756D50"/>
    <w:rsid w:val="00757431"/>
    <w:rsid w:val="00757CAF"/>
    <w:rsid w:val="0076042A"/>
    <w:rsid w:val="00760B02"/>
    <w:rsid w:val="00760B75"/>
    <w:rsid w:val="00760BE2"/>
    <w:rsid w:val="00761074"/>
    <w:rsid w:val="0076160B"/>
    <w:rsid w:val="0076171A"/>
    <w:rsid w:val="007628D2"/>
    <w:rsid w:val="00762E13"/>
    <w:rsid w:val="007639D6"/>
    <w:rsid w:val="00763B6E"/>
    <w:rsid w:val="00764AC0"/>
    <w:rsid w:val="007662CA"/>
    <w:rsid w:val="00766345"/>
    <w:rsid w:val="00766622"/>
    <w:rsid w:val="0076722E"/>
    <w:rsid w:val="00767400"/>
    <w:rsid w:val="0076755C"/>
    <w:rsid w:val="00770077"/>
    <w:rsid w:val="007707E6"/>
    <w:rsid w:val="00770873"/>
    <w:rsid w:val="00770AF4"/>
    <w:rsid w:val="00770B9C"/>
    <w:rsid w:val="00770C1A"/>
    <w:rsid w:val="00770FC5"/>
    <w:rsid w:val="0077183A"/>
    <w:rsid w:val="00772108"/>
    <w:rsid w:val="00773462"/>
    <w:rsid w:val="00773F98"/>
    <w:rsid w:val="007747E6"/>
    <w:rsid w:val="00774BB3"/>
    <w:rsid w:val="00774FC0"/>
    <w:rsid w:val="00775467"/>
    <w:rsid w:val="00775603"/>
    <w:rsid w:val="00775834"/>
    <w:rsid w:val="00775E54"/>
    <w:rsid w:val="00776008"/>
    <w:rsid w:val="0077680A"/>
    <w:rsid w:val="00776BBF"/>
    <w:rsid w:val="0078003A"/>
    <w:rsid w:val="00780AE0"/>
    <w:rsid w:val="007819FC"/>
    <w:rsid w:val="00781D55"/>
    <w:rsid w:val="00781DF5"/>
    <w:rsid w:val="00782522"/>
    <w:rsid w:val="007826CD"/>
    <w:rsid w:val="00782F06"/>
    <w:rsid w:val="00783195"/>
    <w:rsid w:val="00783653"/>
    <w:rsid w:val="00783709"/>
    <w:rsid w:val="0078373F"/>
    <w:rsid w:val="0078374E"/>
    <w:rsid w:val="00783FB7"/>
    <w:rsid w:val="007849A3"/>
    <w:rsid w:val="00785269"/>
    <w:rsid w:val="007861E2"/>
    <w:rsid w:val="007868B3"/>
    <w:rsid w:val="0078694B"/>
    <w:rsid w:val="00786A12"/>
    <w:rsid w:val="007876E0"/>
    <w:rsid w:val="00787A25"/>
    <w:rsid w:val="007908EF"/>
    <w:rsid w:val="00790D15"/>
    <w:rsid w:val="00791639"/>
    <w:rsid w:val="00791B0E"/>
    <w:rsid w:val="00791FB8"/>
    <w:rsid w:val="00793342"/>
    <w:rsid w:val="0079388F"/>
    <w:rsid w:val="00793979"/>
    <w:rsid w:val="00793F0F"/>
    <w:rsid w:val="00795617"/>
    <w:rsid w:val="00796FB9"/>
    <w:rsid w:val="0079731D"/>
    <w:rsid w:val="00797529"/>
    <w:rsid w:val="00797F46"/>
    <w:rsid w:val="007A1744"/>
    <w:rsid w:val="007A280F"/>
    <w:rsid w:val="007A2BAE"/>
    <w:rsid w:val="007A2BDD"/>
    <w:rsid w:val="007A2C20"/>
    <w:rsid w:val="007A2C98"/>
    <w:rsid w:val="007A2D34"/>
    <w:rsid w:val="007A332B"/>
    <w:rsid w:val="007A36E0"/>
    <w:rsid w:val="007A3808"/>
    <w:rsid w:val="007A3893"/>
    <w:rsid w:val="007A3CB7"/>
    <w:rsid w:val="007A468A"/>
    <w:rsid w:val="007A4C00"/>
    <w:rsid w:val="007A5C0B"/>
    <w:rsid w:val="007A5D02"/>
    <w:rsid w:val="007A6712"/>
    <w:rsid w:val="007A6F2D"/>
    <w:rsid w:val="007A7638"/>
    <w:rsid w:val="007A7739"/>
    <w:rsid w:val="007A7A95"/>
    <w:rsid w:val="007B0029"/>
    <w:rsid w:val="007B089E"/>
    <w:rsid w:val="007B0ADD"/>
    <w:rsid w:val="007B249C"/>
    <w:rsid w:val="007B282F"/>
    <w:rsid w:val="007B3147"/>
    <w:rsid w:val="007B3A2D"/>
    <w:rsid w:val="007B3BCD"/>
    <w:rsid w:val="007B51F5"/>
    <w:rsid w:val="007B61CF"/>
    <w:rsid w:val="007B6582"/>
    <w:rsid w:val="007B6D77"/>
    <w:rsid w:val="007B77B7"/>
    <w:rsid w:val="007B79D9"/>
    <w:rsid w:val="007B7A74"/>
    <w:rsid w:val="007C0056"/>
    <w:rsid w:val="007C1051"/>
    <w:rsid w:val="007C1293"/>
    <w:rsid w:val="007C1639"/>
    <w:rsid w:val="007C1EE8"/>
    <w:rsid w:val="007C229C"/>
    <w:rsid w:val="007C2698"/>
    <w:rsid w:val="007C26BE"/>
    <w:rsid w:val="007C2A17"/>
    <w:rsid w:val="007C3568"/>
    <w:rsid w:val="007C3614"/>
    <w:rsid w:val="007C3AFE"/>
    <w:rsid w:val="007C3D33"/>
    <w:rsid w:val="007C3DA9"/>
    <w:rsid w:val="007C4E47"/>
    <w:rsid w:val="007C515A"/>
    <w:rsid w:val="007C5D60"/>
    <w:rsid w:val="007C6769"/>
    <w:rsid w:val="007C6A8C"/>
    <w:rsid w:val="007C6CB9"/>
    <w:rsid w:val="007C6D50"/>
    <w:rsid w:val="007C72A4"/>
    <w:rsid w:val="007C7B20"/>
    <w:rsid w:val="007C7E00"/>
    <w:rsid w:val="007D0A99"/>
    <w:rsid w:val="007D0B8F"/>
    <w:rsid w:val="007D0FE0"/>
    <w:rsid w:val="007D1199"/>
    <w:rsid w:val="007D1434"/>
    <w:rsid w:val="007D196E"/>
    <w:rsid w:val="007D1D45"/>
    <w:rsid w:val="007D237B"/>
    <w:rsid w:val="007D2621"/>
    <w:rsid w:val="007D2A83"/>
    <w:rsid w:val="007D3B2B"/>
    <w:rsid w:val="007D3BF4"/>
    <w:rsid w:val="007D4159"/>
    <w:rsid w:val="007D42FA"/>
    <w:rsid w:val="007D4DCF"/>
    <w:rsid w:val="007D50D2"/>
    <w:rsid w:val="007D560F"/>
    <w:rsid w:val="007D5796"/>
    <w:rsid w:val="007D5BF9"/>
    <w:rsid w:val="007D5D0C"/>
    <w:rsid w:val="007D6D8C"/>
    <w:rsid w:val="007D6DE2"/>
    <w:rsid w:val="007D7392"/>
    <w:rsid w:val="007D7E32"/>
    <w:rsid w:val="007E0113"/>
    <w:rsid w:val="007E051A"/>
    <w:rsid w:val="007E09C0"/>
    <w:rsid w:val="007E25CF"/>
    <w:rsid w:val="007E2E01"/>
    <w:rsid w:val="007E3108"/>
    <w:rsid w:val="007E3653"/>
    <w:rsid w:val="007E3CA9"/>
    <w:rsid w:val="007E521E"/>
    <w:rsid w:val="007E56FE"/>
    <w:rsid w:val="007E5D82"/>
    <w:rsid w:val="007E62B0"/>
    <w:rsid w:val="007E6D4F"/>
    <w:rsid w:val="007E6F1A"/>
    <w:rsid w:val="007E6F3E"/>
    <w:rsid w:val="007E6FDE"/>
    <w:rsid w:val="007E7470"/>
    <w:rsid w:val="007E7D32"/>
    <w:rsid w:val="007E7EC1"/>
    <w:rsid w:val="007F0F74"/>
    <w:rsid w:val="007F0FCA"/>
    <w:rsid w:val="007F1937"/>
    <w:rsid w:val="007F1A83"/>
    <w:rsid w:val="007F231C"/>
    <w:rsid w:val="007F3193"/>
    <w:rsid w:val="007F4D94"/>
    <w:rsid w:val="007F6DB8"/>
    <w:rsid w:val="007F7538"/>
    <w:rsid w:val="00800261"/>
    <w:rsid w:val="00801A76"/>
    <w:rsid w:val="00801CE4"/>
    <w:rsid w:val="00804FE3"/>
    <w:rsid w:val="008050DF"/>
    <w:rsid w:val="0080608D"/>
    <w:rsid w:val="00806277"/>
    <w:rsid w:val="0080652A"/>
    <w:rsid w:val="0080673B"/>
    <w:rsid w:val="00807080"/>
    <w:rsid w:val="008076D4"/>
    <w:rsid w:val="0080785A"/>
    <w:rsid w:val="00807991"/>
    <w:rsid w:val="00807F2A"/>
    <w:rsid w:val="00810155"/>
    <w:rsid w:val="008108DB"/>
    <w:rsid w:val="00811306"/>
    <w:rsid w:val="00811C54"/>
    <w:rsid w:val="00811F3B"/>
    <w:rsid w:val="00811F44"/>
    <w:rsid w:val="0081262B"/>
    <w:rsid w:val="00813EA0"/>
    <w:rsid w:val="0081425E"/>
    <w:rsid w:val="0081447E"/>
    <w:rsid w:val="008147B3"/>
    <w:rsid w:val="00814AB9"/>
    <w:rsid w:val="008151D6"/>
    <w:rsid w:val="00815ACD"/>
    <w:rsid w:val="00815F2A"/>
    <w:rsid w:val="00816B39"/>
    <w:rsid w:val="00821789"/>
    <w:rsid w:val="008229CA"/>
    <w:rsid w:val="00823567"/>
    <w:rsid w:val="0082473D"/>
    <w:rsid w:val="00824C08"/>
    <w:rsid w:val="00825635"/>
    <w:rsid w:val="00825658"/>
    <w:rsid w:val="008270EE"/>
    <w:rsid w:val="00827BDC"/>
    <w:rsid w:val="00830154"/>
    <w:rsid w:val="00831072"/>
    <w:rsid w:val="008312CC"/>
    <w:rsid w:val="00831AD7"/>
    <w:rsid w:val="0083217D"/>
    <w:rsid w:val="00832330"/>
    <w:rsid w:val="00832D6F"/>
    <w:rsid w:val="008330A8"/>
    <w:rsid w:val="0083394E"/>
    <w:rsid w:val="00834741"/>
    <w:rsid w:val="00834803"/>
    <w:rsid w:val="00834C3E"/>
    <w:rsid w:val="00835103"/>
    <w:rsid w:val="0083554E"/>
    <w:rsid w:val="00835714"/>
    <w:rsid w:val="0083650C"/>
    <w:rsid w:val="00840659"/>
    <w:rsid w:val="008406F1"/>
    <w:rsid w:val="00840CC6"/>
    <w:rsid w:val="00841B65"/>
    <w:rsid w:val="0084201D"/>
    <w:rsid w:val="008426CA"/>
    <w:rsid w:val="008430F5"/>
    <w:rsid w:val="008438F6"/>
    <w:rsid w:val="00843B34"/>
    <w:rsid w:val="008445CD"/>
    <w:rsid w:val="008448A5"/>
    <w:rsid w:val="00844B40"/>
    <w:rsid w:val="008455A4"/>
    <w:rsid w:val="00845F51"/>
    <w:rsid w:val="0084659C"/>
    <w:rsid w:val="008474AF"/>
    <w:rsid w:val="00847D3B"/>
    <w:rsid w:val="00847F8F"/>
    <w:rsid w:val="00850466"/>
    <w:rsid w:val="00850856"/>
    <w:rsid w:val="00850B8D"/>
    <w:rsid w:val="00850BCB"/>
    <w:rsid w:val="00850D36"/>
    <w:rsid w:val="008510E4"/>
    <w:rsid w:val="00852067"/>
    <w:rsid w:val="008533D9"/>
    <w:rsid w:val="00853828"/>
    <w:rsid w:val="00853A0B"/>
    <w:rsid w:val="0085462A"/>
    <w:rsid w:val="00854A87"/>
    <w:rsid w:val="008554D6"/>
    <w:rsid w:val="008555A0"/>
    <w:rsid w:val="008555F3"/>
    <w:rsid w:val="00856516"/>
    <w:rsid w:val="00856879"/>
    <w:rsid w:val="00857354"/>
    <w:rsid w:val="00860A98"/>
    <w:rsid w:val="0086138D"/>
    <w:rsid w:val="00861650"/>
    <w:rsid w:val="00862B30"/>
    <w:rsid w:val="00862C0D"/>
    <w:rsid w:val="00862E76"/>
    <w:rsid w:val="0086372A"/>
    <w:rsid w:val="00863D2E"/>
    <w:rsid w:val="00863FFD"/>
    <w:rsid w:val="0086440B"/>
    <w:rsid w:val="00865024"/>
    <w:rsid w:val="008654BA"/>
    <w:rsid w:val="008656E2"/>
    <w:rsid w:val="0086610B"/>
    <w:rsid w:val="008679BB"/>
    <w:rsid w:val="00870C0E"/>
    <w:rsid w:val="00870F46"/>
    <w:rsid w:val="008712EC"/>
    <w:rsid w:val="008712FB"/>
    <w:rsid w:val="008718DE"/>
    <w:rsid w:val="008721BD"/>
    <w:rsid w:val="00872EBD"/>
    <w:rsid w:val="0087410E"/>
    <w:rsid w:val="00874A4C"/>
    <w:rsid w:val="00874E58"/>
    <w:rsid w:val="00874E66"/>
    <w:rsid w:val="00874EC2"/>
    <w:rsid w:val="008756EB"/>
    <w:rsid w:val="0087574F"/>
    <w:rsid w:val="0087582D"/>
    <w:rsid w:val="008764DC"/>
    <w:rsid w:val="0087673D"/>
    <w:rsid w:val="00876CEE"/>
    <w:rsid w:val="00876F9D"/>
    <w:rsid w:val="0087796D"/>
    <w:rsid w:val="00877DA2"/>
    <w:rsid w:val="00881425"/>
    <w:rsid w:val="00881C14"/>
    <w:rsid w:val="00881CC8"/>
    <w:rsid w:val="00882459"/>
    <w:rsid w:val="0088388D"/>
    <w:rsid w:val="00884B9F"/>
    <w:rsid w:val="00884EC4"/>
    <w:rsid w:val="00885116"/>
    <w:rsid w:val="00885B95"/>
    <w:rsid w:val="00886F69"/>
    <w:rsid w:val="00890435"/>
    <w:rsid w:val="00890C68"/>
    <w:rsid w:val="00891791"/>
    <w:rsid w:val="00891C08"/>
    <w:rsid w:val="00891D93"/>
    <w:rsid w:val="0089214F"/>
    <w:rsid w:val="0089217F"/>
    <w:rsid w:val="00892190"/>
    <w:rsid w:val="0089236F"/>
    <w:rsid w:val="00892389"/>
    <w:rsid w:val="008923B9"/>
    <w:rsid w:val="00892750"/>
    <w:rsid w:val="00892BA2"/>
    <w:rsid w:val="00892CC1"/>
    <w:rsid w:val="00893189"/>
    <w:rsid w:val="0089368B"/>
    <w:rsid w:val="00894577"/>
    <w:rsid w:val="0089477F"/>
    <w:rsid w:val="00894849"/>
    <w:rsid w:val="008954B2"/>
    <w:rsid w:val="00895AF1"/>
    <w:rsid w:val="00896005"/>
    <w:rsid w:val="008978DF"/>
    <w:rsid w:val="00897DE1"/>
    <w:rsid w:val="008A0590"/>
    <w:rsid w:val="008A13C8"/>
    <w:rsid w:val="008A13D8"/>
    <w:rsid w:val="008A1C41"/>
    <w:rsid w:val="008A21A3"/>
    <w:rsid w:val="008A28F5"/>
    <w:rsid w:val="008A2C81"/>
    <w:rsid w:val="008A3D99"/>
    <w:rsid w:val="008A4470"/>
    <w:rsid w:val="008A47D4"/>
    <w:rsid w:val="008A5B96"/>
    <w:rsid w:val="008A6EDE"/>
    <w:rsid w:val="008A705B"/>
    <w:rsid w:val="008A7240"/>
    <w:rsid w:val="008B0813"/>
    <w:rsid w:val="008B1FE7"/>
    <w:rsid w:val="008B2A38"/>
    <w:rsid w:val="008B2AE8"/>
    <w:rsid w:val="008B2BDB"/>
    <w:rsid w:val="008B36E7"/>
    <w:rsid w:val="008B4213"/>
    <w:rsid w:val="008B4D90"/>
    <w:rsid w:val="008B526C"/>
    <w:rsid w:val="008B55E0"/>
    <w:rsid w:val="008B58F4"/>
    <w:rsid w:val="008B6983"/>
    <w:rsid w:val="008B69E2"/>
    <w:rsid w:val="008B6FB2"/>
    <w:rsid w:val="008B77B5"/>
    <w:rsid w:val="008B7841"/>
    <w:rsid w:val="008C09A9"/>
    <w:rsid w:val="008C296E"/>
    <w:rsid w:val="008C299D"/>
    <w:rsid w:val="008C3441"/>
    <w:rsid w:val="008C35C6"/>
    <w:rsid w:val="008C5077"/>
    <w:rsid w:val="008C509B"/>
    <w:rsid w:val="008C5107"/>
    <w:rsid w:val="008C551D"/>
    <w:rsid w:val="008C5A50"/>
    <w:rsid w:val="008C5EE5"/>
    <w:rsid w:val="008C655A"/>
    <w:rsid w:val="008C6980"/>
    <w:rsid w:val="008C78F6"/>
    <w:rsid w:val="008D08FC"/>
    <w:rsid w:val="008D0A31"/>
    <w:rsid w:val="008D13EE"/>
    <w:rsid w:val="008D1488"/>
    <w:rsid w:val="008D1CA1"/>
    <w:rsid w:val="008D20B4"/>
    <w:rsid w:val="008D3384"/>
    <w:rsid w:val="008D40B5"/>
    <w:rsid w:val="008D4772"/>
    <w:rsid w:val="008D5982"/>
    <w:rsid w:val="008D5A77"/>
    <w:rsid w:val="008D5F44"/>
    <w:rsid w:val="008D6362"/>
    <w:rsid w:val="008D661C"/>
    <w:rsid w:val="008D717D"/>
    <w:rsid w:val="008D789E"/>
    <w:rsid w:val="008D7DAC"/>
    <w:rsid w:val="008E2070"/>
    <w:rsid w:val="008E288D"/>
    <w:rsid w:val="008E4BFD"/>
    <w:rsid w:val="008E6153"/>
    <w:rsid w:val="008E62AE"/>
    <w:rsid w:val="008E6F09"/>
    <w:rsid w:val="008E798E"/>
    <w:rsid w:val="008E7AC2"/>
    <w:rsid w:val="008F0BA1"/>
    <w:rsid w:val="008F1CB9"/>
    <w:rsid w:val="008F25CF"/>
    <w:rsid w:val="008F2BCA"/>
    <w:rsid w:val="008F3068"/>
    <w:rsid w:val="008F339A"/>
    <w:rsid w:val="008F3479"/>
    <w:rsid w:val="008F37FC"/>
    <w:rsid w:val="008F3AB2"/>
    <w:rsid w:val="008F43EE"/>
    <w:rsid w:val="008F4CE6"/>
    <w:rsid w:val="008F5185"/>
    <w:rsid w:val="008F52C6"/>
    <w:rsid w:val="008F5C0D"/>
    <w:rsid w:val="008F64C4"/>
    <w:rsid w:val="008F65E3"/>
    <w:rsid w:val="008F6969"/>
    <w:rsid w:val="0090005D"/>
    <w:rsid w:val="00900C90"/>
    <w:rsid w:val="00900E81"/>
    <w:rsid w:val="0090103E"/>
    <w:rsid w:val="009012C8"/>
    <w:rsid w:val="009013C3"/>
    <w:rsid w:val="00901926"/>
    <w:rsid w:val="00901F90"/>
    <w:rsid w:val="009025FA"/>
    <w:rsid w:val="0090393B"/>
    <w:rsid w:val="00903C63"/>
    <w:rsid w:val="00903E32"/>
    <w:rsid w:val="00904CC5"/>
    <w:rsid w:val="009052E8"/>
    <w:rsid w:val="00905794"/>
    <w:rsid w:val="00905851"/>
    <w:rsid w:val="0090673C"/>
    <w:rsid w:val="00906DEC"/>
    <w:rsid w:val="0090712C"/>
    <w:rsid w:val="00907732"/>
    <w:rsid w:val="00910087"/>
    <w:rsid w:val="00910C52"/>
    <w:rsid w:val="009110C7"/>
    <w:rsid w:val="0091150C"/>
    <w:rsid w:val="0091186F"/>
    <w:rsid w:val="00911A98"/>
    <w:rsid w:val="00912404"/>
    <w:rsid w:val="00912E3B"/>
    <w:rsid w:val="00913774"/>
    <w:rsid w:val="00915929"/>
    <w:rsid w:val="00915D7E"/>
    <w:rsid w:val="00916E87"/>
    <w:rsid w:val="00916F2E"/>
    <w:rsid w:val="009176E6"/>
    <w:rsid w:val="00917D3B"/>
    <w:rsid w:val="00917FF7"/>
    <w:rsid w:val="0092067C"/>
    <w:rsid w:val="00920A07"/>
    <w:rsid w:val="0092112F"/>
    <w:rsid w:val="0092124B"/>
    <w:rsid w:val="009212E0"/>
    <w:rsid w:val="00921C1B"/>
    <w:rsid w:val="009225B2"/>
    <w:rsid w:val="00923470"/>
    <w:rsid w:val="00923B41"/>
    <w:rsid w:val="00924282"/>
    <w:rsid w:val="009258D2"/>
    <w:rsid w:val="009269CD"/>
    <w:rsid w:val="00926D3B"/>
    <w:rsid w:val="00927271"/>
    <w:rsid w:val="009278B4"/>
    <w:rsid w:val="00927978"/>
    <w:rsid w:val="00927BE8"/>
    <w:rsid w:val="00927C1A"/>
    <w:rsid w:val="00930171"/>
    <w:rsid w:val="009302F4"/>
    <w:rsid w:val="00930549"/>
    <w:rsid w:val="009308BC"/>
    <w:rsid w:val="00930DBE"/>
    <w:rsid w:val="009310D9"/>
    <w:rsid w:val="00931BEA"/>
    <w:rsid w:val="00931C95"/>
    <w:rsid w:val="00931E7A"/>
    <w:rsid w:val="00932AD0"/>
    <w:rsid w:val="00932FE1"/>
    <w:rsid w:val="009332FE"/>
    <w:rsid w:val="0093344F"/>
    <w:rsid w:val="009347B8"/>
    <w:rsid w:val="00934E35"/>
    <w:rsid w:val="00934FCD"/>
    <w:rsid w:val="009352BB"/>
    <w:rsid w:val="009355E2"/>
    <w:rsid w:val="00935B01"/>
    <w:rsid w:val="00936377"/>
    <w:rsid w:val="00936813"/>
    <w:rsid w:val="009368ED"/>
    <w:rsid w:val="00936D80"/>
    <w:rsid w:val="00940333"/>
    <w:rsid w:val="00940C4A"/>
    <w:rsid w:val="00940F93"/>
    <w:rsid w:val="00941291"/>
    <w:rsid w:val="00941416"/>
    <w:rsid w:val="0094171A"/>
    <w:rsid w:val="00942117"/>
    <w:rsid w:val="009428BD"/>
    <w:rsid w:val="009434A2"/>
    <w:rsid w:val="009437DE"/>
    <w:rsid w:val="00943F2E"/>
    <w:rsid w:val="00943F7E"/>
    <w:rsid w:val="00944165"/>
    <w:rsid w:val="009442E9"/>
    <w:rsid w:val="009455E6"/>
    <w:rsid w:val="009459B0"/>
    <w:rsid w:val="0094615E"/>
    <w:rsid w:val="009469EC"/>
    <w:rsid w:val="0094716D"/>
    <w:rsid w:val="009502CC"/>
    <w:rsid w:val="00950614"/>
    <w:rsid w:val="00950D33"/>
    <w:rsid w:val="00952C9E"/>
    <w:rsid w:val="00953124"/>
    <w:rsid w:val="00953803"/>
    <w:rsid w:val="00953F9F"/>
    <w:rsid w:val="00954B48"/>
    <w:rsid w:val="009558CA"/>
    <w:rsid w:val="00956999"/>
    <w:rsid w:val="00956A03"/>
    <w:rsid w:val="00956AFD"/>
    <w:rsid w:val="00957012"/>
    <w:rsid w:val="0095723F"/>
    <w:rsid w:val="00957546"/>
    <w:rsid w:val="0096030A"/>
    <w:rsid w:val="0096165E"/>
    <w:rsid w:val="00961CB2"/>
    <w:rsid w:val="00963093"/>
    <w:rsid w:val="00963B65"/>
    <w:rsid w:val="00964700"/>
    <w:rsid w:val="00964F8C"/>
    <w:rsid w:val="00965C91"/>
    <w:rsid w:val="00965FAB"/>
    <w:rsid w:val="009663EA"/>
    <w:rsid w:val="00967C1A"/>
    <w:rsid w:val="0097043A"/>
    <w:rsid w:val="009707DB"/>
    <w:rsid w:val="0097112E"/>
    <w:rsid w:val="00971813"/>
    <w:rsid w:val="009720FE"/>
    <w:rsid w:val="009722D9"/>
    <w:rsid w:val="009729B8"/>
    <w:rsid w:val="009729FF"/>
    <w:rsid w:val="00972A03"/>
    <w:rsid w:val="00972B70"/>
    <w:rsid w:val="00972D30"/>
    <w:rsid w:val="0097308A"/>
    <w:rsid w:val="00973EBA"/>
    <w:rsid w:val="00973FB1"/>
    <w:rsid w:val="00974161"/>
    <w:rsid w:val="00974AB3"/>
    <w:rsid w:val="009752FA"/>
    <w:rsid w:val="009765E1"/>
    <w:rsid w:val="009767B5"/>
    <w:rsid w:val="00976A63"/>
    <w:rsid w:val="0097732D"/>
    <w:rsid w:val="00977E85"/>
    <w:rsid w:val="00980107"/>
    <w:rsid w:val="009805F4"/>
    <w:rsid w:val="00980FB4"/>
    <w:rsid w:val="009828DE"/>
    <w:rsid w:val="0098292D"/>
    <w:rsid w:val="00982C61"/>
    <w:rsid w:val="00982FBA"/>
    <w:rsid w:val="0098337C"/>
    <w:rsid w:val="00983546"/>
    <w:rsid w:val="009838A4"/>
    <w:rsid w:val="00984109"/>
    <w:rsid w:val="00984CF0"/>
    <w:rsid w:val="00984CFE"/>
    <w:rsid w:val="0098514B"/>
    <w:rsid w:val="00985277"/>
    <w:rsid w:val="00985730"/>
    <w:rsid w:val="009857D5"/>
    <w:rsid w:val="00985E28"/>
    <w:rsid w:val="009864C2"/>
    <w:rsid w:val="009877E2"/>
    <w:rsid w:val="00987ACA"/>
    <w:rsid w:val="00987AEB"/>
    <w:rsid w:val="00990009"/>
    <w:rsid w:val="009906EA"/>
    <w:rsid w:val="00990AF8"/>
    <w:rsid w:val="00991221"/>
    <w:rsid w:val="00991787"/>
    <w:rsid w:val="0099221B"/>
    <w:rsid w:val="00992810"/>
    <w:rsid w:val="00992CC0"/>
    <w:rsid w:val="009931BD"/>
    <w:rsid w:val="00993988"/>
    <w:rsid w:val="009939DC"/>
    <w:rsid w:val="00993B01"/>
    <w:rsid w:val="00996318"/>
    <w:rsid w:val="009963DC"/>
    <w:rsid w:val="009973FC"/>
    <w:rsid w:val="0099765E"/>
    <w:rsid w:val="00997897"/>
    <w:rsid w:val="009A1D6C"/>
    <w:rsid w:val="009A2446"/>
    <w:rsid w:val="009A2896"/>
    <w:rsid w:val="009A2DEE"/>
    <w:rsid w:val="009A3D00"/>
    <w:rsid w:val="009A3E87"/>
    <w:rsid w:val="009A5730"/>
    <w:rsid w:val="009A58D0"/>
    <w:rsid w:val="009A5F9E"/>
    <w:rsid w:val="009A7322"/>
    <w:rsid w:val="009B00D5"/>
    <w:rsid w:val="009B01BB"/>
    <w:rsid w:val="009B05EA"/>
    <w:rsid w:val="009B0B21"/>
    <w:rsid w:val="009B1C98"/>
    <w:rsid w:val="009B1F35"/>
    <w:rsid w:val="009B21DA"/>
    <w:rsid w:val="009B21EE"/>
    <w:rsid w:val="009B2727"/>
    <w:rsid w:val="009B2B7D"/>
    <w:rsid w:val="009B3330"/>
    <w:rsid w:val="009B3BE0"/>
    <w:rsid w:val="009B4FEB"/>
    <w:rsid w:val="009B583C"/>
    <w:rsid w:val="009B6592"/>
    <w:rsid w:val="009B7587"/>
    <w:rsid w:val="009B7D55"/>
    <w:rsid w:val="009C1A21"/>
    <w:rsid w:val="009C1CAE"/>
    <w:rsid w:val="009C2512"/>
    <w:rsid w:val="009C25E4"/>
    <w:rsid w:val="009C286B"/>
    <w:rsid w:val="009C28C6"/>
    <w:rsid w:val="009C2B42"/>
    <w:rsid w:val="009C2C00"/>
    <w:rsid w:val="009C3152"/>
    <w:rsid w:val="009C4604"/>
    <w:rsid w:val="009C5EFF"/>
    <w:rsid w:val="009C66B6"/>
    <w:rsid w:val="009C6838"/>
    <w:rsid w:val="009C6AD3"/>
    <w:rsid w:val="009C739F"/>
    <w:rsid w:val="009C776D"/>
    <w:rsid w:val="009D1228"/>
    <w:rsid w:val="009D123C"/>
    <w:rsid w:val="009D13D5"/>
    <w:rsid w:val="009D174A"/>
    <w:rsid w:val="009D1B0C"/>
    <w:rsid w:val="009D3617"/>
    <w:rsid w:val="009D3B60"/>
    <w:rsid w:val="009D3C1B"/>
    <w:rsid w:val="009D42C2"/>
    <w:rsid w:val="009D5242"/>
    <w:rsid w:val="009D65A5"/>
    <w:rsid w:val="009D739E"/>
    <w:rsid w:val="009D79EC"/>
    <w:rsid w:val="009E0014"/>
    <w:rsid w:val="009E07C0"/>
    <w:rsid w:val="009E0FAE"/>
    <w:rsid w:val="009E12E9"/>
    <w:rsid w:val="009E15A3"/>
    <w:rsid w:val="009E2943"/>
    <w:rsid w:val="009E31F1"/>
    <w:rsid w:val="009E3285"/>
    <w:rsid w:val="009E41E9"/>
    <w:rsid w:val="009E4635"/>
    <w:rsid w:val="009E4D65"/>
    <w:rsid w:val="009E4F02"/>
    <w:rsid w:val="009E5E2C"/>
    <w:rsid w:val="009E6372"/>
    <w:rsid w:val="009E63B9"/>
    <w:rsid w:val="009E640E"/>
    <w:rsid w:val="009E6B62"/>
    <w:rsid w:val="009F1D2F"/>
    <w:rsid w:val="009F3019"/>
    <w:rsid w:val="009F3A31"/>
    <w:rsid w:val="009F3F25"/>
    <w:rsid w:val="009F5219"/>
    <w:rsid w:val="009F6720"/>
    <w:rsid w:val="009F6FAB"/>
    <w:rsid w:val="009F7620"/>
    <w:rsid w:val="009F7870"/>
    <w:rsid w:val="00A00581"/>
    <w:rsid w:val="00A01882"/>
    <w:rsid w:val="00A01F68"/>
    <w:rsid w:val="00A03316"/>
    <w:rsid w:val="00A03F64"/>
    <w:rsid w:val="00A040AA"/>
    <w:rsid w:val="00A054C7"/>
    <w:rsid w:val="00A055EA"/>
    <w:rsid w:val="00A05F9F"/>
    <w:rsid w:val="00A0614E"/>
    <w:rsid w:val="00A0649C"/>
    <w:rsid w:val="00A06890"/>
    <w:rsid w:val="00A068B4"/>
    <w:rsid w:val="00A06C86"/>
    <w:rsid w:val="00A06E4A"/>
    <w:rsid w:val="00A06F6B"/>
    <w:rsid w:val="00A0745E"/>
    <w:rsid w:val="00A075D2"/>
    <w:rsid w:val="00A0797C"/>
    <w:rsid w:val="00A101C8"/>
    <w:rsid w:val="00A10219"/>
    <w:rsid w:val="00A11BB3"/>
    <w:rsid w:val="00A1258C"/>
    <w:rsid w:val="00A1302C"/>
    <w:rsid w:val="00A131D9"/>
    <w:rsid w:val="00A14B59"/>
    <w:rsid w:val="00A15016"/>
    <w:rsid w:val="00A15982"/>
    <w:rsid w:val="00A1623D"/>
    <w:rsid w:val="00A16E4E"/>
    <w:rsid w:val="00A172B0"/>
    <w:rsid w:val="00A178E3"/>
    <w:rsid w:val="00A17E77"/>
    <w:rsid w:val="00A206D3"/>
    <w:rsid w:val="00A20F54"/>
    <w:rsid w:val="00A20FFC"/>
    <w:rsid w:val="00A21058"/>
    <w:rsid w:val="00A2125A"/>
    <w:rsid w:val="00A21339"/>
    <w:rsid w:val="00A21369"/>
    <w:rsid w:val="00A21ACB"/>
    <w:rsid w:val="00A21BA9"/>
    <w:rsid w:val="00A21E29"/>
    <w:rsid w:val="00A220E7"/>
    <w:rsid w:val="00A2291E"/>
    <w:rsid w:val="00A22B18"/>
    <w:rsid w:val="00A22C66"/>
    <w:rsid w:val="00A22CD6"/>
    <w:rsid w:val="00A23009"/>
    <w:rsid w:val="00A23012"/>
    <w:rsid w:val="00A2321D"/>
    <w:rsid w:val="00A237B0"/>
    <w:rsid w:val="00A23E2E"/>
    <w:rsid w:val="00A2413A"/>
    <w:rsid w:val="00A243C1"/>
    <w:rsid w:val="00A24870"/>
    <w:rsid w:val="00A24909"/>
    <w:rsid w:val="00A254C5"/>
    <w:rsid w:val="00A25A93"/>
    <w:rsid w:val="00A25AC0"/>
    <w:rsid w:val="00A2614E"/>
    <w:rsid w:val="00A26BC8"/>
    <w:rsid w:val="00A272C2"/>
    <w:rsid w:val="00A27B00"/>
    <w:rsid w:val="00A27F41"/>
    <w:rsid w:val="00A304C8"/>
    <w:rsid w:val="00A30BEE"/>
    <w:rsid w:val="00A31B65"/>
    <w:rsid w:val="00A31C26"/>
    <w:rsid w:val="00A321E9"/>
    <w:rsid w:val="00A32987"/>
    <w:rsid w:val="00A32A60"/>
    <w:rsid w:val="00A32DFD"/>
    <w:rsid w:val="00A3309A"/>
    <w:rsid w:val="00A33AB9"/>
    <w:rsid w:val="00A363C6"/>
    <w:rsid w:val="00A3642B"/>
    <w:rsid w:val="00A365F7"/>
    <w:rsid w:val="00A369D2"/>
    <w:rsid w:val="00A36A83"/>
    <w:rsid w:val="00A36E1B"/>
    <w:rsid w:val="00A37EFD"/>
    <w:rsid w:val="00A40621"/>
    <w:rsid w:val="00A40912"/>
    <w:rsid w:val="00A40937"/>
    <w:rsid w:val="00A40C1C"/>
    <w:rsid w:val="00A40F07"/>
    <w:rsid w:val="00A411F2"/>
    <w:rsid w:val="00A4120E"/>
    <w:rsid w:val="00A41250"/>
    <w:rsid w:val="00A4148A"/>
    <w:rsid w:val="00A417E8"/>
    <w:rsid w:val="00A42671"/>
    <w:rsid w:val="00A43142"/>
    <w:rsid w:val="00A43540"/>
    <w:rsid w:val="00A4662D"/>
    <w:rsid w:val="00A46BEF"/>
    <w:rsid w:val="00A47F97"/>
    <w:rsid w:val="00A501FD"/>
    <w:rsid w:val="00A50921"/>
    <w:rsid w:val="00A50ED5"/>
    <w:rsid w:val="00A518F9"/>
    <w:rsid w:val="00A521FF"/>
    <w:rsid w:val="00A5362F"/>
    <w:rsid w:val="00A5389F"/>
    <w:rsid w:val="00A53E7C"/>
    <w:rsid w:val="00A53EF6"/>
    <w:rsid w:val="00A5569A"/>
    <w:rsid w:val="00A55D6A"/>
    <w:rsid w:val="00A55E53"/>
    <w:rsid w:val="00A55EC7"/>
    <w:rsid w:val="00A55FA5"/>
    <w:rsid w:val="00A56799"/>
    <w:rsid w:val="00A56EF9"/>
    <w:rsid w:val="00A57968"/>
    <w:rsid w:val="00A57C15"/>
    <w:rsid w:val="00A606EB"/>
    <w:rsid w:val="00A60D6A"/>
    <w:rsid w:val="00A60DC2"/>
    <w:rsid w:val="00A621A4"/>
    <w:rsid w:val="00A62439"/>
    <w:rsid w:val="00A62A53"/>
    <w:rsid w:val="00A62AE3"/>
    <w:rsid w:val="00A62B22"/>
    <w:rsid w:val="00A634A0"/>
    <w:rsid w:val="00A63D82"/>
    <w:rsid w:val="00A6507C"/>
    <w:rsid w:val="00A6589C"/>
    <w:rsid w:val="00A65B32"/>
    <w:rsid w:val="00A6609C"/>
    <w:rsid w:val="00A67619"/>
    <w:rsid w:val="00A67BF8"/>
    <w:rsid w:val="00A700D5"/>
    <w:rsid w:val="00A706A8"/>
    <w:rsid w:val="00A70FE7"/>
    <w:rsid w:val="00A71061"/>
    <w:rsid w:val="00A7136B"/>
    <w:rsid w:val="00A71B45"/>
    <w:rsid w:val="00A737A3"/>
    <w:rsid w:val="00A73FD8"/>
    <w:rsid w:val="00A7490F"/>
    <w:rsid w:val="00A75419"/>
    <w:rsid w:val="00A76A8A"/>
    <w:rsid w:val="00A77830"/>
    <w:rsid w:val="00A77D6B"/>
    <w:rsid w:val="00A80778"/>
    <w:rsid w:val="00A80FF6"/>
    <w:rsid w:val="00A81141"/>
    <w:rsid w:val="00A8223D"/>
    <w:rsid w:val="00A8258B"/>
    <w:rsid w:val="00A83208"/>
    <w:rsid w:val="00A83891"/>
    <w:rsid w:val="00A841E2"/>
    <w:rsid w:val="00A8458F"/>
    <w:rsid w:val="00A84C27"/>
    <w:rsid w:val="00A8549B"/>
    <w:rsid w:val="00A8628D"/>
    <w:rsid w:val="00A86996"/>
    <w:rsid w:val="00A86C9B"/>
    <w:rsid w:val="00A874F8"/>
    <w:rsid w:val="00A87589"/>
    <w:rsid w:val="00A90093"/>
    <w:rsid w:val="00A9009E"/>
    <w:rsid w:val="00A90177"/>
    <w:rsid w:val="00A90466"/>
    <w:rsid w:val="00A90D3D"/>
    <w:rsid w:val="00A921A9"/>
    <w:rsid w:val="00A92328"/>
    <w:rsid w:val="00A9247B"/>
    <w:rsid w:val="00A92AAF"/>
    <w:rsid w:val="00A93E3A"/>
    <w:rsid w:val="00A945C8"/>
    <w:rsid w:val="00A94640"/>
    <w:rsid w:val="00A94FBB"/>
    <w:rsid w:val="00A9506A"/>
    <w:rsid w:val="00A9519B"/>
    <w:rsid w:val="00A951E2"/>
    <w:rsid w:val="00AA3306"/>
    <w:rsid w:val="00AA368E"/>
    <w:rsid w:val="00AA4AA3"/>
    <w:rsid w:val="00AA635F"/>
    <w:rsid w:val="00AA63D7"/>
    <w:rsid w:val="00AA6D72"/>
    <w:rsid w:val="00AA6F96"/>
    <w:rsid w:val="00AA777E"/>
    <w:rsid w:val="00AB0584"/>
    <w:rsid w:val="00AB0641"/>
    <w:rsid w:val="00AB0740"/>
    <w:rsid w:val="00AB0D27"/>
    <w:rsid w:val="00AB130A"/>
    <w:rsid w:val="00AB1320"/>
    <w:rsid w:val="00AB1BF4"/>
    <w:rsid w:val="00AB27E8"/>
    <w:rsid w:val="00AB3B06"/>
    <w:rsid w:val="00AB3F39"/>
    <w:rsid w:val="00AB4148"/>
    <w:rsid w:val="00AB4E80"/>
    <w:rsid w:val="00AB52C0"/>
    <w:rsid w:val="00AB5CA8"/>
    <w:rsid w:val="00AB6484"/>
    <w:rsid w:val="00AB6F8F"/>
    <w:rsid w:val="00AB700E"/>
    <w:rsid w:val="00AB773E"/>
    <w:rsid w:val="00AB7759"/>
    <w:rsid w:val="00AB7ADE"/>
    <w:rsid w:val="00AC0BE1"/>
    <w:rsid w:val="00AC1437"/>
    <w:rsid w:val="00AC15AA"/>
    <w:rsid w:val="00AC1BEA"/>
    <w:rsid w:val="00AC234D"/>
    <w:rsid w:val="00AC2809"/>
    <w:rsid w:val="00AC3198"/>
    <w:rsid w:val="00AC35AB"/>
    <w:rsid w:val="00AC3685"/>
    <w:rsid w:val="00AC425B"/>
    <w:rsid w:val="00AC4544"/>
    <w:rsid w:val="00AC5592"/>
    <w:rsid w:val="00AC55FE"/>
    <w:rsid w:val="00AC5A33"/>
    <w:rsid w:val="00AC71F2"/>
    <w:rsid w:val="00AC7CB6"/>
    <w:rsid w:val="00AD184E"/>
    <w:rsid w:val="00AD21D2"/>
    <w:rsid w:val="00AD28C4"/>
    <w:rsid w:val="00AD2CEA"/>
    <w:rsid w:val="00AD3374"/>
    <w:rsid w:val="00AD3B80"/>
    <w:rsid w:val="00AD3C33"/>
    <w:rsid w:val="00AD3FC9"/>
    <w:rsid w:val="00AD5C22"/>
    <w:rsid w:val="00AD60D1"/>
    <w:rsid w:val="00AE0C8E"/>
    <w:rsid w:val="00AE11E4"/>
    <w:rsid w:val="00AE1989"/>
    <w:rsid w:val="00AE1CC0"/>
    <w:rsid w:val="00AE2EE2"/>
    <w:rsid w:val="00AE41A4"/>
    <w:rsid w:val="00AE51C7"/>
    <w:rsid w:val="00AE5AFF"/>
    <w:rsid w:val="00AE5B64"/>
    <w:rsid w:val="00AE6AAE"/>
    <w:rsid w:val="00AE6CA1"/>
    <w:rsid w:val="00AE7B00"/>
    <w:rsid w:val="00AE7DDD"/>
    <w:rsid w:val="00AF0A46"/>
    <w:rsid w:val="00AF1132"/>
    <w:rsid w:val="00AF13C2"/>
    <w:rsid w:val="00AF2605"/>
    <w:rsid w:val="00AF3E82"/>
    <w:rsid w:val="00AF535D"/>
    <w:rsid w:val="00AF5B60"/>
    <w:rsid w:val="00B0009D"/>
    <w:rsid w:val="00B003D0"/>
    <w:rsid w:val="00B006C8"/>
    <w:rsid w:val="00B00A84"/>
    <w:rsid w:val="00B00A8A"/>
    <w:rsid w:val="00B00E60"/>
    <w:rsid w:val="00B01615"/>
    <w:rsid w:val="00B024E5"/>
    <w:rsid w:val="00B02C92"/>
    <w:rsid w:val="00B033EB"/>
    <w:rsid w:val="00B03414"/>
    <w:rsid w:val="00B03434"/>
    <w:rsid w:val="00B0425C"/>
    <w:rsid w:val="00B049C6"/>
    <w:rsid w:val="00B04AAE"/>
    <w:rsid w:val="00B05767"/>
    <w:rsid w:val="00B061D2"/>
    <w:rsid w:val="00B06DA9"/>
    <w:rsid w:val="00B10A2F"/>
    <w:rsid w:val="00B1160C"/>
    <w:rsid w:val="00B11990"/>
    <w:rsid w:val="00B12458"/>
    <w:rsid w:val="00B12A48"/>
    <w:rsid w:val="00B130D0"/>
    <w:rsid w:val="00B13A29"/>
    <w:rsid w:val="00B15447"/>
    <w:rsid w:val="00B159D9"/>
    <w:rsid w:val="00B173A5"/>
    <w:rsid w:val="00B17904"/>
    <w:rsid w:val="00B17C5F"/>
    <w:rsid w:val="00B21234"/>
    <w:rsid w:val="00B21DA1"/>
    <w:rsid w:val="00B22D0F"/>
    <w:rsid w:val="00B22DB3"/>
    <w:rsid w:val="00B231BD"/>
    <w:rsid w:val="00B23382"/>
    <w:rsid w:val="00B23884"/>
    <w:rsid w:val="00B23AA7"/>
    <w:rsid w:val="00B2403C"/>
    <w:rsid w:val="00B24810"/>
    <w:rsid w:val="00B24FFE"/>
    <w:rsid w:val="00B255A9"/>
    <w:rsid w:val="00B264D5"/>
    <w:rsid w:val="00B2657C"/>
    <w:rsid w:val="00B27EA4"/>
    <w:rsid w:val="00B27EE5"/>
    <w:rsid w:val="00B30FFE"/>
    <w:rsid w:val="00B316C5"/>
    <w:rsid w:val="00B31B61"/>
    <w:rsid w:val="00B323E5"/>
    <w:rsid w:val="00B32610"/>
    <w:rsid w:val="00B32EDD"/>
    <w:rsid w:val="00B331A2"/>
    <w:rsid w:val="00B334F4"/>
    <w:rsid w:val="00B33675"/>
    <w:rsid w:val="00B33896"/>
    <w:rsid w:val="00B348C8"/>
    <w:rsid w:val="00B3532B"/>
    <w:rsid w:val="00B35705"/>
    <w:rsid w:val="00B35C00"/>
    <w:rsid w:val="00B371CC"/>
    <w:rsid w:val="00B379BC"/>
    <w:rsid w:val="00B37F05"/>
    <w:rsid w:val="00B40239"/>
    <w:rsid w:val="00B402B0"/>
    <w:rsid w:val="00B4059B"/>
    <w:rsid w:val="00B40D1E"/>
    <w:rsid w:val="00B415BB"/>
    <w:rsid w:val="00B41C8B"/>
    <w:rsid w:val="00B42BDF"/>
    <w:rsid w:val="00B430E2"/>
    <w:rsid w:val="00B43977"/>
    <w:rsid w:val="00B44365"/>
    <w:rsid w:val="00B443FA"/>
    <w:rsid w:val="00B446A3"/>
    <w:rsid w:val="00B44D81"/>
    <w:rsid w:val="00B45171"/>
    <w:rsid w:val="00B45827"/>
    <w:rsid w:val="00B45AD8"/>
    <w:rsid w:val="00B461F0"/>
    <w:rsid w:val="00B462E7"/>
    <w:rsid w:val="00B465C5"/>
    <w:rsid w:val="00B46690"/>
    <w:rsid w:val="00B46CE2"/>
    <w:rsid w:val="00B50086"/>
    <w:rsid w:val="00B5133A"/>
    <w:rsid w:val="00B516C6"/>
    <w:rsid w:val="00B51D3D"/>
    <w:rsid w:val="00B52DC8"/>
    <w:rsid w:val="00B53891"/>
    <w:rsid w:val="00B538AF"/>
    <w:rsid w:val="00B5403B"/>
    <w:rsid w:val="00B54574"/>
    <w:rsid w:val="00B54747"/>
    <w:rsid w:val="00B54824"/>
    <w:rsid w:val="00B54A32"/>
    <w:rsid w:val="00B55762"/>
    <w:rsid w:val="00B55BB2"/>
    <w:rsid w:val="00B55DBB"/>
    <w:rsid w:val="00B56834"/>
    <w:rsid w:val="00B5770E"/>
    <w:rsid w:val="00B57CD0"/>
    <w:rsid w:val="00B60064"/>
    <w:rsid w:val="00B61062"/>
    <w:rsid w:val="00B61568"/>
    <w:rsid w:val="00B61763"/>
    <w:rsid w:val="00B62794"/>
    <w:rsid w:val="00B62BE3"/>
    <w:rsid w:val="00B62C8C"/>
    <w:rsid w:val="00B63214"/>
    <w:rsid w:val="00B63570"/>
    <w:rsid w:val="00B6389D"/>
    <w:rsid w:val="00B63DA4"/>
    <w:rsid w:val="00B6524A"/>
    <w:rsid w:val="00B65676"/>
    <w:rsid w:val="00B65889"/>
    <w:rsid w:val="00B660A8"/>
    <w:rsid w:val="00B66589"/>
    <w:rsid w:val="00B66D44"/>
    <w:rsid w:val="00B66FD2"/>
    <w:rsid w:val="00B675E0"/>
    <w:rsid w:val="00B679E6"/>
    <w:rsid w:val="00B67C3D"/>
    <w:rsid w:val="00B7069B"/>
    <w:rsid w:val="00B709E5"/>
    <w:rsid w:val="00B71830"/>
    <w:rsid w:val="00B71F74"/>
    <w:rsid w:val="00B72B4E"/>
    <w:rsid w:val="00B7424A"/>
    <w:rsid w:val="00B7526D"/>
    <w:rsid w:val="00B75363"/>
    <w:rsid w:val="00B75677"/>
    <w:rsid w:val="00B7579D"/>
    <w:rsid w:val="00B75DF3"/>
    <w:rsid w:val="00B76228"/>
    <w:rsid w:val="00B76260"/>
    <w:rsid w:val="00B76796"/>
    <w:rsid w:val="00B77226"/>
    <w:rsid w:val="00B80B0E"/>
    <w:rsid w:val="00B81B75"/>
    <w:rsid w:val="00B8211F"/>
    <w:rsid w:val="00B821AA"/>
    <w:rsid w:val="00B82614"/>
    <w:rsid w:val="00B82F91"/>
    <w:rsid w:val="00B83E5B"/>
    <w:rsid w:val="00B84A4B"/>
    <w:rsid w:val="00B84A61"/>
    <w:rsid w:val="00B8508D"/>
    <w:rsid w:val="00B853DF"/>
    <w:rsid w:val="00B85CA8"/>
    <w:rsid w:val="00B870A3"/>
    <w:rsid w:val="00B87EFE"/>
    <w:rsid w:val="00B905C6"/>
    <w:rsid w:val="00B90E82"/>
    <w:rsid w:val="00B91436"/>
    <w:rsid w:val="00B91F4B"/>
    <w:rsid w:val="00B91F87"/>
    <w:rsid w:val="00B925A5"/>
    <w:rsid w:val="00B92A41"/>
    <w:rsid w:val="00B93CF3"/>
    <w:rsid w:val="00B94008"/>
    <w:rsid w:val="00B952FB"/>
    <w:rsid w:val="00B95402"/>
    <w:rsid w:val="00B95DD3"/>
    <w:rsid w:val="00B95F33"/>
    <w:rsid w:val="00B96281"/>
    <w:rsid w:val="00B96B9E"/>
    <w:rsid w:val="00B970AE"/>
    <w:rsid w:val="00B97C3B"/>
    <w:rsid w:val="00B97FEE"/>
    <w:rsid w:val="00BA1519"/>
    <w:rsid w:val="00BA3429"/>
    <w:rsid w:val="00BA4054"/>
    <w:rsid w:val="00BA4122"/>
    <w:rsid w:val="00BA4BD9"/>
    <w:rsid w:val="00BA5451"/>
    <w:rsid w:val="00BA5CA9"/>
    <w:rsid w:val="00BA644E"/>
    <w:rsid w:val="00BA6874"/>
    <w:rsid w:val="00BA692B"/>
    <w:rsid w:val="00BA78F7"/>
    <w:rsid w:val="00BA7EAC"/>
    <w:rsid w:val="00BA7F38"/>
    <w:rsid w:val="00BA7FB4"/>
    <w:rsid w:val="00BB0377"/>
    <w:rsid w:val="00BB11FE"/>
    <w:rsid w:val="00BB124A"/>
    <w:rsid w:val="00BB1548"/>
    <w:rsid w:val="00BB18A6"/>
    <w:rsid w:val="00BB23E1"/>
    <w:rsid w:val="00BB244C"/>
    <w:rsid w:val="00BB2885"/>
    <w:rsid w:val="00BB2A46"/>
    <w:rsid w:val="00BB2B88"/>
    <w:rsid w:val="00BB427F"/>
    <w:rsid w:val="00BB46F4"/>
    <w:rsid w:val="00BB4B1D"/>
    <w:rsid w:val="00BB4F17"/>
    <w:rsid w:val="00BB516A"/>
    <w:rsid w:val="00BB56BD"/>
    <w:rsid w:val="00BB62F3"/>
    <w:rsid w:val="00BB761F"/>
    <w:rsid w:val="00BB7CA4"/>
    <w:rsid w:val="00BC0053"/>
    <w:rsid w:val="00BC0E73"/>
    <w:rsid w:val="00BC0FF0"/>
    <w:rsid w:val="00BC178C"/>
    <w:rsid w:val="00BC23F6"/>
    <w:rsid w:val="00BC24DD"/>
    <w:rsid w:val="00BC24E4"/>
    <w:rsid w:val="00BC29C5"/>
    <w:rsid w:val="00BC37B2"/>
    <w:rsid w:val="00BC3814"/>
    <w:rsid w:val="00BC4CBA"/>
    <w:rsid w:val="00BC54F2"/>
    <w:rsid w:val="00BC580A"/>
    <w:rsid w:val="00BC639F"/>
    <w:rsid w:val="00BC63BE"/>
    <w:rsid w:val="00BC712B"/>
    <w:rsid w:val="00BD1246"/>
    <w:rsid w:val="00BD1527"/>
    <w:rsid w:val="00BD219D"/>
    <w:rsid w:val="00BD24D4"/>
    <w:rsid w:val="00BD315E"/>
    <w:rsid w:val="00BD31B0"/>
    <w:rsid w:val="00BD4329"/>
    <w:rsid w:val="00BD4B9D"/>
    <w:rsid w:val="00BD62A9"/>
    <w:rsid w:val="00BD79F9"/>
    <w:rsid w:val="00BE16FF"/>
    <w:rsid w:val="00BE1EFA"/>
    <w:rsid w:val="00BE2525"/>
    <w:rsid w:val="00BE386B"/>
    <w:rsid w:val="00BE3A21"/>
    <w:rsid w:val="00BE5B77"/>
    <w:rsid w:val="00BE69E3"/>
    <w:rsid w:val="00BE7D04"/>
    <w:rsid w:val="00BE7E6D"/>
    <w:rsid w:val="00BF03D1"/>
    <w:rsid w:val="00BF064F"/>
    <w:rsid w:val="00BF1128"/>
    <w:rsid w:val="00BF3750"/>
    <w:rsid w:val="00BF4E0F"/>
    <w:rsid w:val="00BF4FB9"/>
    <w:rsid w:val="00BF54DA"/>
    <w:rsid w:val="00BF56AF"/>
    <w:rsid w:val="00BF5A68"/>
    <w:rsid w:val="00BF5EBD"/>
    <w:rsid w:val="00BF7D8F"/>
    <w:rsid w:val="00C005A6"/>
    <w:rsid w:val="00C00A70"/>
    <w:rsid w:val="00C00BAC"/>
    <w:rsid w:val="00C00C8A"/>
    <w:rsid w:val="00C0144B"/>
    <w:rsid w:val="00C02872"/>
    <w:rsid w:val="00C032A9"/>
    <w:rsid w:val="00C03F0A"/>
    <w:rsid w:val="00C046B0"/>
    <w:rsid w:val="00C04E07"/>
    <w:rsid w:val="00C0502B"/>
    <w:rsid w:val="00C05659"/>
    <w:rsid w:val="00C065B4"/>
    <w:rsid w:val="00C06803"/>
    <w:rsid w:val="00C06E2F"/>
    <w:rsid w:val="00C07240"/>
    <w:rsid w:val="00C0794D"/>
    <w:rsid w:val="00C07A6F"/>
    <w:rsid w:val="00C07C32"/>
    <w:rsid w:val="00C1024E"/>
    <w:rsid w:val="00C1064F"/>
    <w:rsid w:val="00C1097A"/>
    <w:rsid w:val="00C10E91"/>
    <w:rsid w:val="00C119C6"/>
    <w:rsid w:val="00C12A3C"/>
    <w:rsid w:val="00C13C48"/>
    <w:rsid w:val="00C140E9"/>
    <w:rsid w:val="00C148FB"/>
    <w:rsid w:val="00C14E85"/>
    <w:rsid w:val="00C15202"/>
    <w:rsid w:val="00C152DB"/>
    <w:rsid w:val="00C15AB4"/>
    <w:rsid w:val="00C15F75"/>
    <w:rsid w:val="00C15FD0"/>
    <w:rsid w:val="00C16A0B"/>
    <w:rsid w:val="00C17264"/>
    <w:rsid w:val="00C17983"/>
    <w:rsid w:val="00C20070"/>
    <w:rsid w:val="00C2033D"/>
    <w:rsid w:val="00C20906"/>
    <w:rsid w:val="00C21721"/>
    <w:rsid w:val="00C21A9B"/>
    <w:rsid w:val="00C23210"/>
    <w:rsid w:val="00C236CC"/>
    <w:rsid w:val="00C23847"/>
    <w:rsid w:val="00C23ABA"/>
    <w:rsid w:val="00C23B38"/>
    <w:rsid w:val="00C24913"/>
    <w:rsid w:val="00C24F06"/>
    <w:rsid w:val="00C257FC"/>
    <w:rsid w:val="00C26D5E"/>
    <w:rsid w:val="00C276EC"/>
    <w:rsid w:val="00C27D5E"/>
    <w:rsid w:val="00C30206"/>
    <w:rsid w:val="00C302AF"/>
    <w:rsid w:val="00C302B0"/>
    <w:rsid w:val="00C308B1"/>
    <w:rsid w:val="00C30AFB"/>
    <w:rsid w:val="00C30CDA"/>
    <w:rsid w:val="00C31C7D"/>
    <w:rsid w:val="00C31EFD"/>
    <w:rsid w:val="00C32147"/>
    <w:rsid w:val="00C321B5"/>
    <w:rsid w:val="00C32261"/>
    <w:rsid w:val="00C32C0F"/>
    <w:rsid w:val="00C32FF0"/>
    <w:rsid w:val="00C33058"/>
    <w:rsid w:val="00C332D6"/>
    <w:rsid w:val="00C3364C"/>
    <w:rsid w:val="00C33AC6"/>
    <w:rsid w:val="00C343DF"/>
    <w:rsid w:val="00C343FE"/>
    <w:rsid w:val="00C344D2"/>
    <w:rsid w:val="00C34BAE"/>
    <w:rsid w:val="00C34FCB"/>
    <w:rsid w:val="00C358E0"/>
    <w:rsid w:val="00C35ED4"/>
    <w:rsid w:val="00C365A4"/>
    <w:rsid w:val="00C40C0C"/>
    <w:rsid w:val="00C41CFF"/>
    <w:rsid w:val="00C422E7"/>
    <w:rsid w:val="00C423F9"/>
    <w:rsid w:val="00C43028"/>
    <w:rsid w:val="00C43784"/>
    <w:rsid w:val="00C43B80"/>
    <w:rsid w:val="00C44554"/>
    <w:rsid w:val="00C449C2"/>
    <w:rsid w:val="00C455C3"/>
    <w:rsid w:val="00C45AF8"/>
    <w:rsid w:val="00C468E1"/>
    <w:rsid w:val="00C4698C"/>
    <w:rsid w:val="00C46A43"/>
    <w:rsid w:val="00C46FDE"/>
    <w:rsid w:val="00C50199"/>
    <w:rsid w:val="00C5080C"/>
    <w:rsid w:val="00C50910"/>
    <w:rsid w:val="00C5105D"/>
    <w:rsid w:val="00C5338B"/>
    <w:rsid w:val="00C53818"/>
    <w:rsid w:val="00C53876"/>
    <w:rsid w:val="00C53C44"/>
    <w:rsid w:val="00C5421B"/>
    <w:rsid w:val="00C5446B"/>
    <w:rsid w:val="00C54F6A"/>
    <w:rsid w:val="00C55867"/>
    <w:rsid w:val="00C55A93"/>
    <w:rsid w:val="00C56A50"/>
    <w:rsid w:val="00C57A81"/>
    <w:rsid w:val="00C57EB6"/>
    <w:rsid w:val="00C60987"/>
    <w:rsid w:val="00C60CDF"/>
    <w:rsid w:val="00C60E19"/>
    <w:rsid w:val="00C616C1"/>
    <w:rsid w:val="00C619CF"/>
    <w:rsid w:val="00C61B61"/>
    <w:rsid w:val="00C62396"/>
    <w:rsid w:val="00C62520"/>
    <w:rsid w:val="00C62546"/>
    <w:rsid w:val="00C62B90"/>
    <w:rsid w:val="00C63B4C"/>
    <w:rsid w:val="00C647D2"/>
    <w:rsid w:val="00C64D32"/>
    <w:rsid w:val="00C6586E"/>
    <w:rsid w:val="00C65DB5"/>
    <w:rsid w:val="00C65E1E"/>
    <w:rsid w:val="00C6600E"/>
    <w:rsid w:val="00C6657F"/>
    <w:rsid w:val="00C666AD"/>
    <w:rsid w:val="00C66905"/>
    <w:rsid w:val="00C66BA6"/>
    <w:rsid w:val="00C66EAC"/>
    <w:rsid w:val="00C67CF7"/>
    <w:rsid w:val="00C70DC3"/>
    <w:rsid w:val="00C71092"/>
    <w:rsid w:val="00C7114B"/>
    <w:rsid w:val="00C71B9A"/>
    <w:rsid w:val="00C71D91"/>
    <w:rsid w:val="00C72A47"/>
    <w:rsid w:val="00C72A8A"/>
    <w:rsid w:val="00C737AA"/>
    <w:rsid w:val="00C738EE"/>
    <w:rsid w:val="00C7402F"/>
    <w:rsid w:val="00C750D9"/>
    <w:rsid w:val="00C7513B"/>
    <w:rsid w:val="00C76629"/>
    <w:rsid w:val="00C76EBD"/>
    <w:rsid w:val="00C7742C"/>
    <w:rsid w:val="00C77B24"/>
    <w:rsid w:val="00C77ED7"/>
    <w:rsid w:val="00C801A0"/>
    <w:rsid w:val="00C80A5D"/>
    <w:rsid w:val="00C80D90"/>
    <w:rsid w:val="00C81925"/>
    <w:rsid w:val="00C825B4"/>
    <w:rsid w:val="00C8296A"/>
    <w:rsid w:val="00C82E3B"/>
    <w:rsid w:val="00C82F72"/>
    <w:rsid w:val="00C83667"/>
    <w:rsid w:val="00C83A47"/>
    <w:rsid w:val="00C84193"/>
    <w:rsid w:val="00C847E7"/>
    <w:rsid w:val="00C855E4"/>
    <w:rsid w:val="00C855EE"/>
    <w:rsid w:val="00C85B8C"/>
    <w:rsid w:val="00C86592"/>
    <w:rsid w:val="00C8679B"/>
    <w:rsid w:val="00C86AA6"/>
    <w:rsid w:val="00C87051"/>
    <w:rsid w:val="00C8711C"/>
    <w:rsid w:val="00C87965"/>
    <w:rsid w:val="00C87E02"/>
    <w:rsid w:val="00C87FD3"/>
    <w:rsid w:val="00C9008D"/>
    <w:rsid w:val="00C90B4B"/>
    <w:rsid w:val="00C913AF"/>
    <w:rsid w:val="00C91D35"/>
    <w:rsid w:val="00C922F2"/>
    <w:rsid w:val="00C925EC"/>
    <w:rsid w:val="00C92BC3"/>
    <w:rsid w:val="00C944C9"/>
    <w:rsid w:val="00C94975"/>
    <w:rsid w:val="00C95105"/>
    <w:rsid w:val="00C95583"/>
    <w:rsid w:val="00C955BB"/>
    <w:rsid w:val="00C9571C"/>
    <w:rsid w:val="00C95CB9"/>
    <w:rsid w:val="00C96725"/>
    <w:rsid w:val="00C9790F"/>
    <w:rsid w:val="00C97E03"/>
    <w:rsid w:val="00CA01CF"/>
    <w:rsid w:val="00CA0299"/>
    <w:rsid w:val="00CA16CD"/>
    <w:rsid w:val="00CA175E"/>
    <w:rsid w:val="00CA1CF7"/>
    <w:rsid w:val="00CA1FAD"/>
    <w:rsid w:val="00CA22DF"/>
    <w:rsid w:val="00CA2596"/>
    <w:rsid w:val="00CA27E5"/>
    <w:rsid w:val="00CA2A6E"/>
    <w:rsid w:val="00CA2C54"/>
    <w:rsid w:val="00CA2D9E"/>
    <w:rsid w:val="00CA3E6E"/>
    <w:rsid w:val="00CA4647"/>
    <w:rsid w:val="00CA4E11"/>
    <w:rsid w:val="00CA5023"/>
    <w:rsid w:val="00CA6511"/>
    <w:rsid w:val="00CA7367"/>
    <w:rsid w:val="00CA790B"/>
    <w:rsid w:val="00CA7EB5"/>
    <w:rsid w:val="00CB01F9"/>
    <w:rsid w:val="00CB05F5"/>
    <w:rsid w:val="00CB0935"/>
    <w:rsid w:val="00CB0AB9"/>
    <w:rsid w:val="00CB0B2B"/>
    <w:rsid w:val="00CB0D2B"/>
    <w:rsid w:val="00CB0DB6"/>
    <w:rsid w:val="00CB2347"/>
    <w:rsid w:val="00CB3284"/>
    <w:rsid w:val="00CB3E8E"/>
    <w:rsid w:val="00CB4237"/>
    <w:rsid w:val="00CB5C9C"/>
    <w:rsid w:val="00CB6010"/>
    <w:rsid w:val="00CB6211"/>
    <w:rsid w:val="00CB6828"/>
    <w:rsid w:val="00CB6AE8"/>
    <w:rsid w:val="00CB7006"/>
    <w:rsid w:val="00CB7E30"/>
    <w:rsid w:val="00CC03E2"/>
    <w:rsid w:val="00CC0900"/>
    <w:rsid w:val="00CC0B9A"/>
    <w:rsid w:val="00CC1283"/>
    <w:rsid w:val="00CC2A76"/>
    <w:rsid w:val="00CC2B5A"/>
    <w:rsid w:val="00CC3B80"/>
    <w:rsid w:val="00CC416C"/>
    <w:rsid w:val="00CC465E"/>
    <w:rsid w:val="00CC478A"/>
    <w:rsid w:val="00CC4F14"/>
    <w:rsid w:val="00CC5290"/>
    <w:rsid w:val="00CC6037"/>
    <w:rsid w:val="00CC7117"/>
    <w:rsid w:val="00CD06A8"/>
    <w:rsid w:val="00CD0A49"/>
    <w:rsid w:val="00CD1433"/>
    <w:rsid w:val="00CD1A8D"/>
    <w:rsid w:val="00CD22F9"/>
    <w:rsid w:val="00CD237B"/>
    <w:rsid w:val="00CD268F"/>
    <w:rsid w:val="00CD271C"/>
    <w:rsid w:val="00CD2842"/>
    <w:rsid w:val="00CD3B75"/>
    <w:rsid w:val="00CD3C40"/>
    <w:rsid w:val="00CD401D"/>
    <w:rsid w:val="00CD4896"/>
    <w:rsid w:val="00CD4E1B"/>
    <w:rsid w:val="00CD58A4"/>
    <w:rsid w:val="00CD5A4D"/>
    <w:rsid w:val="00CD63BA"/>
    <w:rsid w:val="00CD660B"/>
    <w:rsid w:val="00CD6C14"/>
    <w:rsid w:val="00CD745F"/>
    <w:rsid w:val="00CE01D0"/>
    <w:rsid w:val="00CE0596"/>
    <w:rsid w:val="00CE18DB"/>
    <w:rsid w:val="00CE1BFD"/>
    <w:rsid w:val="00CE1C9F"/>
    <w:rsid w:val="00CE2445"/>
    <w:rsid w:val="00CE2E7F"/>
    <w:rsid w:val="00CE4D58"/>
    <w:rsid w:val="00CE4EA7"/>
    <w:rsid w:val="00CE5280"/>
    <w:rsid w:val="00CE62A8"/>
    <w:rsid w:val="00CE62B4"/>
    <w:rsid w:val="00CE7906"/>
    <w:rsid w:val="00CF0A5E"/>
    <w:rsid w:val="00CF1E82"/>
    <w:rsid w:val="00CF2013"/>
    <w:rsid w:val="00CF2434"/>
    <w:rsid w:val="00CF2F44"/>
    <w:rsid w:val="00CF2FB9"/>
    <w:rsid w:val="00CF3AC4"/>
    <w:rsid w:val="00CF3BEC"/>
    <w:rsid w:val="00CF5556"/>
    <w:rsid w:val="00CF5644"/>
    <w:rsid w:val="00CF64E4"/>
    <w:rsid w:val="00CF68CB"/>
    <w:rsid w:val="00CF6A25"/>
    <w:rsid w:val="00CF6E72"/>
    <w:rsid w:val="00CF6FD1"/>
    <w:rsid w:val="00CF740C"/>
    <w:rsid w:val="00CF742A"/>
    <w:rsid w:val="00CF7543"/>
    <w:rsid w:val="00CF7769"/>
    <w:rsid w:val="00D00AB8"/>
    <w:rsid w:val="00D00CE1"/>
    <w:rsid w:val="00D023CA"/>
    <w:rsid w:val="00D0246D"/>
    <w:rsid w:val="00D02525"/>
    <w:rsid w:val="00D02E12"/>
    <w:rsid w:val="00D02F97"/>
    <w:rsid w:val="00D035DD"/>
    <w:rsid w:val="00D037BE"/>
    <w:rsid w:val="00D038F0"/>
    <w:rsid w:val="00D042CB"/>
    <w:rsid w:val="00D0569F"/>
    <w:rsid w:val="00D05AC3"/>
    <w:rsid w:val="00D05DF1"/>
    <w:rsid w:val="00D06158"/>
    <w:rsid w:val="00D07251"/>
    <w:rsid w:val="00D07619"/>
    <w:rsid w:val="00D0777B"/>
    <w:rsid w:val="00D078DF"/>
    <w:rsid w:val="00D0796A"/>
    <w:rsid w:val="00D100CA"/>
    <w:rsid w:val="00D102C6"/>
    <w:rsid w:val="00D1075C"/>
    <w:rsid w:val="00D10CBA"/>
    <w:rsid w:val="00D10E1F"/>
    <w:rsid w:val="00D116F7"/>
    <w:rsid w:val="00D11F84"/>
    <w:rsid w:val="00D126C3"/>
    <w:rsid w:val="00D13447"/>
    <w:rsid w:val="00D136F8"/>
    <w:rsid w:val="00D138D5"/>
    <w:rsid w:val="00D13B34"/>
    <w:rsid w:val="00D13F95"/>
    <w:rsid w:val="00D1411C"/>
    <w:rsid w:val="00D1427E"/>
    <w:rsid w:val="00D143D9"/>
    <w:rsid w:val="00D145F1"/>
    <w:rsid w:val="00D1546F"/>
    <w:rsid w:val="00D15AF6"/>
    <w:rsid w:val="00D15DEE"/>
    <w:rsid w:val="00D16872"/>
    <w:rsid w:val="00D21011"/>
    <w:rsid w:val="00D210E4"/>
    <w:rsid w:val="00D214B5"/>
    <w:rsid w:val="00D215EB"/>
    <w:rsid w:val="00D21ADB"/>
    <w:rsid w:val="00D21E7A"/>
    <w:rsid w:val="00D21EFE"/>
    <w:rsid w:val="00D223DA"/>
    <w:rsid w:val="00D22F1A"/>
    <w:rsid w:val="00D24CAF"/>
    <w:rsid w:val="00D24EA3"/>
    <w:rsid w:val="00D251DB"/>
    <w:rsid w:val="00D2643A"/>
    <w:rsid w:val="00D26C32"/>
    <w:rsid w:val="00D27364"/>
    <w:rsid w:val="00D27772"/>
    <w:rsid w:val="00D301FF"/>
    <w:rsid w:val="00D30340"/>
    <w:rsid w:val="00D307E0"/>
    <w:rsid w:val="00D30D96"/>
    <w:rsid w:val="00D3161E"/>
    <w:rsid w:val="00D31A78"/>
    <w:rsid w:val="00D31BAC"/>
    <w:rsid w:val="00D31EBB"/>
    <w:rsid w:val="00D3250A"/>
    <w:rsid w:val="00D348A1"/>
    <w:rsid w:val="00D34DC6"/>
    <w:rsid w:val="00D36819"/>
    <w:rsid w:val="00D36CCE"/>
    <w:rsid w:val="00D37140"/>
    <w:rsid w:val="00D378FA"/>
    <w:rsid w:val="00D379CC"/>
    <w:rsid w:val="00D37E52"/>
    <w:rsid w:val="00D4093F"/>
    <w:rsid w:val="00D41EC4"/>
    <w:rsid w:val="00D426D6"/>
    <w:rsid w:val="00D435F3"/>
    <w:rsid w:val="00D43AB2"/>
    <w:rsid w:val="00D440AA"/>
    <w:rsid w:val="00D44203"/>
    <w:rsid w:val="00D45165"/>
    <w:rsid w:val="00D45382"/>
    <w:rsid w:val="00D454C0"/>
    <w:rsid w:val="00D465A3"/>
    <w:rsid w:val="00D46710"/>
    <w:rsid w:val="00D46C37"/>
    <w:rsid w:val="00D47161"/>
    <w:rsid w:val="00D47308"/>
    <w:rsid w:val="00D4754E"/>
    <w:rsid w:val="00D47D07"/>
    <w:rsid w:val="00D47F5C"/>
    <w:rsid w:val="00D51B8D"/>
    <w:rsid w:val="00D52527"/>
    <w:rsid w:val="00D5310C"/>
    <w:rsid w:val="00D54A6C"/>
    <w:rsid w:val="00D54C63"/>
    <w:rsid w:val="00D55C4A"/>
    <w:rsid w:val="00D56288"/>
    <w:rsid w:val="00D568C0"/>
    <w:rsid w:val="00D56EDE"/>
    <w:rsid w:val="00D572D9"/>
    <w:rsid w:val="00D57F53"/>
    <w:rsid w:val="00D6022F"/>
    <w:rsid w:val="00D6065D"/>
    <w:rsid w:val="00D60BDF"/>
    <w:rsid w:val="00D61FE3"/>
    <w:rsid w:val="00D625CA"/>
    <w:rsid w:val="00D6261B"/>
    <w:rsid w:val="00D627D1"/>
    <w:rsid w:val="00D62ACA"/>
    <w:rsid w:val="00D634DB"/>
    <w:rsid w:val="00D63811"/>
    <w:rsid w:val="00D63DBE"/>
    <w:rsid w:val="00D652C6"/>
    <w:rsid w:val="00D660A1"/>
    <w:rsid w:val="00D6616E"/>
    <w:rsid w:val="00D67520"/>
    <w:rsid w:val="00D67D43"/>
    <w:rsid w:val="00D70418"/>
    <w:rsid w:val="00D70518"/>
    <w:rsid w:val="00D70EC8"/>
    <w:rsid w:val="00D71470"/>
    <w:rsid w:val="00D716C9"/>
    <w:rsid w:val="00D720B7"/>
    <w:rsid w:val="00D73B9B"/>
    <w:rsid w:val="00D73C0B"/>
    <w:rsid w:val="00D752CF"/>
    <w:rsid w:val="00D758A8"/>
    <w:rsid w:val="00D76CA7"/>
    <w:rsid w:val="00D76DE7"/>
    <w:rsid w:val="00D76FDE"/>
    <w:rsid w:val="00D77096"/>
    <w:rsid w:val="00D77374"/>
    <w:rsid w:val="00D8054B"/>
    <w:rsid w:val="00D80A58"/>
    <w:rsid w:val="00D80EEF"/>
    <w:rsid w:val="00D820D1"/>
    <w:rsid w:val="00D82257"/>
    <w:rsid w:val="00D82714"/>
    <w:rsid w:val="00D82AAC"/>
    <w:rsid w:val="00D82C27"/>
    <w:rsid w:val="00D8359A"/>
    <w:rsid w:val="00D84B6A"/>
    <w:rsid w:val="00D84BCA"/>
    <w:rsid w:val="00D853D2"/>
    <w:rsid w:val="00D855C5"/>
    <w:rsid w:val="00D85F4D"/>
    <w:rsid w:val="00D86495"/>
    <w:rsid w:val="00D865C3"/>
    <w:rsid w:val="00D86DEB"/>
    <w:rsid w:val="00D875D4"/>
    <w:rsid w:val="00D87856"/>
    <w:rsid w:val="00D87898"/>
    <w:rsid w:val="00D87D21"/>
    <w:rsid w:val="00D905BE"/>
    <w:rsid w:val="00D92267"/>
    <w:rsid w:val="00D922E8"/>
    <w:rsid w:val="00D92A3A"/>
    <w:rsid w:val="00D9307E"/>
    <w:rsid w:val="00D93A5F"/>
    <w:rsid w:val="00D93C1B"/>
    <w:rsid w:val="00D94023"/>
    <w:rsid w:val="00D942A6"/>
    <w:rsid w:val="00D94933"/>
    <w:rsid w:val="00D950C5"/>
    <w:rsid w:val="00D95E66"/>
    <w:rsid w:val="00D96965"/>
    <w:rsid w:val="00D96AA7"/>
    <w:rsid w:val="00D96FFF"/>
    <w:rsid w:val="00D97362"/>
    <w:rsid w:val="00DA1F2A"/>
    <w:rsid w:val="00DA4D6A"/>
    <w:rsid w:val="00DA4D6E"/>
    <w:rsid w:val="00DA4D7B"/>
    <w:rsid w:val="00DA5113"/>
    <w:rsid w:val="00DA640C"/>
    <w:rsid w:val="00DA6A59"/>
    <w:rsid w:val="00DA6AC6"/>
    <w:rsid w:val="00DA70EF"/>
    <w:rsid w:val="00DB07D9"/>
    <w:rsid w:val="00DB10ED"/>
    <w:rsid w:val="00DB2DF9"/>
    <w:rsid w:val="00DB2E26"/>
    <w:rsid w:val="00DB388C"/>
    <w:rsid w:val="00DB414A"/>
    <w:rsid w:val="00DB49F0"/>
    <w:rsid w:val="00DB6534"/>
    <w:rsid w:val="00DB7609"/>
    <w:rsid w:val="00DB771A"/>
    <w:rsid w:val="00DB7F38"/>
    <w:rsid w:val="00DC0D08"/>
    <w:rsid w:val="00DC0FE3"/>
    <w:rsid w:val="00DC1282"/>
    <w:rsid w:val="00DC1938"/>
    <w:rsid w:val="00DC1F6D"/>
    <w:rsid w:val="00DC29CB"/>
    <w:rsid w:val="00DC2A87"/>
    <w:rsid w:val="00DC2B2B"/>
    <w:rsid w:val="00DC2C21"/>
    <w:rsid w:val="00DC2CD4"/>
    <w:rsid w:val="00DC33CD"/>
    <w:rsid w:val="00DC3634"/>
    <w:rsid w:val="00DC4AAF"/>
    <w:rsid w:val="00DC5859"/>
    <w:rsid w:val="00DC5DC1"/>
    <w:rsid w:val="00DC6B4A"/>
    <w:rsid w:val="00DC6D9F"/>
    <w:rsid w:val="00DC751B"/>
    <w:rsid w:val="00DC7E5D"/>
    <w:rsid w:val="00DD0886"/>
    <w:rsid w:val="00DD0EE7"/>
    <w:rsid w:val="00DD1382"/>
    <w:rsid w:val="00DD17E2"/>
    <w:rsid w:val="00DD2A64"/>
    <w:rsid w:val="00DD34B9"/>
    <w:rsid w:val="00DD4674"/>
    <w:rsid w:val="00DD518F"/>
    <w:rsid w:val="00DD52A2"/>
    <w:rsid w:val="00DD53F7"/>
    <w:rsid w:val="00DD5649"/>
    <w:rsid w:val="00DD5675"/>
    <w:rsid w:val="00DD5903"/>
    <w:rsid w:val="00DD5E8E"/>
    <w:rsid w:val="00DD62CA"/>
    <w:rsid w:val="00DD704E"/>
    <w:rsid w:val="00DD7487"/>
    <w:rsid w:val="00DD75A4"/>
    <w:rsid w:val="00DD7C86"/>
    <w:rsid w:val="00DE06BE"/>
    <w:rsid w:val="00DE0AA9"/>
    <w:rsid w:val="00DE0AC8"/>
    <w:rsid w:val="00DE1519"/>
    <w:rsid w:val="00DE17B2"/>
    <w:rsid w:val="00DE1A27"/>
    <w:rsid w:val="00DE1BF5"/>
    <w:rsid w:val="00DE24CD"/>
    <w:rsid w:val="00DE2AF1"/>
    <w:rsid w:val="00DE37F5"/>
    <w:rsid w:val="00DE3D1C"/>
    <w:rsid w:val="00DE422F"/>
    <w:rsid w:val="00DE47A1"/>
    <w:rsid w:val="00DE584F"/>
    <w:rsid w:val="00DE5FFF"/>
    <w:rsid w:val="00DE6A83"/>
    <w:rsid w:val="00DE7462"/>
    <w:rsid w:val="00DE79CC"/>
    <w:rsid w:val="00DE7A61"/>
    <w:rsid w:val="00DE7DEB"/>
    <w:rsid w:val="00DE7F81"/>
    <w:rsid w:val="00DF0238"/>
    <w:rsid w:val="00DF05FB"/>
    <w:rsid w:val="00DF10D8"/>
    <w:rsid w:val="00DF19B4"/>
    <w:rsid w:val="00DF1E7B"/>
    <w:rsid w:val="00DF21F6"/>
    <w:rsid w:val="00DF3189"/>
    <w:rsid w:val="00DF3B1C"/>
    <w:rsid w:val="00DF3B20"/>
    <w:rsid w:val="00DF4067"/>
    <w:rsid w:val="00DF625D"/>
    <w:rsid w:val="00DF6582"/>
    <w:rsid w:val="00DF6BC5"/>
    <w:rsid w:val="00DF6F01"/>
    <w:rsid w:val="00E0070B"/>
    <w:rsid w:val="00E0072D"/>
    <w:rsid w:val="00E007BC"/>
    <w:rsid w:val="00E00C39"/>
    <w:rsid w:val="00E02164"/>
    <w:rsid w:val="00E031B2"/>
    <w:rsid w:val="00E042FF"/>
    <w:rsid w:val="00E047EB"/>
    <w:rsid w:val="00E04816"/>
    <w:rsid w:val="00E04C23"/>
    <w:rsid w:val="00E0526A"/>
    <w:rsid w:val="00E0574F"/>
    <w:rsid w:val="00E060BE"/>
    <w:rsid w:val="00E073AC"/>
    <w:rsid w:val="00E0782A"/>
    <w:rsid w:val="00E07CE8"/>
    <w:rsid w:val="00E112B2"/>
    <w:rsid w:val="00E114CF"/>
    <w:rsid w:val="00E1189F"/>
    <w:rsid w:val="00E128F7"/>
    <w:rsid w:val="00E1435F"/>
    <w:rsid w:val="00E1446C"/>
    <w:rsid w:val="00E149DD"/>
    <w:rsid w:val="00E14CE7"/>
    <w:rsid w:val="00E14D84"/>
    <w:rsid w:val="00E151CC"/>
    <w:rsid w:val="00E16143"/>
    <w:rsid w:val="00E171CB"/>
    <w:rsid w:val="00E179DD"/>
    <w:rsid w:val="00E17C9D"/>
    <w:rsid w:val="00E17D43"/>
    <w:rsid w:val="00E2035B"/>
    <w:rsid w:val="00E20D11"/>
    <w:rsid w:val="00E20FD7"/>
    <w:rsid w:val="00E23878"/>
    <w:rsid w:val="00E239E7"/>
    <w:rsid w:val="00E24AE1"/>
    <w:rsid w:val="00E24C66"/>
    <w:rsid w:val="00E24C7D"/>
    <w:rsid w:val="00E24F29"/>
    <w:rsid w:val="00E251C8"/>
    <w:rsid w:val="00E257DE"/>
    <w:rsid w:val="00E261CA"/>
    <w:rsid w:val="00E262CE"/>
    <w:rsid w:val="00E2689D"/>
    <w:rsid w:val="00E27F91"/>
    <w:rsid w:val="00E3013A"/>
    <w:rsid w:val="00E30281"/>
    <w:rsid w:val="00E3089C"/>
    <w:rsid w:val="00E30920"/>
    <w:rsid w:val="00E30B6C"/>
    <w:rsid w:val="00E3153D"/>
    <w:rsid w:val="00E33579"/>
    <w:rsid w:val="00E34A54"/>
    <w:rsid w:val="00E35087"/>
    <w:rsid w:val="00E3587B"/>
    <w:rsid w:val="00E35B26"/>
    <w:rsid w:val="00E35D04"/>
    <w:rsid w:val="00E35F62"/>
    <w:rsid w:val="00E37575"/>
    <w:rsid w:val="00E378E7"/>
    <w:rsid w:val="00E37CFC"/>
    <w:rsid w:val="00E41C7F"/>
    <w:rsid w:val="00E41CB2"/>
    <w:rsid w:val="00E42261"/>
    <w:rsid w:val="00E424EA"/>
    <w:rsid w:val="00E42632"/>
    <w:rsid w:val="00E432D3"/>
    <w:rsid w:val="00E436C5"/>
    <w:rsid w:val="00E4385F"/>
    <w:rsid w:val="00E43E7C"/>
    <w:rsid w:val="00E44218"/>
    <w:rsid w:val="00E449C4"/>
    <w:rsid w:val="00E46C40"/>
    <w:rsid w:val="00E46D2A"/>
    <w:rsid w:val="00E4759A"/>
    <w:rsid w:val="00E47DA0"/>
    <w:rsid w:val="00E51334"/>
    <w:rsid w:val="00E51655"/>
    <w:rsid w:val="00E517E7"/>
    <w:rsid w:val="00E51DAA"/>
    <w:rsid w:val="00E52474"/>
    <w:rsid w:val="00E52F95"/>
    <w:rsid w:val="00E53CB3"/>
    <w:rsid w:val="00E54185"/>
    <w:rsid w:val="00E55D0E"/>
    <w:rsid w:val="00E56071"/>
    <w:rsid w:val="00E57098"/>
    <w:rsid w:val="00E57565"/>
    <w:rsid w:val="00E60B06"/>
    <w:rsid w:val="00E60D64"/>
    <w:rsid w:val="00E61C73"/>
    <w:rsid w:val="00E61F9D"/>
    <w:rsid w:val="00E6203F"/>
    <w:rsid w:val="00E62DF4"/>
    <w:rsid w:val="00E63588"/>
    <w:rsid w:val="00E63A84"/>
    <w:rsid w:val="00E63E83"/>
    <w:rsid w:val="00E642F4"/>
    <w:rsid w:val="00E65543"/>
    <w:rsid w:val="00E66956"/>
    <w:rsid w:val="00E66EAA"/>
    <w:rsid w:val="00E66F10"/>
    <w:rsid w:val="00E67267"/>
    <w:rsid w:val="00E67468"/>
    <w:rsid w:val="00E67BEA"/>
    <w:rsid w:val="00E705BB"/>
    <w:rsid w:val="00E70961"/>
    <w:rsid w:val="00E71B6E"/>
    <w:rsid w:val="00E720FF"/>
    <w:rsid w:val="00E72450"/>
    <w:rsid w:val="00E72F5E"/>
    <w:rsid w:val="00E73131"/>
    <w:rsid w:val="00E731F7"/>
    <w:rsid w:val="00E7320F"/>
    <w:rsid w:val="00E73776"/>
    <w:rsid w:val="00E73D65"/>
    <w:rsid w:val="00E75199"/>
    <w:rsid w:val="00E75C25"/>
    <w:rsid w:val="00E75C4A"/>
    <w:rsid w:val="00E75D69"/>
    <w:rsid w:val="00E762B5"/>
    <w:rsid w:val="00E76819"/>
    <w:rsid w:val="00E77A88"/>
    <w:rsid w:val="00E8034E"/>
    <w:rsid w:val="00E80492"/>
    <w:rsid w:val="00E8082F"/>
    <w:rsid w:val="00E808A5"/>
    <w:rsid w:val="00E8131C"/>
    <w:rsid w:val="00E8188E"/>
    <w:rsid w:val="00E81E2B"/>
    <w:rsid w:val="00E81E31"/>
    <w:rsid w:val="00E82E36"/>
    <w:rsid w:val="00E83470"/>
    <w:rsid w:val="00E850ED"/>
    <w:rsid w:val="00E85770"/>
    <w:rsid w:val="00E86748"/>
    <w:rsid w:val="00E86EC7"/>
    <w:rsid w:val="00E8795E"/>
    <w:rsid w:val="00E90C58"/>
    <w:rsid w:val="00E9103F"/>
    <w:rsid w:val="00E9148F"/>
    <w:rsid w:val="00E91E0D"/>
    <w:rsid w:val="00E91F0E"/>
    <w:rsid w:val="00E922AD"/>
    <w:rsid w:val="00E92478"/>
    <w:rsid w:val="00E92D37"/>
    <w:rsid w:val="00E934A3"/>
    <w:rsid w:val="00E934CE"/>
    <w:rsid w:val="00E9371E"/>
    <w:rsid w:val="00E937B5"/>
    <w:rsid w:val="00E93B0E"/>
    <w:rsid w:val="00E93B49"/>
    <w:rsid w:val="00E95E14"/>
    <w:rsid w:val="00E964AC"/>
    <w:rsid w:val="00E96E80"/>
    <w:rsid w:val="00E973B9"/>
    <w:rsid w:val="00E974A7"/>
    <w:rsid w:val="00E9775A"/>
    <w:rsid w:val="00EA0774"/>
    <w:rsid w:val="00EA0A5C"/>
    <w:rsid w:val="00EA147F"/>
    <w:rsid w:val="00EA21C2"/>
    <w:rsid w:val="00EA22B9"/>
    <w:rsid w:val="00EA2D1B"/>
    <w:rsid w:val="00EA2FDC"/>
    <w:rsid w:val="00EA31DE"/>
    <w:rsid w:val="00EA32B0"/>
    <w:rsid w:val="00EA3C0E"/>
    <w:rsid w:val="00EA4979"/>
    <w:rsid w:val="00EA49A7"/>
    <w:rsid w:val="00EA6CF6"/>
    <w:rsid w:val="00EA6EF4"/>
    <w:rsid w:val="00EB0D06"/>
    <w:rsid w:val="00EB15B9"/>
    <w:rsid w:val="00EB1AA5"/>
    <w:rsid w:val="00EB20B8"/>
    <w:rsid w:val="00EB289E"/>
    <w:rsid w:val="00EB2915"/>
    <w:rsid w:val="00EB2934"/>
    <w:rsid w:val="00EB2974"/>
    <w:rsid w:val="00EB2C46"/>
    <w:rsid w:val="00EB3B3F"/>
    <w:rsid w:val="00EB4054"/>
    <w:rsid w:val="00EB41AD"/>
    <w:rsid w:val="00EB459C"/>
    <w:rsid w:val="00EB45D8"/>
    <w:rsid w:val="00EB58BD"/>
    <w:rsid w:val="00EB5CB1"/>
    <w:rsid w:val="00EB5CF2"/>
    <w:rsid w:val="00EB61FD"/>
    <w:rsid w:val="00EB66CF"/>
    <w:rsid w:val="00EB6805"/>
    <w:rsid w:val="00EB711D"/>
    <w:rsid w:val="00EB71D8"/>
    <w:rsid w:val="00EB7A76"/>
    <w:rsid w:val="00EB7D47"/>
    <w:rsid w:val="00EB7F3E"/>
    <w:rsid w:val="00EC0AB0"/>
    <w:rsid w:val="00EC0DE7"/>
    <w:rsid w:val="00EC1795"/>
    <w:rsid w:val="00EC1BD5"/>
    <w:rsid w:val="00EC1C17"/>
    <w:rsid w:val="00EC2349"/>
    <w:rsid w:val="00EC2455"/>
    <w:rsid w:val="00EC388B"/>
    <w:rsid w:val="00EC3935"/>
    <w:rsid w:val="00EC3C70"/>
    <w:rsid w:val="00EC3CA3"/>
    <w:rsid w:val="00EC3E27"/>
    <w:rsid w:val="00EC5181"/>
    <w:rsid w:val="00EC55C8"/>
    <w:rsid w:val="00EC6240"/>
    <w:rsid w:val="00EC6488"/>
    <w:rsid w:val="00EC697F"/>
    <w:rsid w:val="00EC75CC"/>
    <w:rsid w:val="00EC77E5"/>
    <w:rsid w:val="00EC7931"/>
    <w:rsid w:val="00EC7D5E"/>
    <w:rsid w:val="00ED0502"/>
    <w:rsid w:val="00ED0AFF"/>
    <w:rsid w:val="00ED10EA"/>
    <w:rsid w:val="00ED1DFF"/>
    <w:rsid w:val="00ED2FDA"/>
    <w:rsid w:val="00ED36DD"/>
    <w:rsid w:val="00ED3840"/>
    <w:rsid w:val="00ED384B"/>
    <w:rsid w:val="00ED3B4F"/>
    <w:rsid w:val="00ED3ED0"/>
    <w:rsid w:val="00ED634B"/>
    <w:rsid w:val="00ED6898"/>
    <w:rsid w:val="00ED68A7"/>
    <w:rsid w:val="00ED6E99"/>
    <w:rsid w:val="00ED6EC3"/>
    <w:rsid w:val="00ED6F6A"/>
    <w:rsid w:val="00ED6FA6"/>
    <w:rsid w:val="00ED7060"/>
    <w:rsid w:val="00ED715A"/>
    <w:rsid w:val="00EE0215"/>
    <w:rsid w:val="00EE0460"/>
    <w:rsid w:val="00EE09DA"/>
    <w:rsid w:val="00EE0A25"/>
    <w:rsid w:val="00EE1C3F"/>
    <w:rsid w:val="00EE3204"/>
    <w:rsid w:val="00EE3375"/>
    <w:rsid w:val="00EE39E0"/>
    <w:rsid w:val="00EE5533"/>
    <w:rsid w:val="00EE5A8F"/>
    <w:rsid w:val="00EE629F"/>
    <w:rsid w:val="00EE6ABE"/>
    <w:rsid w:val="00EE6E50"/>
    <w:rsid w:val="00EF02E8"/>
    <w:rsid w:val="00EF032E"/>
    <w:rsid w:val="00EF0FDF"/>
    <w:rsid w:val="00EF18F5"/>
    <w:rsid w:val="00EF19C4"/>
    <w:rsid w:val="00EF2205"/>
    <w:rsid w:val="00EF3AFF"/>
    <w:rsid w:val="00EF3F7A"/>
    <w:rsid w:val="00EF43D3"/>
    <w:rsid w:val="00EF4D35"/>
    <w:rsid w:val="00EF4DA4"/>
    <w:rsid w:val="00EF4F62"/>
    <w:rsid w:val="00EF5D89"/>
    <w:rsid w:val="00EF61D2"/>
    <w:rsid w:val="00EF6521"/>
    <w:rsid w:val="00EF68F4"/>
    <w:rsid w:val="00EF6B5B"/>
    <w:rsid w:val="00EF7C5B"/>
    <w:rsid w:val="00EF7DCD"/>
    <w:rsid w:val="00F00741"/>
    <w:rsid w:val="00F00EAF"/>
    <w:rsid w:val="00F015D0"/>
    <w:rsid w:val="00F01630"/>
    <w:rsid w:val="00F020E0"/>
    <w:rsid w:val="00F02262"/>
    <w:rsid w:val="00F028DF"/>
    <w:rsid w:val="00F03954"/>
    <w:rsid w:val="00F039A4"/>
    <w:rsid w:val="00F03B1C"/>
    <w:rsid w:val="00F04809"/>
    <w:rsid w:val="00F05441"/>
    <w:rsid w:val="00F05847"/>
    <w:rsid w:val="00F05928"/>
    <w:rsid w:val="00F05F4A"/>
    <w:rsid w:val="00F0633F"/>
    <w:rsid w:val="00F06C20"/>
    <w:rsid w:val="00F072C7"/>
    <w:rsid w:val="00F102A8"/>
    <w:rsid w:val="00F103D4"/>
    <w:rsid w:val="00F10BA1"/>
    <w:rsid w:val="00F10BC5"/>
    <w:rsid w:val="00F11222"/>
    <w:rsid w:val="00F12510"/>
    <w:rsid w:val="00F1301C"/>
    <w:rsid w:val="00F132FD"/>
    <w:rsid w:val="00F13DFF"/>
    <w:rsid w:val="00F13F43"/>
    <w:rsid w:val="00F14855"/>
    <w:rsid w:val="00F153F2"/>
    <w:rsid w:val="00F15898"/>
    <w:rsid w:val="00F1603E"/>
    <w:rsid w:val="00F16C6D"/>
    <w:rsid w:val="00F170F1"/>
    <w:rsid w:val="00F17168"/>
    <w:rsid w:val="00F17BE1"/>
    <w:rsid w:val="00F207A3"/>
    <w:rsid w:val="00F21177"/>
    <w:rsid w:val="00F2117D"/>
    <w:rsid w:val="00F214CB"/>
    <w:rsid w:val="00F22440"/>
    <w:rsid w:val="00F228A3"/>
    <w:rsid w:val="00F23335"/>
    <w:rsid w:val="00F233DC"/>
    <w:rsid w:val="00F236E5"/>
    <w:rsid w:val="00F23C2E"/>
    <w:rsid w:val="00F243F5"/>
    <w:rsid w:val="00F246B8"/>
    <w:rsid w:val="00F2479F"/>
    <w:rsid w:val="00F24AB9"/>
    <w:rsid w:val="00F25329"/>
    <w:rsid w:val="00F25996"/>
    <w:rsid w:val="00F2604C"/>
    <w:rsid w:val="00F2664F"/>
    <w:rsid w:val="00F26EDB"/>
    <w:rsid w:val="00F27022"/>
    <w:rsid w:val="00F3002E"/>
    <w:rsid w:val="00F30BC3"/>
    <w:rsid w:val="00F310B4"/>
    <w:rsid w:val="00F3250C"/>
    <w:rsid w:val="00F32526"/>
    <w:rsid w:val="00F32DC6"/>
    <w:rsid w:val="00F33C97"/>
    <w:rsid w:val="00F33F9B"/>
    <w:rsid w:val="00F3403C"/>
    <w:rsid w:val="00F34390"/>
    <w:rsid w:val="00F3468E"/>
    <w:rsid w:val="00F35540"/>
    <w:rsid w:val="00F35DDD"/>
    <w:rsid w:val="00F36E6C"/>
    <w:rsid w:val="00F36FEF"/>
    <w:rsid w:val="00F3703C"/>
    <w:rsid w:val="00F377D7"/>
    <w:rsid w:val="00F378ED"/>
    <w:rsid w:val="00F40412"/>
    <w:rsid w:val="00F40B20"/>
    <w:rsid w:val="00F40D2E"/>
    <w:rsid w:val="00F40DD9"/>
    <w:rsid w:val="00F41B09"/>
    <w:rsid w:val="00F41FB7"/>
    <w:rsid w:val="00F4202B"/>
    <w:rsid w:val="00F422F0"/>
    <w:rsid w:val="00F425A7"/>
    <w:rsid w:val="00F4330A"/>
    <w:rsid w:val="00F4349D"/>
    <w:rsid w:val="00F43FB3"/>
    <w:rsid w:val="00F444F9"/>
    <w:rsid w:val="00F46594"/>
    <w:rsid w:val="00F46F3B"/>
    <w:rsid w:val="00F47412"/>
    <w:rsid w:val="00F4748E"/>
    <w:rsid w:val="00F47785"/>
    <w:rsid w:val="00F502C4"/>
    <w:rsid w:val="00F510A0"/>
    <w:rsid w:val="00F51682"/>
    <w:rsid w:val="00F519C8"/>
    <w:rsid w:val="00F51C7E"/>
    <w:rsid w:val="00F51CED"/>
    <w:rsid w:val="00F5261F"/>
    <w:rsid w:val="00F52C5E"/>
    <w:rsid w:val="00F53545"/>
    <w:rsid w:val="00F539FC"/>
    <w:rsid w:val="00F53C6E"/>
    <w:rsid w:val="00F54220"/>
    <w:rsid w:val="00F54778"/>
    <w:rsid w:val="00F54EAD"/>
    <w:rsid w:val="00F554AF"/>
    <w:rsid w:val="00F554EA"/>
    <w:rsid w:val="00F567A1"/>
    <w:rsid w:val="00F56860"/>
    <w:rsid w:val="00F602F5"/>
    <w:rsid w:val="00F60F85"/>
    <w:rsid w:val="00F613EC"/>
    <w:rsid w:val="00F615DE"/>
    <w:rsid w:val="00F63095"/>
    <w:rsid w:val="00F633F2"/>
    <w:rsid w:val="00F64471"/>
    <w:rsid w:val="00F64655"/>
    <w:rsid w:val="00F65A46"/>
    <w:rsid w:val="00F666EB"/>
    <w:rsid w:val="00F66D1B"/>
    <w:rsid w:val="00F66F84"/>
    <w:rsid w:val="00F67085"/>
    <w:rsid w:val="00F703F5"/>
    <w:rsid w:val="00F70416"/>
    <w:rsid w:val="00F706BB"/>
    <w:rsid w:val="00F71B4C"/>
    <w:rsid w:val="00F72295"/>
    <w:rsid w:val="00F72FD6"/>
    <w:rsid w:val="00F73235"/>
    <w:rsid w:val="00F7354A"/>
    <w:rsid w:val="00F73A76"/>
    <w:rsid w:val="00F73C80"/>
    <w:rsid w:val="00F74181"/>
    <w:rsid w:val="00F743B9"/>
    <w:rsid w:val="00F74464"/>
    <w:rsid w:val="00F74832"/>
    <w:rsid w:val="00F74AB2"/>
    <w:rsid w:val="00F74CB7"/>
    <w:rsid w:val="00F760EC"/>
    <w:rsid w:val="00F76222"/>
    <w:rsid w:val="00F76B81"/>
    <w:rsid w:val="00F76B8E"/>
    <w:rsid w:val="00F77BE5"/>
    <w:rsid w:val="00F77D06"/>
    <w:rsid w:val="00F80106"/>
    <w:rsid w:val="00F817D4"/>
    <w:rsid w:val="00F81962"/>
    <w:rsid w:val="00F819FA"/>
    <w:rsid w:val="00F81E75"/>
    <w:rsid w:val="00F82813"/>
    <w:rsid w:val="00F8436F"/>
    <w:rsid w:val="00F8472A"/>
    <w:rsid w:val="00F84A32"/>
    <w:rsid w:val="00F854A1"/>
    <w:rsid w:val="00F85F28"/>
    <w:rsid w:val="00F86310"/>
    <w:rsid w:val="00F87098"/>
    <w:rsid w:val="00F91822"/>
    <w:rsid w:val="00F91A27"/>
    <w:rsid w:val="00F91EE8"/>
    <w:rsid w:val="00F91F82"/>
    <w:rsid w:val="00F9249B"/>
    <w:rsid w:val="00F927EB"/>
    <w:rsid w:val="00F92C89"/>
    <w:rsid w:val="00F92E5C"/>
    <w:rsid w:val="00F93399"/>
    <w:rsid w:val="00F93D2D"/>
    <w:rsid w:val="00F93D5C"/>
    <w:rsid w:val="00F93D72"/>
    <w:rsid w:val="00F940A7"/>
    <w:rsid w:val="00F951CC"/>
    <w:rsid w:val="00F964A9"/>
    <w:rsid w:val="00F977F1"/>
    <w:rsid w:val="00FA086A"/>
    <w:rsid w:val="00FA0A8F"/>
    <w:rsid w:val="00FA126D"/>
    <w:rsid w:val="00FA1B60"/>
    <w:rsid w:val="00FA42BB"/>
    <w:rsid w:val="00FA4722"/>
    <w:rsid w:val="00FA4F93"/>
    <w:rsid w:val="00FA61C5"/>
    <w:rsid w:val="00FA6280"/>
    <w:rsid w:val="00FA6EA1"/>
    <w:rsid w:val="00FA7178"/>
    <w:rsid w:val="00FA7E7F"/>
    <w:rsid w:val="00FA7EDB"/>
    <w:rsid w:val="00FB0263"/>
    <w:rsid w:val="00FB0366"/>
    <w:rsid w:val="00FB09C4"/>
    <w:rsid w:val="00FB09D4"/>
    <w:rsid w:val="00FB0B1A"/>
    <w:rsid w:val="00FB1ABD"/>
    <w:rsid w:val="00FB3782"/>
    <w:rsid w:val="00FB5693"/>
    <w:rsid w:val="00FB5959"/>
    <w:rsid w:val="00FB67D4"/>
    <w:rsid w:val="00FB6861"/>
    <w:rsid w:val="00FB6D9A"/>
    <w:rsid w:val="00FB6F36"/>
    <w:rsid w:val="00FB74CF"/>
    <w:rsid w:val="00FB7CB7"/>
    <w:rsid w:val="00FC06AE"/>
    <w:rsid w:val="00FC0ABF"/>
    <w:rsid w:val="00FC2085"/>
    <w:rsid w:val="00FC227F"/>
    <w:rsid w:val="00FC2F49"/>
    <w:rsid w:val="00FC3AAB"/>
    <w:rsid w:val="00FC55FE"/>
    <w:rsid w:val="00FC5A0B"/>
    <w:rsid w:val="00FC6355"/>
    <w:rsid w:val="00FC64BC"/>
    <w:rsid w:val="00FD1398"/>
    <w:rsid w:val="00FD1B02"/>
    <w:rsid w:val="00FD22AE"/>
    <w:rsid w:val="00FD2D14"/>
    <w:rsid w:val="00FD2E21"/>
    <w:rsid w:val="00FD33EF"/>
    <w:rsid w:val="00FD6743"/>
    <w:rsid w:val="00FD6926"/>
    <w:rsid w:val="00FD694D"/>
    <w:rsid w:val="00FD7069"/>
    <w:rsid w:val="00FE0368"/>
    <w:rsid w:val="00FE1DA3"/>
    <w:rsid w:val="00FE2042"/>
    <w:rsid w:val="00FE23F0"/>
    <w:rsid w:val="00FE2970"/>
    <w:rsid w:val="00FE3248"/>
    <w:rsid w:val="00FE343F"/>
    <w:rsid w:val="00FE410F"/>
    <w:rsid w:val="00FE449C"/>
    <w:rsid w:val="00FE50BE"/>
    <w:rsid w:val="00FE540E"/>
    <w:rsid w:val="00FE5788"/>
    <w:rsid w:val="00FE5E16"/>
    <w:rsid w:val="00FE6446"/>
    <w:rsid w:val="00FE6CCF"/>
    <w:rsid w:val="00FE701F"/>
    <w:rsid w:val="00FF1020"/>
    <w:rsid w:val="00FF140F"/>
    <w:rsid w:val="00FF1DA6"/>
    <w:rsid w:val="00FF201B"/>
    <w:rsid w:val="00FF32CC"/>
    <w:rsid w:val="00FF4C7D"/>
    <w:rsid w:val="00FF6257"/>
    <w:rsid w:val="00FF6D16"/>
    <w:rsid w:val="0118F171"/>
    <w:rsid w:val="0120F429"/>
    <w:rsid w:val="01E4D053"/>
    <w:rsid w:val="0221AF87"/>
    <w:rsid w:val="029A0318"/>
    <w:rsid w:val="03726E07"/>
    <w:rsid w:val="050EC959"/>
    <w:rsid w:val="05330FD2"/>
    <w:rsid w:val="05E78E5C"/>
    <w:rsid w:val="0621F3B0"/>
    <w:rsid w:val="0623312E"/>
    <w:rsid w:val="07901096"/>
    <w:rsid w:val="082231E1"/>
    <w:rsid w:val="08D99FC3"/>
    <w:rsid w:val="08DB8C30"/>
    <w:rsid w:val="094E6C5B"/>
    <w:rsid w:val="0963DC4F"/>
    <w:rsid w:val="0968E6BC"/>
    <w:rsid w:val="096A4899"/>
    <w:rsid w:val="09F783EC"/>
    <w:rsid w:val="0A2AE01D"/>
    <w:rsid w:val="0AE44C15"/>
    <w:rsid w:val="0AEC47F5"/>
    <w:rsid w:val="0B1F47DE"/>
    <w:rsid w:val="0CDEB731"/>
    <w:rsid w:val="0D9B7D49"/>
    <w:rsid w:val="0DA501C2"/>
    <w:rsid w:val="0DE6AD1A"/>
    <w:rsid w:val="0E499E29"/>
    <w:rsid w:val="0E57FEF1"/>
    <w:rsid w:val="0ED24002"/>
    <w:rsid w:val="0F1076B5"/>
    <w:rsid w:val="0FA6727E"/>
    <w:rsid w:val="10035AD1"/>
    <w:rsid w:val="10213E8C"/>
    <w:rsid w:val="1054F978"/>
    <w:rsid w:val="10F94DC6"/>
    <w:rsid w:val="11AE51C1"/>
    <w:rsid w:val="121E6D5B"/>
    <w:rsid w:val="121F73C7"/>
    <w:rsid w:val="14F41E74"/>
    <w:rsid w:val="16486454"/>
    <w:rsid w:val="173A41DF"/>
    <w:rsid w:val="178F8E9E"/>
    <w:rsid w:val="17DD43B1"/>
    <w:rsid w:val="17E3290D"/>
    <w:rsid w:val="184B3BCE"/>
    <w:rsid w:val="18BCF3CC"/>
    <w:rsid w:val="19168996"/>
    <w:rsid w:val="1959F488"/>
    <w:rsid w:val="1995565F"/>
    <w:rsid w:val="1AB2F14E"/>
    <w:rsid w:val="1B15C5A3"/>
    <w:rsid w:val="1B4C7E62"/>
    <w:rsid w:val="1D127E16"/>
    <w:rsid w:val="1E6058A6"/>
    <w:rsid w:val="1E891371"/>
    <w:rsid w:val="1F7B93AF"/>
    <w:rsid w:val="1F944DE0"/>
    <w:rsid w:val="1FFD0E7E"/>
    <w:rsid w:val="2038EDA6"/>
    <w:rsid w:val="204039C3"/>
    <w:rsid w:val="22B096D6"/>
    <w:rsid w:val="2437FC1B"/>
    <w:rsid w:val="248A11F3"/>
    <w:rsid w:val="24CA6299"/>
    <w:rsid w:val="25932B80"/>
    <w:rsid w:val="25ABF708"/>
    <w:rsid w:val="264EB681"/>
    <w:rsid w:val="266F5C4F"/>
    <w:rsid w:val="270F7CEB"/>
    <w:rsid w:val="28352DCF"/>
    <w:rsid w:val="2865BEC8"/>
    <w:rsid w:val="289B2F5C"/>
    <w:rsid w:val="28B529EE"/>
    <w:rsid w:val="298670F0"/>
    <w:rsid w:val="2ABA5B85"/>
    <w:rsid w:val="2B6BEB53"/>
    <w:rsid w:val="2C85360B"/>
    <w:rsid w:val="2D07765F"/>
    <w:rsid w:val="2D74DEBB"/>
    <w:rsid w:val="2D779F8A"/>
    <w:rsid w:val="2DC1FFC7"/>
    <w:rsid w:val="2DD95989"/>
    <w:rsid w:val="2DFA04D5"/>
    <w:rsid w:val="2EC6276C"/>
    <w:rsid w:val="2EF37B80"/>
    <w:rsid w:val="2F0D3C90"/>
    <w:rsid w:val="2F92735E"/>
    <w:rsid w:val="2FC48B79"/>
    <w:rsid w:val="30514031"/>
    <w:rsid w:val="3090AEF7"/>
    <w:rsid w:val="30FF1EB5"/>
    <w:rsid w:val="3186A675"/>
    <w:rsid w:val="31F0A757"/>
    <w:rsid w:val="320340D4"/>
    <w:rsid w:val="32B34674"/>
    <w:rsid w:val="33A063BF"/>
    <w:rsid w:val="33C2FC54"/>
    <w:rsid w:val="34096164"/>
    <w:rsid w:val="343498E7"/>
    <w:rsid w:val="35EFE28E"/>
    <w:rsid w:val="36262A08"/>
    <w:rsid w:val="36B15B71"/>
    <w:rsid w:val="37306246"/>
    <w:rsid w:val="387F8499"/>
    <w:rsid w:val="38CBEACF"/>
    <w:rsid w:val="392EF55A"/>
    <w:rsid w:val="3A5F8817"/>
    <w:rsid w:val="3B44F111"/>
    <w:rsid w:val="3CA60611"/>
    <w:rsid w:val="3D6344CB"/>
    <w:rsid w:val="3E9E89D4"/>
    <w:rsid w:val="3ED077BF"/>
    <w:rsid w:val="3ED1CE32"/>
    <w:rsid w:val="3FCE08F7"/>
    <w:rsid w:val="41181B2C"/>
    <w:rsid w:val="41BDB9BA"/>
    <w:rsid w:val="4341BDE5"/>
    <w:rsid w:val="4351FDC2"/>
    <w:rsid w:val="43865B97"/>
    <w:rsid w:val="4397D01D"/>
    <w:rsid w:val="43CBB1B1"/>
    <w:rsid w:val="452EF847"/>
    <w:rsid w:val="45F60FBE"/>
    <w:rsid w:val="4678CC00"/>
    <w:rsid w:val="47DEE539"/>
    <w:rsid w:val="47FEAC80"/>
    <w:rsid w:val="485E7616"/>
    <w:rsid w:val="4A1A3751"/>
    <w:rsid w:val="4ADB31AA"/>
    <w:rsid w:val="4C3E9547"/>
    <w:rsid w:val="4CE01087"/>
    <w:rsid w:val="4DB8AE63"/>
    <w:rsid w:val="4E514863"/>
    <w:rsid w:val="4FCAA28A"/>
    <w:rsid w:val="504C4F4F"/>
    <w:rsid w:val="5074774D"/>
    <w:rsid w:val="5081A2BE"/>
    <w:rsid w:val="516C2F17"/>
    <w:rsid w:val="51D525FD"/>
    <w:rsid w:val="523A91A1"/>
    <w:rsid w:val="528C5FBA"/>
    <w:rsid w:val="5364FC14"/>
    <w:rsid w:val="54A579BE"/>
    <w:rsid w:val="553257FF"/>
    <w:rsid w:val="556169E7"/>
    <w:rsid w:val="55B1B86F"/>
    <w:rsid w:val="55B20A24"/>
    <w:rsid w:val="55D7938C"/>
    <w:rsid w:val="56936C2E"/>
    <w:rsid w:val="5745702A"/>
    <w:rsid w:val="57FBEB1E"/>
    <w:rsid w:val="5934C60E"/>
    <w:rsid w:val="59BEFC50"/>
    <w:rsid w:val="5A3508BC"/>
    <w:rsid w:val="5AFD3CC9"/>
    <w:rsid w:val="5C195E16"/>
    <w:rsid w:val="5C1A36C7"/>
    <w:rsid w:val="5DAAC194"/>
    <w:rsid w:val="5EC791A1"/>
    <w:rsid w:val="605E569D"/>
    <w:rsid w:val="60EF5B47"/>
    <w:rsid w:val="610A1E3B"/>
    <w:rsid w:val="61101A24"/>
    <w:rsid w:val="623E9105"/>
    <w:rsid w:val="6278E589"/>
    <w:rsid w:val="6278F5C4"/>
    <w:rsid w:val="65AF73CE"/>
    <w:rsid w:val="660FCE40"/>
    <w:rsid w:val="6642B4F9"/>
    <w:rsid w:val="67096E81"/>
    <w:rsid w:val="671E6F97"/>
    <w:rsid w:val="695D45F9"/>
    <w:rsid w:val="69ACA3A5"/>
    <w:rsid w:val="69FE82F7"/>
    <w:rsid w:val="6A280038"/>
    <w:rsid w:val="6ABE47E1"/>
    <w:rsid w:val="6B3865F4"/>
    <w:rsid w:val="6B69509D"/>
    <w:rsid w:val="6BA1120D"/>
    <w:rsid w:val="6BA7AE0E"/>
    <w:rsid w:val="6C5BF616"/>
    <w:rsid w:val="6C8B761D"/>
    <w:rsid w:val="6DAFFB4A"/>
    <w:rsid w:val="6E6F2D7A"/>
    <w:rsid w:val="6E848B1E"/>
    <w:rsid w:val="6FFED75A"/>
    <w:rsid w:val="70520F44"/>
    <w:rsid w:val="70759691"/>
    <w:rsid w:val="715AF001"/>
    <w:rsid w:val="717B8312"/>
    <w:rsid w:val="7378C256"/>
    <w:rsid w:val="73F0683E"/>
    <w:rsid w:val="7461CA0C"/>
    <w:rsid w:val="7478D60E"/>
    <w:rsid w:val="748E9A8A"/>
    <w:rsid w:val="7491D5B8"/>
    <w:rsid w:val="749B5C49"/>
    <w:rsid w:val="755D0983"/>
    <w:rsid w:val="76638B86"/>
    <w:rsid w:val="76C4D890"/>
    <w:rsid w:val="7772A3ED"/>
    <w:rsid w:val="7787DC4B"/>
    <w:rsid w:val="77EF228C"/>
    <w:rsid w:val="7A73F223"/>
    <w:rsid w:val="7C4C4DE7"/>
    <w:rsid w:val="7C65A524"/>
    <w:rsid w:val="7C94962A"/>
    <w:rsid w:val="7D750C24"/>
    <w:rsid w:val="7DCB64B4"/>
    <w:rsid w:val="7E068FF7"/>
    <w:rsid w:val="7E7816C4"/>
    <w:rsid w:val="7FCE6A1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48343"/>
  <w15:docId w15:val="{43329F87-8F78-4491-85D1-4872DDAE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4DA"/>
    <w:rPr>
      <w:rFonts w:ascii="Allianz Neo" w:hAnsi="Allianz Neo"/>
    </w:rPr>
  </w:style>
  <w:style w:type="paragraph" w:styleId="Heading1">
    <w:name w:val="heading 1"/>
    <w:basedOn w:val="Normal"/>
    <w:next w:val="Normal"/>
    <w:link w:val="Heading1Char"/>
    <w:uiPriority w:val="9"/>
    <w:qFormat/>
    <w:rsid w:val="00EF2205"/>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F2205"/>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EF2205"/>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2034DA"/>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034DA"/>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34D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034D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034D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034D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2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23F"/>
  </w:style>
  <w:style w:type="paragraph" w:styleId="Footer">
    <w:name w:val="footer"/>
    <w:basedOn w:val="Normal"/>
    <w:link w:val="FooterChar"/>
    <w:unhideWhenUsed/>
    <w:rsid w:val="0095723F"/>
    <w:pPr>
      <w:tabs>
        <w:tab w:val="center" w:pos="4513"/>
        <w:tab w:val="right" w:pos="9026"/>
      </w:tabs>
      <w:spacing w:after="0" w:line="240" w:lineRule="auto"/>
    </w:pPr>
  </w:style>
  <w:style w:type="character" w:customStyle="1" w:styleId="FooterChar">
    <w:name w:val="Footer Char"/>
    <w:basedOn w:val="DefaultParagraphFont"/>
    <w:link w:val="Footer"/>
    <w:rsid w:val="0095723F"/>
  </w:style>
  <w:style w:type="paragraph" w:styleId="BalloonText">
    <w:name w:val="Balloon Text"/>
    <w:basedOn w:val="Normal"/>
    <w:link w:val="BalloonTextChar"/>
    <w:uiPriority w:val="99"/>
    <w:semiHidden/>
    <w:unhideWhenUsed/>
    <w:rsid w:val="009572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23F"/>
    <w:rPr>
      <w:rFonts w:ascii="Tahoma" w:hAnsi="Tahoma" w:cs="Tahoma"/>
      <w:sz w:val="16"/>
      <w:szCs w:val="16"/>
    </w:rPr>
  </w:style>
  <w:style w:type="character" w:customStyle="1" w:styleId="Heading1Char">
    <w:name w:val="Heading 1 Char"/>
    <w:basedOn w:val="DefaultParagraphFont"/>
    <w:link w:val="Heading1"/>
    <w:uiPriority w:val="9"/>
    <w:rsid w:val="002034DA"/>
    <w:rPr>
      <w:rFonts w:ascii="Allianz Neo" w:eastAsiaTheme="majorEastAsia" w:hAnsi="Allianz Neo"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34DA"/>
    <w:rPr>
      <w:rFonts w:ascii="Allianz Neo" w:eastAsiaTheme="majorEastAsia" w:hAnsi="Allianz Neo" w:cstheme="majorBidi"/>
      <w:b/>
      <w:bCs/>
      <w:color w:val="4F81BD" w:themeColor="accent1"/>
      <w:sz w:val="26"/>
      <w:szCs w:val="26"/>
    </w:rPr>
  </w:style>
  <w:style w:type="character" w:customStyle="1" w:styleId="Heading3Char">
    <w:name w:val="Heading 3 Char"/>
    <w:basedOn w:val="DefaultParagraphFont"/>
    <w:link w:val="Heading3"/>
    <w:uiPriority w:val="9"/>
    <w:rsid w:val="002034DA"/>
    <w:rPr>
      <w:rFonts w:ascii="Allianz Neo" w:eastAsiaTheme="majorEastAsia" w:hAnsi="Allianz Neo" w:cstheme="majorBidi"/>
      <w:b/>
      <w:bCs/>
      <w:color w:val="4F81BD" w:themeColor="accent1"/>
    </w:rPr>
  </w:style>
  <w:style w:type="character" w:customStyle="1" w:styleId="Heading4Char">
    <w:name w:val="Heading 4 Char"/>
    <w:basedOn w:val="DefaultParagraphFont"/>
    <w:link w:val="Heading4"/>
    <w:uiPriority w:val="9"/>
    <w:rsid w:val="002034D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034D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034D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034D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034D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034DA"/>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4A718D"/>
    <w:pPr>
      <w:outlineLvl w:val="9"/>
    </w:pPr>
    <w:rPr>
      <w:rFonts w:asciiTheme="majorHAnsi" w:hAnsiTheme="majorHAnsi"/>
      <w:lang w:val="en-US" w:eastAsia="ja-JP"/>
    </w:rPr>
  </w:style>
  <w:style w:type="paragraph" w:styleId="TOC1">
    <w:name w:val="toc 1"/>
    <w:basedOn w:val="Normal"/>
    <w:next w:val="Normal"/>
    <w:autoRedefine/>
    <w:uiPriority w:val="39"/>
    <w:unhideWhenUsed/>
    <w:rsid w:val="001B5C8B"/>
    <w:pPr>
      <w:tabs>
        <w:tab w:val="left" w:pos="440"/>
        <w:tab w:val="right" w:leader="dot" w:pos="10456"/>
      </w:tabs>
      <w:spacing w:after="100"/>
    </w:pPr>
    <w:rPr>
      <w:noProof/>
      <w:color w:val="000000" w:themeColor="text1"/>
    </w:rPr>
  </w:style>
  <w:style w:type="character" w:styleId="Hyperlink">
    <w:name w:val="Hyperlink"/>
    <w:basedOn w:val="DefaultParagraphFont"/>
    <w:uiPriority w:val="99"/>
    <w:unhideWhenUsed/>
    <w:rsid w:val="004A718D"/>
    <w:rPr>
      <w:color w:val="0000FF" w:themeColor="hyperlink"/>
      <w:u w:val="single"/>
    </w:rPr>
  </w:style>
  <w:style w:type="paragraph" w:styleId="TOC2">
    <w:name w:val="toc 2"/>
    <w:basedOn w:val="Normal"/>
    <w:next w:val="Normal"/>
    <w:autoRedefine/>
    <w:uiPriority w:val="39"/>
    <w:unhideWhenUsed/>
    <w:rsid w:val="004A718D"/>
    <w:pPr>
      <w:spacing w:after="100"/>
      <w:ind w:left="220"/>
    </w:pPr>
  </w:style>
  <w:style w:type="paragraph" w:styleId="TOC3">
    <w:name w:val="toc 3"/>
    <w:basedOn w:val="Normal"/>
    <w:next w:val="Normal"/>
    <w:autoRedefine/>
    <w:uiPriority w:val="39"/>
    <w:unhideWhenUsed/>
    <w:rsid w:val="004A718D"/>
    <w:pPr>
      <w:spacing w:after="100"/>
      <w:ind w:left="440"/>
    </w:pPr>
  </w:style>
  <w:style w:type="character" w:styleId="PlaceholderText">
    <w:name w:val="Placeholder Text"/>
    <w:basedOn w:val="DefaultParagraphFont"/>
    <w:uiPriority w:val="99"/>
    <w:semiHidden/>
    <w:rsid w:val="006E4296"/>
    <w:rPr>
      <w:color w:val="808080"/>
    </w:rPr>
  </w:style>
  <w:style w:type="paragraph" w:styleId="ListParagraph">
    <w:name w:val="List Paragraph"/>
    <w:aliases w:val="lp1,Amex_bullet,Ref,List Paragraph1,List Paragraph11,Use Case List Paragraph,Body Bullet,Table Number Paragraph,Colorful List - Accent 11,List Paragraph Char Char,Figure_name,numbered,Bullet List,FooterText,Paragraphe de liste,Equipment,n"/>
    <w:basedOn w:val="Normal"/>
    <w:link w:val="ListParagraphChar"/>
    <w:uiPriority w:val="34"/>
    <w:qFormat/>
    <w:rsid w:val="00963B65"/>
    <w:pPr>
      <w:ind w:left="720"/>
      <w:contextualSpacing/>
    </w:pPr>
  </w:style>
  <w:style w:type="paragraph" w:styleId="TOC4">
    <w:name w:val="toc 4"/>
    <w:basedOn w:val="Normal"/>
    <w:next w:val="Normal"/>
    <w:autoRedefine/>
    <w:uiPriority w:val="39"/>
    <w:unhideWhenUsed/>
    <w:rsid w:val="000951DF"/>
    <w:pPr>
      <w:spacing w:after="100"/>
      <w:ind w:left="660"/>
    </w:pPr>
    <w:rPr>
      <w:rFonts w:asciiTheme="minorHAnsi" w:eastAsiaTheme="minorEastAsia" w:hAnsiTheme="minorHAnsi"/>
      <w:lang w:eastAsia="en-GB"/>
    </w:rPr>
  </w:style>
  <w:style w:type="paragraph" w:styleId="TOC5">
    <w:name w:val="toc 5"/>
    <w:basedOn w:val="Normal"/>
    <w:next w:val="Normal"/>
    <w:autoRedefine/>
    <w:uiPriority w:val="39"/>
    <w:unhideWhenUsed/>
    <w:rsid w:val="000951DF"/>
    <w:pPr>
      <w:spacing w:after="100"/>
      <w:ind w:left="880"/>
    </w:pPr>
    <w:rPr>
      <w:rFonts w:asciiTheme="minorHAnsi" w:eastAsiaTheme="minorEastAsia" w:hAnsiTheme="minorHAnsi"/>
      <w:lang w:eastAsia="en-GB"/>
    </w:rPr>
  </w:style>
  <w:style w:type="paragraph" w:styleId="TOC6">
    <w:name w:val="toc 6"/>
    <w:basedOn w:val="Normal"/>
    <w:next w:val="Normal"/>
    <w:autoRedefine/>
    <w:uiPriority w:val="39"/>
    <w:unhideWhenUsed/>
    <w:rsid w:val="000951DF"/>
    <w:pPr>
      <w:spacing w:after="100"/>
      <w:ind w:left="1100"/>
    </w:pPr>
    <w:rPr>
      <w:rFonts w:asciiTheme="minorHAnsi" w:eastAsiaTheme="minorEastAsia" w:hAnsiTheme="minorHAnsi"/>
      <w:lang w:eastAsia="en-GB"/>
    </w:rPr>
  </w:style>
  <w:style w:type="paragraph" w:styleId="TOC7">
    <w:name w:val="toc 7"/>
    <w:basedOn w:val="Normal"/>
    <w:next w:val="Normal"/>
    <w:autoRedefine/>
    <w:uiPriority w:val="39"/>
    <w:unhideWhenUsed/>
    <w:rsid w:val="000951DF"/>
    <w:pPr>
      <w:spacing w:after="100"/>
      <w:ind w:left="1320"/>
    </w:pPr>
    <w:rPr>
      <w:rFonts w:asciiTheme="minorHAnsi" w:eastAsiaTheme="minorEastAsia" w:hAnsiTheme="minorHAnsi"/>
      <w:lang w:eastAsia="en-GB"/>
    </w:rPr>
  </w:style>
  <w:style w:type="paragraph" w:styleId="TOC8">
    <w:name w:val="toc 8"/>
    <w:basedOn w:val="Normal"/>
    <w:next w:val="Normal"/>
    <w:autoRedefine/>
    <w:uiPriority w:val="39"/>
    <w:unhideWhenUsed/>
    <w:rsid w:val="000951DF"/>
    <w:pPr>
      <w:spacing w:after="100"/>
      <w:ind w:left="1540"/>
    </w:pPr>
    <w:rPr>
      <w:rFonts w:asciiTheme="minorHAnsi" w:eastAsiaTheme="minorEastAsia" w:hAnsiTheme="minorHAnsi"/>
      <w:lang w:eastAsia="en-GB"/>
    </w:rPr>
  </w:style>
  <w:style w:type="paragraph" w:styleId="TOC9">
    <w:name w:val="toc 9"/>
    <w:basedOn w:val="Normal"/>
    <w:next w:val="Normal"/>
    <w:autoRedefine/>
    <w:uiPriority w:val="39"/>
    <w:unhideWhenUsed/>
    <w:rsid w:val="000951DF"/>
    <w:pPr>
      <w:spacing w:after="100"/>
      <w:ind w:left="1760"/>
    </w:pPr>
    <w:rPr>
      <w:rFonts w:asciiTheme="minorHAnsi" w:eastAsiaTheme="minorEastAsia" w:hAnsiTheme="minorHAnsi"/>
      <w:lang w:eastAsia="en-GB"/>
    </w:rPr>
  </w:style>
  <w:style w:type="table" w:styleId="TableGrid">
    <w:name w:val="Table Grid"/>
    <w:basedOn w:val="TableNormal"/>
    <w:uiPriority w:val="39"/>
    <w:rsid w:val="00C15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42584F"/>
    <w:pPr>
      <w:spacing w:after="120"/>
      <w:jc w:val="both"/>
    </w:pPr>
    <w:rPr>
      <w:rFonts w:asciiTheme="minorHAnsi" w:hAnsiTheme="minorHAnsi"/>
    </w:rPr>
  </w:style>
  <w:style w:type="character" w:customStyle="1" w:styleId="BodyTextChar">
    <w:name w:val="Body Text Char"/>
    <w:basedOn w:val="DefaultParagraphFont"/>
    <w:link w:val="BodyText"/>
    <w:uiPriority w:val="99"/>
    <w:rsid w:val="0042584F"/>
  </w:style>
  <w:style w:type="character" w:styleId="Strong">
    <w:name w:val="Strong"/>
    <w:basedOn w:val="DefaultParagraphFont"/>
    <w:uiPriority w:val="22"/>
    <w:qFormat/>
    <w:rsid w:val="003A58F3"/>
    <w:rPr>
      <w:b/>
      <w:bCs/>
    </w:rPr>
  </w:style>
  <w:style w:type="paragraph" w:styleId="NormalWeb">
    <w:name w:val="Normal (Web)"/>
    <w:basedOn w:val="Normal"/>
    <w:uiPriority w:val="99"/>
    <w:semiHidden/>
    <w:unhideWhenUsed/>
    <w:rsid w:val="00497A64"/>
    <w:pPr>
      <w:spacing w:before="100" w:beforeAutospacing="1" w:after="100" w:afterAutospacing="1" w:line="240" w:lineRule="auto"/>
    </w:pPr>
    <w:rPr>
      <w:rFonts w:ascii="Arial" w:eastAsia="Times New Roman" w:hAnsi="Arial" w:cs="Arial"/>
      <w:sz w:val="24"/>
      <w:szCs w:val="24"/>
      <w:lang w:eastAsia="en-GB"/>
    </w:rPr>
  </w:style>
  <w:style w:type="character" w:customStyle="1" w:styleId="EmphasisText">
    <w:name w:val="Emphasis Text"/>
    <w:qFormat/>
    <w:rsid w:val="00ED3ED0"/>
    <w:rPr>
      <w:rFonts w:asciiTheme="minorHAnsi" w:hAnsiTheme="minorHAnsi"/>
      <w:i/>
      <w:sz w:val="20"/>
    </w:rPr>
  </w:style>
  <w:style w:type="paragraph" w:customStyle="1" w:styleId="NormalHiddenText">
    <w:name w:val="Normal Hidden Text"/>
    <w:basedOn w:val="Normal"/>
    <w:rsid w:val="00BF064F"/>
    <w:pPr>
      <w:spacing w:after="0" w:line="240" w:lineRule="auto"/>
    </w:pPr>
    <w:rPr>
      <w:rFonts w:ascii="Optima" w:eastAsia="Times New Roman" w:hAnsi="Optima" w:cs="Times New Roman"/>
      <w:vanish/>
      <w:sz w:val="20"/>
      <w:szCs w:val="20"/>
      <w:lang w:val="en-US" w:eastAsia="en-GB"/>
    </w:rPr>
  </w:style>
  <w:style w:type="paragraph" w:styleId="Title">
    <w:name w:val="Title"/>
    <w:basedOn w:val="Normal"/>
    <w:next w:val="Normal"/>
    <w:link w:val="TitleChar"/>
    <w:qFormat/>
    <w:rsid w:val="001A5B9E"/>
    <w:pPr>
      <w:spacing w:after="80" w:line="240" w:lineRule="auto"/>
      <w:ind w:left="270"/>
      <w:jc w:val="right"/>
    </w:pPr>
    <w:rPr>
      <w:rFonts w:ascii="Calibri" w:eastAsia="Times New Roman" w:hAnsi="Calibri" w:cs="Times New Roman"/>
      <w:sz w:val="56"/>
      <w:szCs w:val="56"/>
    </w:rPr>
  </w:style>
  <w:style w:type="character" w:customStyle="1" w:styleId="TitleChar">
    <w:name w:val="Title Char"/>
    <w:basedOn w:val="DefaultParagraphFont"/>
    <w:link w:val="Title"/>
    <w:rsid w:val="001A5B9E"/>
    <w:rPr>
      <w:rFonts w:ascii="Calibri" w:eastAsia="Times New Roman" w:hAnsi="Calibri" w:cs="Times New Roman"/>
      <w:sz w:val="56"/>
      <w:szCs w:val="56"/>
    </w:rPr>
  </w:style>
  <w:style w:type="paragraph" w:customStyle="1" w:styleId="PolicyDateAddress">
    <w:name w:val="Policy Date Address"/>
    <w:basedOn w:val="Normal"/>
    <w:qFormat/>
    <w:rsid w:val="001A5B9E"/>
    <w:pPr>
      <w:spacing w:after="80" w:line="240" w:lineRule="auto"/>
      <w:jc w:val="right"/>
    </w:pPr>
    <w:rPr>
      <w:rFonts w:asciiTheme="minorHAnsi" w:eastAsia="ヒラギノ角ゴ Pro W3" w:hAnsiTheme="minorHAnsi" w:cs="Times New Roman"/>
      <w:color w:val="3F3F3F"/>
      <w:sz w:val="24"/>
      <w:szCs w:val="24"/>
      <w:lang w:val="en-US"/>
    </w:rPr>
  </w:style>
  <w:style w:type="character" w:customStyle="1" w:styleId="UnresolvedMention1">
    <w:name w:val="Unresolved Mention1"/>
    <w:basedOn w:val="DefaultParagraphFont"/>
    <w:uiPriority w:val="99"/>
    <w:semiHidden/>
    <w:unhideWhenUsed/>
    <w:rsid w:val="0050341E"/>
    <w:rPr>
      <w:color w:val="605E5C"/>
      <w:shd w:val="clear" w:color="auto" w:fill="E1DFDD"/>
    </w:rPr>
  </w:style>
  <w:style w:type="character" w:styleId="CommentReference">
    <w:name w:val="annotation reference"/>
    <w:basedOn w:val="DefaultParagraphFont"/>
    <w:uiPriority w:val="99"/>
    <w:unhideWhenUsed/>
    <w:rsid w:val="005A4D81"/>
    <w:rPr>
      <w:sz w:val="16"/>
      <w:szCs w:val="16"/>
    </w:rPr>
  </w:style>
  <w:style w:type="paragraph" w:styleId="CommentText">
    <w:name w:val="annotation text"/>
    <w:basedOn w:val="Normal"/>
    <w:link w:val="CommentTextChar"/>
    <w:uiPriority w:val="99"/>
    <w:unhideWhenUsed/>
    <w:rsid w:val="005A4D81"/>
    <w:pPr>
      <w:spacing w:line="240" w:lineRule="auto"/>
    </w:pPr>
    <w:rPr>
      <w:sz w:val="20"/>
      <w:szCs w:val="20"/>
    </w:rPr>
  </w:style>
  <w:style w:type="character" w:customStyle="1" w:styleId="CommentTextChar">
    <w:name w:val="Comment Text Char"/>
    <w:basedOn w:val="DefaultParagraphFont"/>
    <w:link w:val="CommentText"/>
    <w:uiPriority w:val="99"/>
    <w:rsid w:val="005A4D81"/>
    <w:rPr>
      <w:rFonts w:ascii="Allianz Neo" w:hAnsi="Allianz Neo"/>
      <w:sz w:val="20"/>
      <w:szCs w:val="20"/>
    </w:rPr>
  </w:style>
  <w:style w:type="paragraph" w:styleId="CommentSubject">
    <w:name w:val="annotation subject"/>
    <w:basedOn w:val="CommentText"/>
    <w:next w:val="CommentText"/>
    <w:link w:val="CommentSubjectChar"/>
    <w:uiPriority w:val="99"/>
    <w:semiHidden/>
    <w:unhideWhenUsed/>
    <w:rsid w:val="005A4D81"/>
    <w:rPr>
      <w:b/>
      <w:bCs/>
    </w:rPr>
  </w:style>
  <w:style w:type="character" w:customStyle="1" w:styleId="CommentSubjectChar">
    <w:name w:val="Comment Subject Char"/>
    <w:basedOn w:val="CommentTextChar"/>
    <w:link w:val="CommentSubject"/>
    <w:uiPriority w:val="99"/>
    <w:semiHidden/>
    <w:rsid w:val="005A4D81"/>
    <w:rPr>
      <w:rFonts w:ascii="Allianz Neo" w:hAnsi="Allianz Neo"/>
      <w:b/>
      <w:bCs/>
      <w:sz w:val="20"/>
      <w:szCs w:val="20"/>
    </w:rPr>
  </w:style>
  <w:style w:type="paragraph" w:styleId="Revision">
    <w:name w:val="Revision"/>
    <w:hidden/>
    <w:uiPriority w:val="99"/>
    <w:semiHidden/>
    <w:rsid w:val="00442BB0"/>
    <w:pPr>
      <w:spacing w:after="0" w:line="240" w:lineRule="auto"/>
    </w:pPr>
    <w:rPr>
      <w:rFonts w:ascii="Allianz Neo" w:hAnsi="Allianz Neo"/>
    </w:rPr>
  </w:style>
  <w:style w:type="character" w:styleId="Emphasis">
    <w:name w:val="Emphasis"/>
    <w:basedOn w:val="DefaultParagraphFont"/>
    <w:uiPriority w:val="20"/>
    <w:qFormat/>
    <w:rsid w:val="00E17C9D"/>
    <w:rPr>
      <w:i/>
      <w:iCs/>
    </w:rPr>
  </w:style>
  <w:style w:type="table" w:customStyle="1" w:styleId="GridTable4-Accent11">
    <w:name w:val="Grid Table 4 - Accent 11"/>
    <w:basedOn w:val="TableNormal"/>
    <w:uiPriority w:val="49"/>
    <w:rsid w:val="00FB6F36"/>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ullet">
    <w:name w:val="bullet"/>
    <w:basedOn w:val="Normal"/>
    <w:next w:val="Normal"/>
    <w:rsid w:val="00DC0D08"/>
    <w:pPr>
      <w:tabs>
        <w:tab w:val="decimal" w:pos="7689"/>
      </w:tabs>
      <w:spacing w:after="0" w:line="240" w:lineRule="auto"/>
    </w:pPr>
    <w:rPr>
      <w:rFonts w:ascii="Times New Roman" w:eastAsia="Times New Roman" w:hAnsi="Times New Roman" w:cs="Times New Roman"/>
      <w:sz w:val="24"/>
      <w:szCs w:val="20"/>
    </w:rPr>
  </w:style>
  <w:style w:type="table" w:customStyle="1" w:styleId="TableGrid1">
    <w:name w:val="Table Grid1"/>
    <w:basedOn w:val="TableNormal"/>
    <w:next w:val="TableGrid"/>
    <w:rsid w:val="003A5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BEITHeading1">
    <w:name w:val="QBE IT Heading 1"/>
    <w:basedOn w:val="Normal"/>
    <w:link w:val="QBEITHeading1Char"/>
    <w:rsid w:val="00496366"/>
    <w:pPr>
      <w:numPr>
        <w:numId w:val="7"/>
      </w:numPr>
      <w:tabs>
        <w:tab w:val="clear" w:pos="615"/>
        <w:tab w:val="num" w:pos="567"/>
      </w:tabs>
      <w:spacing w:before="360" w:after="120" w:line="240" w:lineRule="auto"/>
      <w:outlineLvl w:val="0"/>
    </w:pPr>
    <w:rPr>
      <w:rFonts w:ascii="Arial" w:eastAsia="Times New Roman" w:hAnsi="Arial" w:cs="Times New Roman"/>
      <w:b/>
      <w:sz w:val="28"/>
      <w:szCs w:val="28"/>
      <w:lang w:eastAsia="en-GB"/>
    </w:rPr>
  </w:style>
  <w:style w:type="character" w:customStyle="1" w:styleId="QBEITHeading1Char">
    <w:name w:val="QBE IT Heading 1 Char"/>
    <w:basedOn w:val="DefaultParagraphFont"/>
    <w:link w:val="QBEITHeading1"/>
    <w:rsid w:val="00496366"/>
    <w:rPr>
      <w:rFonts w:ascii="Arial" w:eastAsia="Times New Roman" w:hAnsi="Arial" w:cs="Times New Roman"/>
      <w:b/>
      <w:sz w:val="28"/>
      <w:szCs w:val="28"/>
      <w:lang w:eastAsia="en-GB"/>
    </w:rPr>
  </w:style>
  <w:style w:type="paragraph" w:customStyle="1" w:styleId="QBEITHeading2">
    <w:name w:val="QBE IT Heading 2"/>
    <w:basedOn w:val="QBEITHeading1"/>
    <w:next w:val="NormalIndent"/>
    <w:rsid w:val="00496366"/>
    <w:pPr>
      <w:numPr>
        <w:ilvl w:val="1"/>
      </w:numPr>
      <w:tabs>
        <w:tab w:val="clear" w:pos="1134"/>
        <w:tab w:val="num" w:pos="1287"/>
        <w:tab w:val="num" w:pos="1440"/>
      </w:tabs>
      <w:spacing w:before="240"/>
      <w:outlineLvl w:val="1"/>
    </w:pPr>
    <w:rPr>
      <w:sz w:val="24"/>
      <w:szCs w:val="24"/>
    </w:rPr>
  </w:style>
  <w:style w:type="paragraph" w:customStyle="1" w:styleId="QBEITHeading3">
    <w:name w:val="QBE IT Heading 3"/>
    <w:basedOn w:val="QBEITHeading2"/>
    <w:next w:val="Normal"/>
    <w:rsid w:val="00496366"/>
    <w:pPr>
      <w:numPr>
        <w:ilvl w:val="2"/>
      </w:numPr>
      <w:tabs>
        <w:tab w:val="clear" w:pos="1843"/>
        <w:tab w:val="num" w:pos="1440"/>
        <w:tab w:val="num" w:pos="2007"/>
        <w:tab w:val="num" w:pos="2160"/>
      </w:tabs>
      <w:spacing w:before="180"/>
      <w:outlineLvl w:val="2"/>
    </w:pPr>
    <w:rPr>
      <w:sz w:val="20"/>
      <w:szCs w:val="20"/>
    </w:rPr>
  </w:style>
  <w:style w:type="paragraph" w:styleId="NormalIndent">
    <w:name w:val="Normal Indent"/>
    <w:basedOn w:val="Normal"/>
    <w:uiPriority w:val="99"/>
    <w:semiHidden/>
    <w:unhideWhenUsed/>
    <w:rsid w:val="00496366"/>
    <w:pPr>
      <w:ind w:left="720"/>
    </w:pPr>
  </w:style>
  <w:style w:type="paragraph" w:customStyle="1" w:styleId="TableText">
    <w:name w:val="Table Text"/>
    <w:aliases w:val="Table text,table text,tt,fmstabletext"/>
    <w:basedOn w:val="Normal"/>
    <w:link w:val="TableTextChar"/>
    <w:uiPriority w:val="99"/>
    <w:rsid w:val="00561796"/>
    <w:pPr>
      <w:spacing w:before="80" w:after="40" w:line="240" w:lineRule="auto"/>
      <w:ind w:right="72"/>
    </w:pPr>
    <w:rPr>
      <w:rFonts w:ascii="Arial" w:eastAsia="Times New Roman" w:hAnsi="Arial" w:cs="Arial"/>
      <w:sz w:val="20"/>
      <w:szCs w:val="18"/>
      <w:lang w:val="en-AU"/>
    </w:rPr>
  </w:style>
  <w:style w:type="character" w:customStyle="1" w:styleId="TableTextChar">
    <w:name w:val="Table Text Char"/>
    <w:link w:val="TableText"/>
    <w:uiPriority w:val="99"/>
    <w:locked/>
    <w:rsid w:val="00561796"/>
    <w:rPr>
      <w:rFonts w:ascii="Arial" w:eastAsia="Times New Roman" w:hAnsi="Arial" w:cs="Arial"/>
      <w:sz w:val="20"/>
      <w:szCs w:val="18"/>
      <w:lang w:val="en-AU"/>
    </w:rPr>
  </w:style>
  <w:style w:type="paragraph" w:styleId="FootnoteText">
    <w:name w:val="footnote text"/>
    <w:basedOn w:val="Normal"/>
    <w:link w:val="FootnoteTextChar"/>
    <w:unhideWhenUsed/>
    <w:rsid w:val="00DC2C21"/>
    <w:pPr>
      <w:spacing w:after="0" w:line="240" w:lineRule="auto"/>
      <w:contextualSpacing/>
    </w:pPr>
    <w:rPr>
      <w:rFonts w:ascii="Arial" w:eastAsiaTheme="minorEastAsia" w:hAnsi="Arial"/>
      <w:noProof/>
      <w:sz w:val="20"/>
      <w:szCs w:val="20"/>
      <w:lang w:eastAsia="ja-JP"/>
    </w:rPr>
  </w:style>
  <w:style w:type="character" w:customStyle="1" w:styleId="FootnoteTextChar">
    <w:name w:val="Footnote Text Char"/>
    <w:basedOn w:val="DefaultParagraphFont"/>
    <w:link w:val="FootnoteText"/>
    <w:rsid w:val="00DC2C21"/>
    <w:rPr>
      <w:rFonts w:ascii="Arial" w:eastAsiaTheme="minorEastAsia" w:hAnsi="Arial"/>
      <w:noProof/>
      <w:sz w:val="20"/>
      <w:szCs w:val="20"/>
      <w:lang w:eastAsia="ja-JP"/>
    </w:rPr>
  </w:style>
  <w:style w:type="character" w:styleId="FootnoteReference">
    <w:name w:val="footnote reference"/>
    <w:basedOn w:val="DefaultParagraphFont"/>
    <w:semiHidden/>
    <w:unhideWhenUsed/>
    <w:rsid w:val="00DC2C21"/>
    <w:rPr>
      <w:vertAlign w:val="superscript"/>
    </w:rPr>
  </w:style>
  <w:style w:type="character" w:styleId="FollowedHyperlink">
    <w:name w:val="FollowedHyperlink"/>
    <w:basedOn w:val="DefaultParagraphFont"/>
    <w:uiPriority w:val="99"/>
    <w:semiHidden/>
    <w:unhideWhenUsed/>
    <w:rsid w:val="00913774"/>
    <w:rPr>
      <w:color w:val="800080" w:themeColor="followedHyperlink"/>
      <w:u w:val="single"/>
    </w:rPr>
  </w:style>
  <w:style w:type="character" w:customStyle="1" w:styleId="ListParagraphChar">
    <w:name w:val="List Paragraph Char"/>
    <w:aliases w:val="lp1 Char,Amex_bullet Char,Ref Char,List Paragraph1 Char,List Paragraph11 Char,Use Case List Paragraph Char,Body Bullet Char,Table Number Paragraph Char,Colorful List - Accent 11 Char,List Paragraph Char Char Char,Figure_name Char"/>
    <w:basedOn w:val="DefaultParagraphFont"/>
    <w:link w:val="ListParagraph"/>
    <w:uiPriority w:val="34"/>
    <w:qFormat/>
    <w:rsid w:val="007A2BDD"/>
    <w:rPr>
      <w:rFonts w:ascii="Allianz Neo" w:hAnsi="Allianz Neo"/>
    </w:rPr>
  </w:style>
  <w:style w:type="table" w:styleId="GridTable2">
    <w:name w:val="Grid Table 2"/>
    <w:basedOn w:val="TableNormal"/>
    <w:uiPriority w:val="47"/>
    <w:rsid w:val="00A131D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7F0F74"/>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Bullet1TextChar">
    <w:name w:val="Bullet 1 Text Char"/>
    <w:basedOn w:val="DefaultParagraphFont"/>
    <w:link w:val="Bullet1Text"/>
    <w:locked/>
    <w:rsid w:val="00152DF4"/>
    <w:rPr>
      <w:rFonts w:ascii="Arial" w:hAnsi="Arial" w:cs="Arial"/>
      <w:szCs w:val="24"/>
    </w:rPr>
  </w:style>
  <w:style w:type="paragraph" w:customStyle="1" w:styleId="Bullet1Text">
    <w:name w:val="Bullet 1 Text"/>
    <w:basedOn w:val="Normal"/>
    <w:link w:val="Bullet1TextChar"/>
    <w:qFormat/>
    <w:rsid w:val="00152DF4"/>
    <w:pPr>
      <w:spacing w:after="120" w:line="240" w:lineRule="auto"/>
      <w:jc w:val="both"/>
    </w:pPr>
    <w:rPr>
      <w:rFonts w:ascii="Arial" w:hAnsi="Arial" w:cs="Arial"/>
      <w:szCs w:val="24"/>
    </w:rPr>
  </w:style>
  <w:style w:type="character" w:customStyle="1" w:styleId="m-5477478548855636533xxxhighlight">
    <w:name w:val="m_-5477478548855636533xxxhighlight"/>
    <w:basedOn w:val="DefaultParagraphFont"/>
    <w:rsid w:val="008438F6"/>
  </w:style>
  <w:style w:type="character" w:customStyle="1" w:styleId="ui-provider">
    <w:name w:val="ui-provider"/>
    <w:basedOn w:val="DefaultParagraphFont"/>
    <w:rsid w:val="002B7F40"/>
  </w:style>
  <w:style w:type="paragraph" w:styleId="List3">
    <w:name w:val="List 3"/>
    <w:basedOn w:val="Normal"/>
    <w:uiPriority w:val="99"/>
    <w:semiHidden/>
    <w:unhideWhenUsed/>
    <w:rsid w:val="00766345"/>
    <w:pPr>
      <w:ind w:left="849" w:hanging="283"/>
      <w:contextualSpacing/>
    </w:pPr>
  </w:style>
  <w:style w:type="character" w:customStyle="1" w:styleId="Mention1">
    <w:name w:val="Mention1"/>
    <w:basedOn w:val="DefaultParagraphFont"/>
    <w:uiPriority w:val="99"/>
    <w:unhideWhenUsed/>
    <w:rsid w:val="00EF61D2"/>
    <w:rPr>
      <w:color w:val="2B579A"/>
      <w:shd w:val="clear" w:color="auto" w:fill="E1DFDD"/>
    </w:rPr>
  </w:style>
  <w:style w:type="paragraph" w:customStyle="1" w:styleId="Normal-Table2">
    <w:name w:val="Normal - Table 2"/>
    <w:basedOn w:val="Normal"/>
    <w:qFormat/>
    <w:rsid w:val="00884EC4"/>
    <w:pPr>
      <w:widowControl w:val="0"/>
      <w:spacing w:after="80" w:line="240" w:lineRule="auto"/>
      <w:jc w:val="center"/>
    </w:pPr>
    <w:rPr>
      <w:rFonts w:ascii="Arial" w:eastAsia="Times New Roman" w:hAnsi="Arial" w:cs="Arial"/>
      <w:b/>
      <w:bCs/>
      <w:color w:val="FFFFFF" w:themeColor="background1"/>
      <w:sz w:val="20"/>
      <w:szCs w:val="20"/>
      <w:lang w:val="en-IN" w:eastAsia="en-IN"/>
    </w:rPr>
  </w:style>
  <w:style w:type="paragraph" w:customStyle="1" w:styleId="NIIT11">
    <w:name w:val="NIIT 1.1"/>
    <w:basedOn w:val="Normal"/>
    <w:qFormat/>
    <w:rsid w:val="008F1CB9"/>
    <w:pPr>
      <w:numPr>
        <w:numId w:val="23"/>
      </w:numPr>
      <w:spacing w:before="120" w:after="120" w:line="240" w:lineRule="auto"/>
      <w:jc w:val="both"/>
    </w:pPr>
    <w:rPr>
      <w:rFonts w:ascii="Arial" w:hAnsi="Arial"/>
      <w:b/>
      <w:color w:val="4F81BD" w:themeColor="accent1"/>
      <w:lang w:val="en-US"/>
    </w:rPr>
  </w:style>
  <w:style w:type="paragraph" w:styleId="List">
    <w:name w:val="List"/>
    <w:basedOn w:val="Normal"/>
    <w:uiPriority w:val="99"/>
    <w:unhideWhenUsed/>
    <w:rsid w:val="00D85F4D"/>
    <w:pPr>
      <w:ind w:left="283" w:hanging="283"/>
      <w:contextualSpacing/>
    </w:pPr>
  </w:style>
  <w:style w:type="paragraph" w:styleId="NoSpacing">
    <w:name w:val="No Spacing"/>
    <w:aliases w:val="RFP Title"/>
    <w:link w:val="NoSpacingChar"/>
    <w:uiPriority w:val="1"/>
    <w:qFormat/>
    <w:rsid w:val="009308BC"/>
    <w:rPr>
      <w:rFonts w:ascii="Arial" w:hAnsi="Arial"/>
      <w:b/>
      <w:color w:val="9BBB59" w:themeColor="accent3"/>
      <w:sz w:val="48"/>
      <w:lang w:val="en-US"/>
    </w:rPr>
  </w:style>
  <w:style w:type="character" w:customStyle="1" w:styleId="NoSpacingChar">
    <w:name w:val="No Spacing Char"/>
    <w:aliases w:val="RFP Title Char"/>
    <w:basedOn w:val="DefaultParagraphFont"/>
    <w:link w:val="NoSpacing"/>
    <w:uiPriority w:val="1"/>
    <w:rsid w:val="009308BC"/>
    <w:rPr>
      <w:rFonts w:ascii="Arial" w:hAnsi="Arial"/>
      <w:b/>
      <w:color w:val="9BBB59" w:themeColor="accent3"/>
      <w:sz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08804">
      <w:bodyDiv w:val="1"/>
      <w:marLeft w:val="0"/>
      <w:marRight w:val="0"/>
      <w:marTop w:val="0"/>
      <w:marBottom w:val="0"/>
      <w:divBdr>
        <w:top w:val="none" w:sz="0" w:space="0" w:color="auto"/>
        <w:left w:val="none" w:sz="0" w:space="0" w:color="auto"/>
        <w:bottom w:val="none" w:sz="0" w:space="0" w:color="auto"/>
        <w:right w:val="none" w:sz="0" w:space="0" w:color="auto"/>
      </w:divBdr>
    </w:div>
    <w:div w:id="31811302">
      <w:bodyDiv w:val="1"/>
      <w:marLeft w:val="0"/>
      <w:marRight w:val="0"/>
      <w:marTop w:val="0"/>
      <w:marBottom w:val="0"/>
      <w:divBdr>
        <w:top w:val="none" w:sz="0" w:space="0" w:color="auto"/>
        <w:left w:val="none" w:sz="0" w:space="0" w:color="auto"/>
        <w:bottom w:val="none" w:sz="0" w:space="0" w:color="auto"/>
        <w:right w:val="none" w:sz="0" w:space="0" w:color="auto"/>
      </w:divBdr>
    </w:div>
    <w:div w:id="33652460">
      <w:bodyDiv w:val="1"/>
      <w:marLeft w:val="0"/>
      <w:marRight w:val="0"/>
      <w:marTop w:val="0"/>
      <w:marBottom w:val="0"/>
      <w:divBdr>
        <w:top w:val="none" w:sz="0" w:space="0" w:color="auto"/>
        <w:left w:val="none" w:sz="0" w:space="0" w:color="auto"/>
        <w:bottom w:val="none" w:sz="0" w:space="0" w:color="auto"/>
        <w:right w:val="none" w:sz="0" w:space="0" w:color="auto"/>
      </w:divBdr>
    </w:div>
    <w:div w:id="50233181">
      <w:bodyDiv w:val="1"/>
      <w:marLeft w:val="0"/>
      <w:marRight w:val="0"/>
      <w:marTop w:val="0"/>
      <w:marBottom w:val="0"/>
      <w:divBdr>
        <w:top w:val="none" w:sz="0" w:space="0" w:color="auto"/>
        <w:left w:val="none" w:sz="0" w:space="0" w:color="auto"/>
        <w:bottom w:val="none" w:sz="0" w:space="0" w:color="auto"/>
        <w:right w:val="none" w:sz="0" w:space="0" w:color="auto"/>
      </w:divBdr>
    </w:div>
    <w:div w:id="53702092">
      <w:bodyDiv w:val="1"/>
      <w:marLeft w:val="0"/>
      <w:marRight w:val="0"/>
      <w:marTop w:val="0"/>
      <w:marBottom w:val="0"/>
      <w:divBdr>
        <w:top w:val="none" w:sz="0" w:space="0" w:color="auto"/>
        <w:left w:val="none" w:sz="0" w:space="0" w:color="auto"/>
        <w:bottom w:val="none" w:sz="0" w:space="0" w:color="auto"/>
        <w:right w:val="none" w:sz="0" w:space="0" w:color="auto"/>
      </w:divBdr>
    </w:div>
    <w:div w:id="63332230">
      <w:bodyDiv w:val="1"/>
      <w:marLeft w:val="0"/>
      <w:marRight w:val="0"/>
      <w:marTop w:val="0"/>
      <w:marBottom w:val="0"/>
      <w:divBdr>
        <w:top w:val="none" w:sz="0" w:space="0" w:color="auto"/>
        <w:left w:val="none" w:sz="0" w:space="0" w:color="auto"/>
        <w:bottom w:val="none" w:sz="0" w:space="0" w:color="auto"/>
        <w:right w:val="none" w:sz="0" w:space="0" w:color="auto"/>
      </w:divBdr>
      <w:divsChild>
        <w:div w:id="1183781835">
          <w:marLeft w:val="446"/>
          <w:marRight w:val="0"/>
          <w:marTop w:val="0"/>
          <w:marBottom w:val="0"/>
          <w:divBdr>
            <w:top w:val="none" w:sz="0" w:space="0" w:color="auto"/>
            <w:left w:val="none" w:sz="0" w:space="0" w:color="auto"/>
            <w:bottom w:val="none" w:sz="0" w:space="0" w:color="auto"/>
            <w:right w:val="none" w:sz="0" w:space="0" w:color="auto"/>
          </w:divBdr>
        </w:div>
        <w:div w:id="1262951874">
          <w:marLeft w:val="446"/>
          <w:marRight w:val="0"/>
          <w:marTop w:val="0"/>
          <w:marBottom w:val="0"/>
          <w:divBdr>
            <w:top w:val="none" w:sz="0" w:space="0" w:color="auto"/>
            <w:left w:val="none" w:sz="0" w:space="0" w:color="auto"/>
            <w:bottom w:val="none" w:sz="0" w:space="0" w:color="auto"/>
            <w:right w:val="none" w:sz="0" w:space="0" w:color="auto"/>
          </w:divBdr>
        </w:div>
        <w:div w:id="1797144358">
          <w:marLeft w:val="446"/>
          <w:marRight w:val="0"/>
          <w:marTop w:val="0"/>
          <w:marBottom w:val="0"/>
          <w:divBdr>
            <w:top w:val="none" w:sz="0" w:space="0" w:color="auto"/>
            <w:left w:val="none" w:sz="0" w:space="0" w:color="auto"/>
            <w:bottom w:val="none" w:sz="0" w:space="0" w:color="auto"/>
            <w:right w:val="none" w:sz="0" w:space="0" w:color="auto"/>
          </w:divBdr>
        </w:div>
      </w:divsChild>
    </w:div>
    <w:div w:id="99104046">
      <w:bodyDiv w:val="1"/>
      <w:marLeft w:val="0"/>
      <w:marRight w:val="0"/>
      <w:marTop w:val="0"/>
      <w:marBottom w:val="0"/>
      <w:divBdr>
        <w:top w:val="none" w:sz="0" w:space="0" w:color="auto"/>
        <w:left w:val="none" w:sz="0" w:space="0" w:color="auto"/>
        <w:bottom w:val="none" w:sz="0" w:space="0" w:color="auto"/>
        <w:right w:val="none" w:sz="0" w:space="0" w:color="auto"/>
      </w:divBdr>
    </w:div>
    <w:div w:id="110900106">
      <w:bodyDiv w:val="1"/>
      <w:marLeft w:val="0"/>
      <w:marRight w:val="0"/>
      <w:marTop w:val="0"/>
      <w:marBottom w:val="0"/>
      <w:divBdr>
        <w:top w:val="none" w:sz="0" w:space="0" w:color="auto"/>
        <w:left w:val="none" w:sz="0" w:space="0" w:color="auto"/>
        <w:bottom w:val="none" w:sz="0" w:space="0" w:color="auto"/>
        <w:right w:val="none" w:sz="0" w:space="0" w:color="auto"/>
      </w:divBdr>
    </w:div>
    <w:div w:id="169106171">
      <w:bodyDiv w:val="1"/>
      <w:marLeft w:val="0"/>
      <w:marRight w:val="0"/>
      <w:marTop w:val="0"/>
      <w:marBottom w:val="0"/>
      <w:divBdr>
        <w:top w:val="none" w:sz="0" w:space="0" w:color="auto"/>
        <w:left w:val="none" w:sz="0" w:space="0" w:color="auto"/>
        <w:bottom w:val="none" w:sz="0" w:space="0" w:color="auto"/>
        <w:right w:val="none" w:sz="0" w:space="0" w:color="auto"/>
      </w:divBdr>
    </w:div>
    <w:div w:id="175387681">
      <w:bodyDiv w:val="1"/>
      <w:marLeft w:val="0"/>
      <w:marRight w:val="0"/>
      <w:marTop w:val="0"/>
      <w:marBottom w:val="0"/>
      <w:divBdr>
        <w:top w:val="none" w:sz="0" w:space="0" w:color="auto"/>
        <w:left w:val="none" w:sz="0" w:space="0" w:color="auto"/>
        <w:bottom w:val="none" w:sz="0" w:space="0" w:color="auto"/>
        <w:right w:val="none" w:sz="0" w:space="0" w:color="auto"/>
      </w:divBdr>
      <w:divsChild>
        <w:div w:id="683242951">
          <w:marLeft w:val="0"/>
          <w:marRight w:val="0"/>
          <w:marTop w:val="0"/>
          <w:marBottom w:val="0"/>
          <w:divBdr>
            <w:top w:val="none" w:sz="0" w:space="0" w:color="auto"/>
            <w:left w:val="none" w:sz="0" w:space="0" w:color="auto"/>
            <w:bottom w:val="none" w:sz="0" w:space="0" w:color="auto"/>
            <w:right w:val="none" w:sz="0" w:space="0" w:color="auto"/>
          </w:divBdr>
        </w:div>
      </w:divsChild>
    </w:div>
    <w:div w:id="179053724">
      <w:bodyDiv w:val="1"/>
      <w:marLeft w:val="0"/>
      <w:marRight w:val="0"/>
      <w:marTop w:val="0"/>
      <w:marBottom w:val="0"/>
      <w:divBdr>
        <w:top w:val="none" w:sz="0" w:space="0" w:color="auto"/>
        <w:left w:val="none" w:sz="0" w:space="0" w:color="auto"/>
        <w:bottom w:val="none" w:sz="0" w:space="0" w:color="auto"/>
        <w:right w:val="none" w:sz="0" w:space="0" w:color="auto"/>
      </w:divBdr>
    </w:div>
    <w:div w:id="183716985">
      <w:bodyDiv w:val="1"/>
      <w:marLeft w:val="0"/>
      <w:marRight w:val="0"/>
      <w:marTop w:val="0"/>
      <w:marBottom w:val="0"/>
      <w:divBdr>
        <w:top w:val="none" w:sz="0" w:space="0" w:color="auto"/>
        <w:left w:val="none" w:sz="0" w:space="0" w:color="auto"/>
        <w:bottom w:val="none" w:sz="0" w:space="0" w:color="auto"/>
        <w:right w:val="none" w:sz="0" w:space="0" w:color="auto"/>
      </w:divBdr>
    </w:div>
    <w:div w:id="200703996">
      <w:bodyDiv w:val="1"/>
      <w:marLeft w:val="0"/>
      <w:marRight w:val="0"/>
      <w:marTop w:val="0"/>
      <w:marBottom w:val="0"/>
      <w:divBdr>
        <w:top w:val="none" w:sz="0" w:space="0" w:color="auto"/>
        <w:left w:val="none" w:sz="0" w:space="0" w:color="auto"/>
        <w:bottom w:val="none" w:sz="0" w:space="0" w:color="auto"/>
        <w:right w:val="none" w:sz="0" w:space="0" w:color="auto"/>
      </w:divBdr>
      <w:divsChild>
        <w:div w:id="338116660">
          <w:marLeft w:val="446"/>
          <w:marRight w:val="0"/>
          <w:marTop w:val="0"/>
          <w:marBottom w:val="0"/>
          <w:divBdr>
            <w:top w:val="none" w:sz="0" w:space="0" w:color="auto"/>
            <w:left w:val="none" w:sz="0" w:space="0" w:color="auto"/>
            <w:bottom w:val="none" w:sz="0" w:space="0" w:color="auto"/>
            <w:right w:val="none" w:sz="0" w:space="0" w:color="auto"/>
          </w:divBdr>
        </w:div>
        <w:div w:id="1072968412">
          <w:marLeft w:val="446"/>
          <w:marRight w:val="0"/>
          <w:marTop w:val="0"/>
          <w:marBottom w:val="0"/>
          <w:divBdr>
            <w:top w:val="none" w:sz="0" w:space="0" w:color="auto"/>
            <w:left w:val="none" w:sz="0" w:space="0" w:color="auto"/>
            <w:bottom w:val="none" w:sz="0" w:space="0" w:color="auto"/>
            <w:right w:val="none" w:sz="0" w:space="0" w:color="auto"/>
          </w:divBdr>
        </w:div>
        <w:div w:id="1758822128">
          <w:marLeft w:val="446"/>
          <w:marRight w:val="0"/>
          <w:marTop w:val="0"/>
          <w:marBottom w:val="0"/>
          <w:divBdr>
            <w:top w:val="none" w:sz="0" w:space="0" w:color="auto"/>
            <w:left w:val="none" w:sz="0" w:space="0" w:color="auto"/>
            <w:bottom w:val="none" w:sz="0" w:space="0" w:color="auto"/>
            <w:right w:val="none" w:sz="0" w:space="0" w:color="auto"/>
          </w:divBdr>
        </w:div>
      </w:divsChild>
    </w:div>
    <w:div w:id="214856841">
      <w:bodyDiv w:val="1"/>
      <w:marLeft w:val="0"/>
      <w:marRight w:val="0"/>
      <w:marTop w:val="0"/>
      <w:marBottom w:val="0"/>
      <w:divBdr>
        <w:top w:val="none" w:sz="0" w:space="0" w:color="auto"/>
        <w:left w:val="none" w:sz="0" w:space="0" w:color="auto"/>
        <w:bottom w:val="none" w:sz="0" w:space="0" w:color="auto"/>
        <w:right w:val="none" w:sz="0" w:space="0" w:color="auto"/>
      </w:divBdr>
    </w:div>
    <w:div w:id="242027878">
      <w:bodyDiv w:val="1"/>
      <w:marLeft w:val="0"/>
      <w:marRight w:val="0"/>
      <w:marTop w:val="0"/>
      <w:marBottom w:val="0"/>
      <w:divBdr>
        <w:top w:val="none" w:sz="0" w:space="0" w:color="auto"/>
        <w:left w:val="none" w:sz="0" w:space="0" w:color="auto"/>
        <w:bottom w:val="none" w:sz="0" w:space="0" w:color="auto"/>
        <w:right w:val="none" w:sz="0" w:space="0" w:color="auto"/>
      </w:divBdr>
    </w:div>
    <w:div w:id="319580884">
      <w:bodyDiv w:val="1"/>
      <w:marLeft w:val="0"/>
      <w:marRight w:val="0"/>
      <w:marTop w:val="0"/>
      <w:marBottom w:val="0"/>
      <w:divBdr>
        <w:top w:val="none" w:sz="0" w:space="0" w:color="auto"/>
        <w:left w:val="none" w:sz="0" w:space="0" w:color="auto"/>
        <w:bottom w:val="none" w:sz="0" w:space="0" w:color="auto"/>
        <w:right w:val="none" w:sz="0" w:space="0" w:color="auto"/>
      </w:divBdr>
    </w:div>
    <w:div w:id="333725739">
      <w:bodyDiv w:val="1"/>
      <w:marLeft w:val="0"/>
      <w:marRight w:val="0"/>
      <w:marTop w:val="0"/>
      <w:marBottom w:val="0"/>
      <w:divBdr>
        <w:top w:val="none" w:sz="0" w:space="0" w:color="auto"/>
        <w:left w:val="none" w:sz="0" w:space="0" w:color="auto"/>
        <w:bottom w:val="none" w:sz="0" w:space="0" w:color="auto"/>
        <w:right w:val="none" w:sz="0" w:space="0" w:color="auto"/>
      </w:divBdr>
    </w:div>
    <w:div w:id="401759692">
      <w:bodyDiv w:val="1"/>
      <w:marLeft w:val="0"/>
      <w:marRight w:val="0"/>
      <w:marTop w:val="0"/>
      <w:marBottom w:val="0"/>
      <w:divBdr>
        <w:top w:val="none" w:sz="0" w:space="0" w:color="auto"/>
        <w:left w:val="none" w:sz="0" w:space="0" w:color="auto"/>
        <w:bottom w:val="none" w:sz="0" w:space="0" w:color="auto"/>
        <w:right w:val="none" w:sz="0" w:space="0" w:color="auto"/>
      </w:divBdr>
    </w:div>
    <w:div w:id="457262412">
      <w:bodyDiv w:val="1"/>
      <w:marLeft w:val="0"/>
      <w:marRight w:val="0"/>
      <w:marTop w:val="0"/>
      <w:marBottom w:val="0"/>
      <w:divBdr>
        <w:top w:val="none" w:sz="0" w:space="0" w:color="auto"/>
        <w:left w:val="none" w:sz="0" w:space="0" w:color="auto"/>
        <w:bottom w:val="none" w:sz="0" w:space="0" w:color="auto"/>
        <w:right w:val="none" w:sz="0" w:space="0" w:color="auto"/>
      </w:divBdr>
      <w:divsChild>
        <w:div w:id="115956637">
          <w:marLeft w:val="274"/>
          <w:marRight w:val="0"/>
          <w:marTop w:val="0"/>
          <w:marBottom w:val="0"/>
          <w:divBdr>
            <w:top w:val="none" w:sz="0" w:space="0" w:color="auto"/>
            <w:left w:val="none" w:sz="0" w:space="0" w:color="auto"/>
            <w:bottom w:val="none" w:sz="0" w:space="0" w:color="auto"/>
            <w:right w:val="none" w:sz="0" w:space="0" w:color="auto"/>
          </w:divBdr>
        </w:div>
        <w:div w:id="767387573">
          <w:marLeft w:val="274"/>
          <w:marRight w:val="0"/>
          <w:marTop w:val="0"/>
          <w:marBottom w:val="0"/>
          <w:divBdr>
            <w:top w:val="none" w:sz="0" w:space="0" w:color="auto"/>
            <w:left w:val="none" w:sz="0" w:space="0" w:color="auto"/>
            <w:bottom w:val="none" w:sz="0" w:space="0" w:color="auto"/>
            <w:right w:val="none" w:sz="0" w:space="0" w:color="auto"/>
          </w:divBdr>
        </w:div>
        <w:div w:id="1271551476">
          <w:marLeft w:val="274"/>
          <w:marRight w:val="0"/>
          <w:marTop w:val="0"/>
          <w:marBottom w:val="0"/>
          <w:divBdr>
            <w:top w:val="none" w:sz="0" w:space="0" w:color="auto"/>
            <w:left w:val="none" w:sz="0" w:space="0" w:color="auto"/>
            <w:bottom w:val="none" w:sz="0" w:space="0" w:color="auto"/>
            <w:right w:val="none" w:sz="0" w:space="0" w:color="auto"/>
          </w:divBdr>
        </w:div>
        <w:div w:id="1350178651">
          <w:marLeft w:val="274"/>
          <w:marRight w:val="0"/>
          <w:marTop w:val="0"/>
          <w:marBottom w:val="0"/>
          <w:divBdr>
            <w:top w:val="none" w:sz="0" w:space="0" w:color="auto"/>
            <w:left w:val="none" w:sz="0" w:space="0" w:color="auto"/>
            <w:bottom w:val="none" w:sz="0" w:space="0" w:color="auto"/>
            <w:right w:val="none" w:sz="0" w:space="0" w:color="auto"/>
          </w:divBdr>
        </w:div>
        <w:div w:id="1968850997">
          <w:marLeft w:val="274"/>
          <w:marRight w:val="0"/>
          <w:marTop w:val="0"/>
          <w:marBottom w:val="0"/>
          <w:divBdr>
            <w:top w:val="none" w:sz="0" w:space="0" w:color="auto"/>
            <w:left w:val="none" w:sz="0" w:space="0" w:color="auto"/>
            <w:bottom w:val="none" w:sz="0" w:space="0" w:color="auto"/>
            <w:right w:val="none" w:sz="0" w:space="0" w:color="auto"/>
          </w:divBdr>
        </w:div>
      </w:divsChild>
    </w:div>
    <w:div w:id="463620913">
      <w:bodyDiv w:val="1"/>
      <w:marLeft w:val="0"/>
      <w:marRight w:val="0"/>
      <w:marTop w:val="0"/>
      <w:marBottom w:val="0"/>
      <w:divBdr>
        <w:top w:val="none" w:sz="0" w:space="0" w:color="auto"/>
        <w:left w:val="none" w:sz="0" w:space="0" w:color="auto"/>
        <w:bottom w:val="none" w:sz="0" w:space="0" w:color="auto"/>
        <w:right w:val="none" w:sz="0" w:space="0" w:color="auto"/>
      </w:divBdr>
    </w:div>
    <w:div w:id="466318121">
      <w:bodyDiv w:val="1"/>
      <w:marLeft w:val="0"/>
      <w:marRight w:val="0"/>
      <w:marTop w:val="0"/>
      <w:marBottom w:val="0"/>
      <w:divBdr>
        <w:top w:val="none" w:sz="0" w:space="0" w:color="auto"/>
        <w:left w:val="none" w:sz="0" w:space="0" w:color="auto"/>
        <w:bottom w:val="none" w:sz="0" w:space="0" w:color="auto"/>
        <w:right w:val="none" w:sz="0" w:space="0" w:color="auto"/>
      </w:divBdr>
    </w:div>
    <w:div w:id="484971723">
      <w:bodyDiv w:val="1"/>
      <w:marLeft w:val="0"/>
      <w:marRight w:val="0"/>
      <w:marTop w:val="0"/>
      <w:marBottom w:val="0"/>
      <w:divBdr>
        <w:top w:val="none" w:sz="0" w:space="0" w:color="auto"/>
        <w:left w:val="none" w:sz="0" w:space="0" w:color="auto"/>
        <w:bottom w:val="none" w:sz="0" w:space="0" w:color="auto"/>
        <w:right w:val="none" w:sz="0" w:space="0" w:color="auto"/>
      </w:divBdr>
    </w:div>
    <w:div w:id="490483572">
      <w:bodyDiv w:val="1"/>
      <w:marLeft w:val="0"/>
      <w:marRight w:val="0"/>
      <w:marTop w:val="0"/>
      <w:marBottom w:val="0"/>
      <w:divBdr>
        <w:top w:val="none" w:sz="0" w:space="0" w:color="auto"/>
        <w:left w:val="none" w:sz="0" w:space="0" w:color="auto"/>
        <w:bottom w:val="none" w:sz="0" w:space="0" w:color="auto"/>
        <w:right w:val="none" w:sz="0" w:space="0" w:color="auto"/>
      </w:divBdr>
    </w:div>
    <w:div w:id="513495623">
      <w:bodyDiv w:val="1"/>
      <w:marLeft w:val="0"/>
      <w:marRight w:val="0"/>
      <w:marTop w:val="0"/>
      <w:marBottom w:val="0"/>
      <w:divBdr>
        <w:top w:val="none" w:sz="0" w:space="0" w:color="auto"/>
        <w:left w:val="none" w:sz="0" w:space="0" w:color="auto"/>
        <w:bottom w:val="none" w:sz="0" w:space="0" w:color="auto"/>
        <w:right w:val="none" w:sz="0" w:space="0" w:color="auto"/>
      </w:divBdr>
    </w:div>
    <w:div w:id="534584451">
      <w:bodyDiv w:val="1"/>
      <w:marLeft w:val="0"/>
      <w:marRight w:val="0"/>
      <w:marTop w:val="0"/>
      <w:marBottom w:val="0"/>
      <w:divBdr>
        <w:top w:val="none" w:sz="0" w:space="0" w:color="auto"/>
        <w:left w:val="none" w:sz="0" w:space="0" w:color="auto"/>
        <w:bottom w:val="none" w:sz="0" w:space="0" w:color="auto"/>
        <w:right w:val="none" w:sz="0" w:space="0" w:color="auto"/>
      </w:divBdr>
    </w:div>
    <w:div w:id="557012394">
      <w:bodyDiv w:val="1"/>
      <w:marLeft w:val="0"/>
      <w:marRight w:val="0"/>
      <w:marTop w:val="0"/>
      <w:marBottom w:val="0"/>
      <w:divBdr>
        <w:top w:val="none" w:sz="0" w:space="0" w:color="auto"/>
        <w:left w:val="none" w:sz="0" w:space="0" w:color="auto"/>
        <w:bottom w:val="none" w:sz="0" w:space="0" w:color="auto"/>
        <w:right w:val="none" w:sz="0" w:space="0" w:color="auto"/>
      </w:divBdr>
      <w:divsChild>
        <w:div w:id="1348478512">
          <w:marLeft w:val="0"/>
          <w:marRight w:val="0"/>
          <w:marTop w:val="0"/>
          <w:marBottom w:val="0"/>
          <w:divBdr>
            <w:top w:val="none" w:sz="0" w:space="0" w:color="auto"/>
            <w:left w:val="none" w:sz="0" w:space="0" w:color="auto"/>
            <w:bottom w:val="none" w:sz="0" w:space="0" w:color="auto"/>
            <w:right w:val="none" w:sz="0" w:space="0" w:color="auto"/>
          </w:divBdr>
        </w:div>
      </w:divsChild>
    </w:div>
    <w:div w:id="604532971">
      <w:bodyDiv w:val="1"/>
      <w:marLeft w:val="0"/>
      <w:marRight w:val="0"/>
      <w:marTop w:val="0"/>
      <w:marBottom w:val="0"/>
      <w:divBdr>
        <w:top w:val="none" w:sz="0" w:space="0" w:color="auto"/>
        <w:left w:val="none" w:sz="0" w:space="0" w:color="auto"/>
        <w:bottom w:val="none" w:sz="0" w:space="0" w:color="auto"/>
        <w:right w:val="none" w:sz="0" w:space="0" w:color="auto"/>
      </w:divBdr>
    </w:div>
    <w:div w:id="605115375">
      <w:bodyDiv w:val="1"/>
      <w:marLeft w:val="0"/>
      <w:marRight w:val="0"/>
      <w:marTop w:val="0"/>
      <w:marBottom w:val="0"/>
      <w:divBdr>
        <w:top w:val="none" w:sz="0" w:space="0" w:color="auto"/>
        <w:left w:val="none" w:sz="0" w:space="0" w:color="auto"/>
        <w:bottom w:val="none" w:sz="0" w:space="0" w:color="auto"/>
        <w:right w:val="none" w:sz="0" w:space="0" w:color="auto"/>
      </w:divBdr>
    </w:div>
    <w:div w:id="622349933">
      <w:bodyDiv w:val="1"/>
      <w:marLeft w:val="0"/>
      <w:marRight w:val="0"/>
      <w:marTop w:val="0"/>
      <w:marBottom w:val="0"/>
      <w:divBdr>
        <w:top w:val="none" w:sz="0" w:space="0" w:color="auto"/>
        <w:left w:val="none" w:sz="0" w:space="0" w:color="auto"/>
        <w:bottom w:val="none" w:sz="0" w:space="0" w:color="auto"/>
        <w:right w:val="none" w:sz="0" w:space="0" w:color="auto"/>
      </w:divBdr>
    </w:div>
    <w:div w:id="634138383">
      <w:bodyDiv w:val="1"/>
      <w:marLeft w:val="0"/>
      <w:marRight w:val="0"/>
      <w:marTop w:val="0"/>
      <w:marBottom w:val="0"/>
      <w:divBdr>
        <w:top w:val="none" w:sz="0" w:space="0" w:color="auto"/>
        <w:left w:val="none" w:sz="0" w:space="0" w:color="auto"/>
        <w:bottom w:val="none" w:sz="0" w:space="0" w:color="auto"/>
        <w:right w:val="none" w:sz="0" w:space="0" w:color="auto"/>
      </w:divBdr>
      <w:divsChild>
        <w:div w:id="25370324">
          <w:marLeft w:val="0"/>
          <w:marRight w:val="0"/>
          <w:marTop w:val="0"/>
          <w:marBottom w:val="0"/>
          <w:divBdr>
            <w:top w:val="none" w:sz="0" w:space="0" w:color="auto"/>
            <w:left w:val="none" w:sz="0" w:space="0" w:color="auto"/>
            <w:bottom w:val="none" w:sz="0" w:space="0" w:color="auto"/>
            <w:right w:val="none" w:sz="0" w:space="0" w:color="auto"/>
          </w:divBdr>
        </w:div>
      </w:divsChild>
    </w:div>
    <w:div w:id="657465468">
      <w:bodyDiv w:val="1"/>
      <w:marLeft w:val="0"/>
      <w:marRight w:val="0"/>
      <w:marTop w:val="0"/>
      <w:marBottom w:val="0"/>
      <w:divBdr>
        <w:top w:val="none" w:sz="0" w:space="0" w:color="auto"/>
        <w:left w:val="none" w:sz="0" w:space="0" w:color="auto"/>
        <w:bottom w:val="none" w:sz="0" w:space="0" w:color="auto"/>
        <w:right w:val="none" w:sz="0" w:space="0" w:color="auto"/>
      </w:divBdr>
    </w:div>
    <w:div w:id="657804888">
      <w:bodyDiv w:val="1"/>
      <w:marLeft w:val="0"/>
      <w:marRight w:val="0"/>
      <w:marTop w:val="0"/>
      <w:marBottom w:val="0"/>
      <w:divBdr>
        <w:top w:val="none" w:sz="0" w:space="0" w:color="auto"/>
        <w:left w:val="none" w:sz="0" w:space="0" w:color="auto"/>
        <w:bottom w:val="none" w:sz="0" w:space="0" w:color="auto"/>
        <w:right w:val="none" w:sz="0" w:space="0" w:color="auto"/>
      </w:divBdr>
    </w:div>
    <w:div w:id="682827128">
      <w:bodyDiv w:val="1"/>
      <w:marLeft w:val="0"/>
      <w:marRight w:val="0"/>
      <w:marTop w:val="0"/>
      <w:marBottom w:val="0"/>
      <w:divBdr>
        <w:top w:val="none" w:sz="0" w:space="0" w:color="auto"/>
        <w:left w:val="none" w:sz="0" w:space="0" w:color="auto"/>
        <w:bottom w:val="none" w:sz="0" w:space="0" w:color="auto"/>
        <w:right w:val="none" w:sz="0" w:space="0" w:color="auto"/>
      </w:divBdr>
    </w:div>
    <w:div w:id="695623094">
      <w:bodyDiv w:val="1"/>
      <w:marLeft w:val="0"/>
      <w:marRight w:val="0"/>
      <w:marTop w:val="0"/>
      <w:marBottom w:val="0"/>
      <w:divBdr>
        <w:top w:val="none" w:sz="0" w:space="0" w:color="auto"/>
        <w:left w:val="none" w:sz="0" w:space="0" w:color="auto"/>
        <w:bottom w:val="none" w:sz="0" w:space="0" w:color="auto"/>
        <w:right w:val="none" w:sz="0" w:space="0" w:color="auto"/>
      </w:divBdr>
    </w:div>
    <w:div w:id="749276896">
      <w:bodyDiv w:val="1"/>
      <w:marLeft w:val="0"/>
      <w:marRight w:val="0"/>
      <w:marTop w:val="0"/>
      <w:marBottom w:val="0"/>
      <w:divBdr>
        <w:top w:val="none" w:sz="0" w:space="0" w:color="auto"/>
        <w:left w:val="none" w:sz="0" w:space="0" w:color="auto"/>
        <w:bottom w:val="none" w:sz="0" w:space="0" w:color="auto"/>
        <w:right w:val="none" w:sz="0" w:space="0" w:color="auto"/>
      </w:divBdr>
    </w:div>
    <w:div w:id="813252696">
      <w:bodyDiv w:val="1"/>
      <w:marLeft w:val="0"/>
      <w:marRight w:val="0"/>
      <w:marTop w:val="0"/>
      <w:marBottom w:val="0"/>
      <w:divBdr>
        <w:top w:val="none" w:sz="0" w:space="0" w:color="auto"/>
        <w:left w:val="none" w:sz="0" w:space="0" w:color="auto"/>
        <w:bottom w:val="none" w:sz="0" w:space="0" w:color="auto"/>
        <w:right w:val="none" w:sz="0" w:space="0" w:color="auto"/>
      </w:divBdr>
    </w:div>
    <w:div w:id="815150434">
      <w:bodyDiv w:val="1"/>
      <w:marLeft w:val="0"/>
      <w:marRight w:val="0"/>
      <w:marTop w:val="0"/>
      <w:marBottom w:val="0"/>
      <w:divBdr>
        <w:top w:val="none" w:sz="0" w:space="0" w:color="auto"/>
        <w:left w:val="none" w:sz="0" w:space="0" w:color="auto"/>
        <w:bottom w:val="none" w:sz="0" w:space="0" w:color="auto"/>
        <w:right w:val="none" w:sz="0" w:space="0" w:color="auto"/>
      </w:divBdr>
    </w:div>
    <w:div w:id="861281420">
      <w:bodyDiv w:val="1"/>
      <w:marLeft w:val="0"/>
      <w:marRight w:val="0"/>
      <w:marTop w:val="0"/>
      <w:marBottom w:val="0"/>
      <w:divBdr>
        <w:top w:val="none" w:sz="0" w:space="0" w:color="auto"/>
        <w:left w:val="none" w:sz="0" w:space="0" w:color="auto"/>
        <w:bottom w:val="none" w:sz="0" w:space="0" w:color="auto"/>
        <w:right w:val="none" w:sz="0" w:space="0" w:color="auto"/>
      </w:divBdr>
      <w:divsChild>
        <w:div w:id="845901122">
          <w:marLeft w:val="274"/>
          <w:marRight w:val="0"/>
          <w:marTop w:val="0"/>
          <w:marBottom w:val="0"/>
          <w:divBdr>
            <w:top w:val="none" w:sz="0" w:space="0" w:color="auto"/>
            <w:left w:val="none" w:sz="0" w:space="0" w:color="auto"/>
            <w:bottom w:val="none" w:sz="0" w:space="0" w:color="auto"/>
            <w:right w:val="none" w:sz="0" w:space="0" w:color="auto"/>
          </w:divBdr>
        </w:div>
        <w:div w:id="1286078925">
          <w:marLeft w:val="274"/>
          <w:marRight w:val="0"/>
          <w:marTop w:val="0"/>
          <w:marBottom w:val="0"/>
          <w:divBdr>
            <w:top w:val="none" w:sz="0" w:space="0" w:color="auto"/>
            <w:left w:val="none" w:sz="0" w:space="0" w:color="auto"/>
            <w:bottom w:val="none" w:sz="0" w:space="0" w:color="auto"/>
            <w:right w:val="none" w:sz="0" w:space="0" w:color="auto"/>
          </w:divBdr>
        </w:div>
        <w:div w:id="1623876575">
          <w:marLeft w:val="274"/>
          <w:marRight w:val="0"/>
          <w:marTop w:val="0"/>
          <w:marBottom w:val="0"/>
          <w:divBdr>
            <w:top w:val="none" w:sz="0" w:space="0" w:color="auto"/>
            <w:left w:val="none" w:sz="0" w:space="0" w:color="auto"/>
            <w:bottom w:val="none" w:sz="0" w:space="0" w:color="auto"/>
            <w:right w:val="none" w:sz="0" w:space="0" w:color="auto"/>
          </w:divBdr>
        </w:div>
        <w:div w:id="1638871695">
          <w:marLeft w:val="274"/>
          <w:marRight w:val="0"/>
          <w:marTop w:val="0"/>
          <w:marBottom w:val="0"/>
          <w:divBdr>
            <w:top w:val="none" w:sz="0" w:space="0" w:color="auto"/>
            <w:left w:val="none" w:sz="0" w:space="0" w:color="auto"/>
            <w:bottom w:val="none" w:sz="0" w:space="0" w:color="auto"/>
            <w:right w:val="none" w:sz="0" w:space="0" w:color="auto"/>
          </w:divBdr>
        </w:div>
        <w:div w:id="1987127861">
          <w:marLeft w:val="274"/>
          <w:marRight w:val="0"/>
          <w:marTop w:val="0"/>
          <w:marBottom w:val="0"/>
          <w:divBdr>
            <w:top w:val="none" w:sz="0" w:space="0" w:color="auto"/>
            <w:left w:val="none" w:sz="0" w:space="0" w:color="auto"/>
            <w:bottom w:val="none" w:sz="0" w:space="0" w:color="auto"/>
            <w:right w:val="none" w:sz="0" w:space="0" w:color="auto"/>
          </w:divBdr>
        </w:div>
      </w:divsChild>
    </w:div>
    <w:div w:id="921063616">
      <w:bodyDiv w:val="1"/>
      <w:marLeft w:val="0"/>
      <w:marRight w:val="0"/>
      <w:marTop w:val="0"/>
      <w:marBottom w:val="0"/>
      <w:divBdr>
        <w:top w:val="none" w:sz="0" w:space="0" w:color="auto"/>
        <w:left w:val="none" w:sz="0" w:space="0" w:color="auto"/>
        <w:bottom w:val="none" w:sz="0" w:space="0" w:color="auto"/>
        <w:right w:val="none" w:sz="0" w:space="0" w:color="auto"/>
      </w:divBdr>
    </w:div>
    <w:div w:id="934098471">
      <w:bodyDiv w:val="1"/>
      <w:marLeft w:val="0"/>
      <w:marRight w:val="0"/>
      <w:marTop w:val="0"/>
      <w:marBottom w:val="0"/>
      <w:divBdr>
        <w:top w:val="none" w:sz="0" w:space="0" w:color="auto"/>
        <w:left w:val="none" w:sz="0" w:space="0" w:color="auto"/>
        <w:bottom w:val="none" w:sz="0" w:space="0" w:color="auto"/>
        <w:right w:val="none" w:sz="0" w:space="0" w:color="auto"/>
      </w:divBdr>
    </w:div>
    <w:div w:id="955673289">
      <w:bodyDiv w:val="1"/>
      <w:marLeft w:val="0"/>
      <w:marRight w:val="0"/>
      <w:marTop w:val="0"/>
      <w:marBottom w:val="0"/>
      <w:divBdr>
        <w:top w:val="none" w:sz="0" w:space="0" w:color="auto"/>
        <w:left w:val="none" w:sz="0" w:space="0" w:color="auto"/>
        <w:bottom w:val="none" w:sz="0" w:space="0" w:color="auto"/>
        <w:right w:val="none" w:sz="0" w:space="0" w:color="auto"/>
      </w:divBdr>
    </w:div>
    <w:div w:id="973020401">
      <w:bodyDiv w:val="1"/>
      <w:marLeft w:val="0"/>
      <w:marRight w:val="0"/>
      <w:marTop w:val="0"/>
      <w:marBottom w:val="0"/>
      <w:divBdr>
        <w:top w:val="none" w:sz="0" w:space="0" w:color="auto"/>
        <w:left w:val="none" w:sz="0" w:space="0" w:color="auto"/>
        <w:bottom w:val="none" w:sz="0" w:space="0" w:color="auto"/>
        <w:right w:val="none" w:sz="0" w:space="0" w:color="auto"/>
      </w:divBdr>
    </w:div>
    <w:div w:id="1005324016">
      <w:bodyDiv w:val="1"/>
      <w:marLeft w:val="0"/>
      <w:marRight w:val="0"/>
      <w:marTop w:val="0"/>
      <w:marBottom w:val="0"/>
      <w:divBdr>
        <w:top w:val="none" w:sz="0" w:space="0" w:color="auto"/>
        <w:left w:val="none" w:sz="0" w:space="0" w:color="auto"/>
        <w:bottom w:val="none" w:sz="0" w:space="0" w:color="auto"/>
        <w:right w:val="none" w:sz="0" w:space="0" w:color="auto"/>
      </w:divBdr>
    </w:div>
    <w:div w:id="1022513700">
      <w:bodyDiv w:val="1"/>
      <w:marLeft w:val="0"/>
      <w:marRight w:val="0"/>
      <w:marTop w:val="0"/>
      <w:marBottom w:val="0"/>
      <w:divBdr>
        <w:top w:val="none" w:sz="0" w:space="0" w:color="auto"/>
        <w:left w:val="none" w:sz="0" w:space="0" w:color="auto"/>
        <w:bottom w:val="none" w:sz="0" w:space="0" w:color="auto"/>
        <w:right w:val="none" w:sz="0" w:space="0" w:color="auto"/>
      </w:divBdr>
    </w:div>
    <w:div w:id="1035228930">
      <w:bodyDiv w:val="1"/>
      <w:marLeft w:val="0"/>
      <w:marRight w:val="0"/>
      <w:marTop w:val="0"/>
      <w:marBottom w:val="0"/>
      <w:divBdr>
        <w:top w:val="none" w:sz="0" w:space="0" w:color="auto"/>
        <w:left w:val="none" w:sz="0" w:space="0" w:color="auto"/>
        <w:bottom w:val="none" w:sz="0" w:space="0" w:color="auto"/>
        <w:right w:val="none" w:sz="0" w:space="0" w:color="auto"/>
      </w:divBdr>
      <w:divsChild>
        <w:div w:id="456991081">
          <w:marLeft w:val="274"/>
          <w:marRight w:val="0"/>
          <w:marTop w:val="0"/>
          <w:marBottom w:val="0"/>
          <w:divBdr>
            <w:top w:val="none" w:sz="0" w:space="0" w:color="auto"/>
            <w:left w:val="none" w:sz="0" w:space="0" w:color="auto"/>
            <w:bottom w:val="none" w:sz="0" w:space="0" w:color="auto"/>
            <w:right w:val="none" w:sz="0" w:space="0" w:color="auto"/>
          </w:divBdr>
        </w:div>
        <w:div w:id="821822259">
          <w:marLeft w:val="274"/>
          <w:marRight w:val="0"/>
          <w:marTop w:val="0"/>
          <w:marBottom w:val="0"/>
          <w:divBdr>
            <w:top w:val="none" w:sz="0" w:space="0" w:color="auto"/>
            <w:left w:val="none" w:sz="0" w:space="0" w:color="auto"/>
            <w:bottom w:val="none" w:sz="0" w:space="0" w:color="auto"/>
            <w:right w:val="none" w:sz="0" w:space="0" w:color="auto"/>
          </w:divBdr>
        </w:div>
        <w:div w:id="860624409">
          <w:marLeft w:val="274"/>
          <w:marRight w:val="0"/>
          <w:marTop w:val="0"/>
          <w:marBottom w:val="0"/>
          <w:divBdr>
            <w:top w:val="none" w:sz="0" w:space="0" w:color="auto"/>
            <w:left w:val="none" w:sz="0" w:space="0" w:color="auto"/>
            <w:bottom w:val="none" w:sz="0" w:space="0" w:color="auto"/>
            <w:right w:val="none" w:sz="0" w:space="0" w:color="auto"/>
          </w:divBdr>
        </w:div>
        <w:div w:id="1210147479">
          <w:marLeft w:val="274"/>
          <w:marRight w:val="0"/>
          <w:marTop w:val="0"/>
          <w:marBottom w:val="0"/>
          <w:divBdr>
            <w:top w:val="none" w:sz="0" w:space="0" w:color="auto"/>
            <w:left w:val="none" w:sz="0" w:space="0" w:color="auto"/>
            <w:bottom w:val="none" w:sz="0" w:space="0" w:color="auto"/>
            <w:right w:val="none" w:sz="0" w:space="0" w:color="auto"/>
          </w:divBdr>
        </w:div>
        <w:div w:id="1944804780">
          <w:marLeft w:val="274"/>
          <w:marRight w:val="0"/>
          <w:marTop w:val="0"/>
          <w:marBottom w:val="0"/>
          <w:divBdr>
            <w:top w:val="none" w:sz="0" w:space="0" w:color="auto"/>
            <w:left w:val="none" w:sz="0" w:space="0" w:color="auto"/>
            <w:bottom w:val="none" w:sz="0" w:space="0" w:color="auto"/>
            <w:right w:val="none" w:sz="0" w:space="0" w:color="auto"/>
          </w:divBdr>
        </w:div>
      </w:divsChild>
    </w:div>
    <w:div w:id="1048804185">
      <w:bodyDiv w:val="1"/>
      <w:marLeft w:val="0"/>
      <w:marRight w:val="0"/>
      <w:marTop w:val="0"/>
      <w:marBottom w:val="0"/>
      <w:divBdr>
        <w:top w:val="none" w:sz="0" w:space="0" w:color="auto"/>
        <w:left w:val="none" w:sz="0" w:space="0" w:color="auto"/>
        <w:bottom w:val="none" w:sz="0" w:space="0" w:color="auto"/>
        <w:right w:val="none" w:sz="0" w:space="0" w:color="auto"/>
      </w:divBdr>
    </w:div>
    <w:div w:id="1049643612">
      <w:bodyDiv w:val="1"/>
      <w:marLeft w:val="0"/>
      <w:marRight w:val="0"/>
      <w:marTop w:val="0"/>
      <w:marBottom w:val="0"/>
      <w:divBdr>
        <w:top w:val="none" w:sz="0" w:space="0" w:color="auto"/>
        <w:left w:val="none" w:sz="0" w:space="0" w:color="auto"/>
        <w:bottom w:val="none" w:sz="0" w:space="0" w:color="auto"/>
        <w:right w:val="none" w:sz="0" w:space="0" w:color="auto"/>
      </w:divBdr>
      <w:divsChild>
        <w:div w:id="144863569">
          <w:marLeft w:val="0"/>
          <w:marRight w:val="0"/>
          <w:marTop w:val="0"/>
          <w:marBottom w:val="0"/>
          <w:divBdr>
            <w:top w:val="none" w:sz="0" w:space="0" w:color="auto"/>
            <w:left w:val="none" w:sz="0" w:space="0" w:color="auto"/>
            <w:bottom w:val="none" w:sz="0" w:space="0" w:color="auto"/>
            <w:right w:val="none" w:sz="0" w:space="0" w:color="auto"/>
          </w:divBdr>
        </w:div>
      </w:divsChild>
    </w:div>
    <w:div w:id="1052845030">
      <w:bodyDiv w:val="1"/>
      <w:marLeft w:val="0"/>
      <w:marRight w:val="0"/>
      <w:marTop w:val="0"/>
      <w:marBottom w:val="0"/>
      <w:divBdr>
        <w:top w:val="none" w:sz="0" w:space="0" w:color="auto"/>
        <w:left w:val="none" w:sz="0" w:space="0" w:color="auto"/>
        <w:bottom w:val="none" w:sz="0" w:space="0" w:color="auto"/>
        <w:right w:val="none" w:sz="0" w:space="0" w:color="auto"/>
      </w:divBdr>
    </w:div>
    <w:div w:id="1053232587">
      <w:bodyDiv w:val="1"/>
      <w:marLeft w:val="0"/>
      <w:marRight w:val="0"/>
      <w:marTop w:val="0"/>
      <w:marBottom w:val="0"/>
      <w:divBdr>
        <w:top w:val="none" w:sz="0" w:space="0" w:color="auto"/>
        <w:left w:val="none" w:sz="0" w:space="0" w:color="auto"/>
        <w:bottom w:val="none" w:sz="0" w:space="0" w:color="auto"/>
        <w:right w:val="none" w:sz="0" w:space="0" w:color="auto"/>
      </w:divBdr>
    </w:div>
    <w:div w:id="1059599260">
      <w:bodyDiv w:val="1"/>
      <w:marLeft w:val="0"/>
      <w:marRight w:val="0"/>
      <w:marTop w:val="0"/>
      <w:marBottom w:val="0"/>
      <w:divBdr>
        <w:top w:val="none" w:sz="0" w:space="0" w:color="auto"/>
        <w:left w:val="none" w:sz="0" w:space="0" w:color="auto"/>
        <w:bottom w:val="none" w:sz="0" w:space="0" w:color="auto"/>
        <w:right w:val="none" w:sz="0" w:space="0" w:color="auto"/>
      </w:divBdr>
    </w:div>
    <w:div w:id="1064988507">
      <w:bodyDiv w:val="1"/>
      <w:marLeft w:val="0"/>
      <w:marRight w:val="0"/>
      <w:marTop w:val="0"/>
      <w:marBottom w:val="0"/>
      <w:divBdr>
        <w:top w:val="none" w:sz="0" w:space="0" w:color="auto"/>
        <w:left w:val="none" w:sz="0" w:space="0" w:color="auto"/>
        <w:bottom w:val="none" w:sz="0" w:space="0" w:color="auto"/>
        <w:right w:val="none" w:sz="0" w:space="0" w:color="auto"/>
      </w:divBdr>
    </w:div>
    <w:div w:id="1084840215">
      <w:bodyDiv w:val="1"/>
      <w:marLeft w:val="0"/>
      <w:marRight w:val="0"/>
      <w:marTop w:val="0"/>
      <w:marBottom w:val="0"/>
      <w:divBdr>
        <w:top w:val="none" w:sz="0" w:space="0" w:color="auto"/>
        <w:left w:val="none" w:sz="0" w:space="0" w:color="auto"/>
        <w:bottom w:val="none" w:sz="0" w:space="0" w:color="auto"/>
        <w:right w:val="none" w:sz="0" w:space="0" w:color="auto"/>
      </w:divBdr>
    </w:div>
    <w:div w:id="1109468036">
      <w:bodyDiv w:val="1"/>
      <w:marLeft w:val="0"/>
      <w:marRight w:val="0"/>
      <w:marTop w:val="0"/>
      <w:marBottom w:val="0"/>
      <w:divBdr>
        <w:top w:val="none" w:sz="0" w:space="0" w:color="auto"/>
        <w:left w:val="none" w:sz="0" w:space="0" w:color="auto"/>
        <w:bottom w:val="none" w:sz="0" w:space="0" w:color="auto"/>
        <w:right w:val="none" w:sz="0" w:space="0" w:color="auto"/>
      </w:divBdr>
    </w:div>
    <w:div w:id="1129203347">
      <w:bodyDiv w:val="1"/>
      <w:marLeft w:val="0"/>
      <w:marRight w:val="0"/>
      <w:marTop w:val="0"/>
      <w:marBottom w:val="0"/>
      <w:divBdr>
        <w:top w:val="none" w:sz="0" w:space="0" w:color="auto"/>
        <w:left w:val="none" w:sz="0" w:space="0" w:color="auto"/>
        <w:bottom w:val="none" w:sz="0" w:space="0" w:color="auto"/>
        <w:right w:val="none" w:sz="0" w:space="0" w:color="auto"/>
      </w:divBdr>
    </w:div>
    <w:div w:id="1133793620">
      <w:bodyDiv w:val="1"/>
      <w:marLeft w:val="0"/>
      <w:marRight w:val="0"/>
      <w:marTop w:val="0"/>
      <w:marBottom w:val="0"/>
      <w:divBdr>
        <w:top w:val="none" w:sz="0" w:space="0" w:color="auto"/>
        <w:left w:val="none" w:sz="0" w:space="0" w:color="auto"/>
        <w:bottom w:val="none" w:sz="0" w:space="0" w:color="auto"/>
        <w:right w:val="none" w:sz="0" w:space="0" w:color="auto"/>
      </w:divBdr>
    </w:div>
    <w:div w:id="1142969229">
      <w:bodyDiv w:val="1"/>
      <w:marLeft w:val="0"/>
      <w:marRight w:val="0"/>
      <w:marTop w:val="0"/>
      <w:marBottom w:val="0"/>
      <w:divBdr>
        <w:top w:val="none" w:sz="0" w:space="0" w:color="auto"/>
        <w:left w:val="none" w:sz="0" w:space="0" w:color="auto"/>
        <w:bottom w:val="none" w:sz="0" w:space="0" w:color="auto"/>
        <w:right w:val="none" w:sz="0" w:space="0" w:color="auto"/>
      </w:divBdr>
    </w:div>
    <w:div w:id="1144083480">
      <w:bodyDiv w:val="1"/>
      <w:marLeft w:val="0"/>
      <w:marRight w:val="0"/>
      <w:marTop w:val="0"/>
      <w:marBottom w:val="0"/>
      <w:divBdr>
        <w:top w:val="none" w:sz="0" w:space="0" w:color="auto"/>
        <w:left w:val="none" w:sz="0" w:space="0" w:color="auto"/>
        <w:bottom w:val="none" w:sz="0" w:space="0" w:color="auto"/>
        <w:right w:val="none" w:sz="0" w:space="0" w:color="auto"/>
      </w:divBdr>
    </w:div>
    <w:div w:id="1199272175">
      <w:bodyDiv w:val="1"/>
      <w:marLeft w:val="0"/>
      <w:marRight w:val="0"/>
      <w:marTop w:val="0"/>
      <w:marBottom w:val="0"/>
      <w:divBdr>
        <w:top w:val="none" w:sz="0" w:space="0" w:color="auto"/>
        <w:left w:val="none" w:sz="0" w:space="0" w:color="auto"/>
        <w:bottom w:val="none" w:sz="0" w:space="0" w:color="auto"/>
        <w:right w:val="none" w:sz="0" w:space="0" w:color="auto"/>
      </w:divBdr>
    </w:div>
    <w:div w:id="1213616662">
      <w:bodyDiv w:val="1"/>
      <w:marLeft w:val="0"/>
      <w:marRight w:val="0"/>
      <w:marTop w:val="0"/>
      <w:marBottom w:val="0"/>
      <w:divBdr>
        <w:top w:val="none" w:sz="0" w:space="0" w:color="auto"/>
        <w:left w:val="none" w:sz="0" w:space="0" w:color="auto"/>
        <w:bottom w:val="none" w:sz="0" w:space="0" w:color="auto"/>
        <w:right w:val="none" w:sz="0" w:space="0" w:color="auto"/>
      </w:divBdr>
    </w:div>
    <w:div w:id="1225600526">
      <w:bodyDiv w:val="1"/>
      <w:marLeft w:val="0"/>
      <w:marRight w:val="0"/>
      <w:marTop w:val="0"/>
      <w:marBottom w:val="0"/>
      <w:divBdr>
        <w:top w:val="none" w:sz="0" w:space="0" w:color="auto"/>
        <w:left w:val="none" w:sz="0" w:space="0" w:color="auto"/>
        <w:bottom w:val="none" w:sz="0" w:space="0" w:color="auto"/>
        <w:right w:val="none" w:sz="0" w:space="0" w:color="auto"/>
      </w:divBdr>
    </w:div>
    <w:div w:id="1243874879">
      <w:bodyDiv w:val="1"/>
      <w:marLeft w:val="0"/>
      <w:marRight w:val="0"/>
      <w:marTop w:val="0"/>
      <w:marBottom w:val="0"/>
      <w:divBdr>
        <w:top w:val="none" w:sz="0" w:space="0" w:color="auto"/>
        <w:left w:val="none" w:sz="0" w:space="0" w:color="auto"/>
        <w:bottom w:val="none" w:sz="0" w:space="0" w:color="auto"/>
        <w:right w:val="none" w:sz="0" w:space="0" w:color="auto"/>
      </w:divBdr>
    </w:div>
    <w:div w:id="1284730097">
      <w:bodyDiv w:val="1"/>
      <w:marLeft w:val="0"/>
      <w:marRight w:val="0"/>
      <w:marTop w:val="0"/>
      <w:marBottom w:val="0"/>
      <w:divBdr>
        <w:top w:val="none" w:sz="0" w:space="0" w:color="auto"/>
        <w:left w:val="none" w:sz="0" w:space="0" w:color="auto"/>
        <w:bottom w:val="none" w:sz="0" w:space="0" w:color="auto"/>
        <w:right w:val="none" w:sz="0" w:space="0" w:color="auto"/>
      </w:divBdr>
      <w:divsChild>
        <w:div w:id="89278523">
          <w:marLeft w:val="547"/>
          <w:marRight w:val="0"/>
          <w:marTop w:val="0"/>
          <w:marBottom w:val="0"/>
          <w:divBdr>
            <w:top w:val="none" w:sz="0" w:space="0" w:color="auto"/>
            <w:left w:val="none" w:sz="0" w:space="0" w:color="auto"/>
            <w:bottom w:val="none" w:sz="0" w:space="0" w:color="auto"/>
            <w:right w:val="none" w:sz="0" w:space="0" w:color="auto"/>
          </w:divBdr>
        </w:div>
        <w:div w:id="124929986">
          <w:marLeft w:val="547"/>
          <w:marRight w:val="0"/>
          <w:marTop w:val="0"/>
          <w:marBottom w:val="0"/>
          <w:divBdr>
            <w:top w:val="none" w:sz="0" w:space="0" w:color="auto"/>
            <w:left w:val="none" w:sz="0" w:space="0" w:color="auto"/>
            <w:bottom w:val="none" w:sz="0" w:space="0" w:color="auto"/>
            <w:right w:val="none" w:sz="0" w:space="0" w:color="auto"/>
          </w:divBdr>
        </w:div>
        <w:div w:id="141197025">
          <w:marLeft w:val="547"/>
          <w:marRight w:val="0"/>
          <w:marTop w:val="0"/>
          <w:marBottom w:val="0"/>
          <w:divBdr>
            <w:top w:val="none" w:sz="0" w:space="0" w:color="auto"/>
            <w:left w:val="none" w:sz="0" w:space="0" w:color="auto"/>
            <w:bottom w:val="none" w:sz="0" w:space="0" w:color="auto"/>
            <w:right w:val="none" w:sz="0" w:space="0" w:color="auto"/>
          </w:divBdr>
        </w:div>
        <w:div w:id="281425796">
          <w:marLeft w:val="547"/>
          <w:marRight w:val="0"/>
          <w:marTop w:val="0"/>
          <w:marBottom w:val="0"/>
          <w:divBdr>
            <w:top w:val="none" w:sz="0" w:space="0" w:color="auto"/>
            <w:left w:val="none" w:sz="0" w:space="0" w:color="auto"/>
            <w:bottom w:val="none" w:sz="0" w:space="0" w:color="auto"/>
            <w:right w:val="none" w:sz="0" w:space="0" w:color="auto"/>
          </w:divBdr>
        </w:div>
        <w:div w:id="699009263">
          <w:marLeft w:val="547"/>
          <w:marRight w:val="0"/>
          <w:marTop w:val="0"/>
          <w:marBottom w:val="0"/>
          <w:divBdr>
            <w:top w:val="none" w:sz="0" w:space="0" w:color="auto"/>
            <w:left w:val="none" w:sz="0" w:space="0" w:color="auto"/>
            <w:bottom w:val="none" w:sz="0" w:space="0" w:color="auto"/>
            <w:right w:val="none" w:sz="0" w:space="0" w:color="auto"/>
          </w:divBdr>
        </w:div>
        <w:div w:id="704645154">
          <w:marLeft w:val="547"/>
          <w:marRight w:val="0"/>
          <w:marTop w:val="0"/>
          <w:marBottom w:val="0"/>
          <w:divBdr>
            <w:top w:val="none" w:sz="0" w:space="0" w:color="auto"/>
            <w:left w:val="none" w:sz="0" w:space="0" w:color="auto"/>
            <w:bottom w:val="none" w:sz="0" w:space="0" w:color="auto"/>
            <w:right w:val="none" w:sz="0" w:space="0" w:color="auto"/>
          </w:divBdr>
        </w:div>
        <w:div w:id="923605555">
          <w:marLeft w:val="547"/>
          <w:marRight w:val="0"/>
          <w:marTop w:val="0"/>
          <w:marBottom w:val="0"/>
          <w:divBdr>
            <w:top w:val="none" w:sz="0" w:space="0" w:color="auto"/>
            <w:left w:val="none" w:sz="0" w:space="0" w:color="auto"/>
            <w:bottom w:val="none" w:sz="0" w:space="0" w:color="auto"/>
            <w:right w:val="none" w:sz="0" w:space="0" w:color="auto"/>
          </w:divBdr>
        </w:div>
        <w:div w:id="1279604124">
          <w:marLeft w:val="547"/>
          <w:marRight w:val="0"/>
          <w:marTop w:val="0"/>
          <w:marBottom w:val="0"/>
          <w:divBdr>
            <w:top w:val="none" w:sz="0" w:space="0" w:color="auto"/>
            <w:left w:val="none" w:sz="0" w:space="0" w:color="auto"/>
            <w:bottom w:val="none" w:sz="0" w:space="0" w:color="auto"/>
            <w:right w:val="none" w:sz="0" w:space="0" w:color="auto"/>
          </w:divBdr>
        </w:div>
        <w:div w:id="1796168795">
          <w:marLeft w:val="547"/>
          <w:marRight w:val="0"/>
          <w:marTop w:val="0"/>
          <w:marBottom w:val="0"/>
          <w:divBdr>
            <w:top w:val="none" w:sz="0" w:space="0" w:color="auto"/>
            <w:left w:val="none" w:sz="0" w:space="0" w:color="auto"/>
            <w:bottom w:val="none" w:sz="0" w:space="0" w:color="auto"/>
            <w:right w:val="none" w:sz="0" w:space="0" w:color="auto"/>
          </w:divBdr>
        </w:div>
      </w:divsChild>
    </w:div>
    <w:div w:id="1308704030">
      <w:bodyDiv w:val="1"/>
      <w:marLeft w:val="0"/>
      <w:marRight w:val="0"/>
      <w:marTop w:val="0"/>
      <w:marBottom w:val="0"/>
      <w:divBdr>
        <w:top w:val="none" w:sz="0" w:space="0" w:color="auto"/>
        <w:left w:val="none" w:sz="0" w:space="0" w:color="auto"/>
        <w:bottom w:val="none" w:sz="0" w:space="0" w:color="auto"/>
        <w:right w:val="none" w:sz="0" w:space="0" w:color="auto"/>
      </w:divBdr>
    </w:div>
    <w:div w:id="1321468811">
      <w:bodyDiv w:val="1"/>
      <w:marLeft w:val="0"/>
      <w:marRight w:val="0"/>
      <w:marTop w:val="0"/>
      <w:marBottom w:val="0"/>
      <w:divBdr>
        <w:top w:val="none" w:sz="0" w:space="0" w:color="auto"/>
        <w:left w:val="none" w:sz="0" w:space="0" w:color="auto"/>
        <w:bottom w:val="none" w:sz="0" w:space="0" w:color="auto"/>
        <w:right w:val="none" w:sz="0" w:space="0" w:color="auto"/>
      </w:divBdr>
    </w:div>
    <w:div w:id="1323780443">
      <w:bodyDiv w:val="1"/>
      <w:marLeft w:val="0"/>
      <w:marRight w:val="0"/>
      <w:marTop w:val="0"/>
      <w:marBottom w:val="0"/>
      <w:divBdr>
        <w:top w:val="none" w:sz="0" w:space="0" w:color="auto"/>
        <w:left w:val="none" w:sz="0" w:space="0" w:color="auto"/>
        <w:bottom w:val="none" w:sz="0" w:space="0" w:color="auto"/>
        <w:right w:val="none" w:sz="0" w:space="0" w:color="auto"/>
      </w:divBdr>
    </w:div>
    <w:div w:id="1325821816">
      <w:bodyDiv w:val="1"/>
      <w:marLeft w:val="0"/>
      <w:marRight w:val="0"/>
      <w:marTop w:val="0"/>
      <w:marBottom w:val="0"/>
      <w:divBdr>
        <w:top w:val="none" w:sz="0" w:space="0" w:color="auto"/>
        <w:left w:val="none" w:sz="0" w:space="0" w:color="auto"/>
        <w:bottom w:val="none" w:sz="0" w:space="0" w:color="auto"/>
        <w:right w:val="none" w:sz="0" w:space="0" w:color="auto"/>
      </w:divBdr>
    </w:div>
    <w:div w:id="1329866884">
      <w:bodyDiv w:val="1"/>
      <w:marLeft w:val="0"/>
      <w:marRight w:val="0"/>
      <w:marTop w:val="0"/>
      <w:marBottom w:val="0"/>
      <w:divBdr>
        <w:top w:val="none" w:sz="0" w:space="0" w:color="auto"/>
        <w:left w:val="none" w:sz="0" w:space="0" w:color="auto"/>
        <w:bottom w:val="none" w:sz="0" w:space="0" w:color="auto"/>
        <w:right w:val="none" w:sz="0" w:space="0" w:color="auto"/>
      </w:divBdr>
    </w:div>
    <w:div w:id="1377463176">
      <w:bodyDiv w:val="1"/>
      <w:marLeft w:val="0"/>
      <w:marRight w:val="0"/>
      <w:marTop w:val="0"/>
      <w:marBottom w:val="0"/>
      <w:divBdr>
        <w:top w:val="none" w:sz="0" w:space="0" w:color="auto"/>
        <w:left w:val="none" w:sz="0" w:space="0" w:color="auto"/>
        <w:bottom w:val="none" w:sz="0" w:space="0" w:color="auto"/>
        <w:right w:val="none" w:sz="0" w:space="0" w:color="auto"/>
      </w:divBdr>
    </w:div>
    <w:div w:id="1382948262">
      <w:bodyDiv w:val="1"/>
      <w:marLeft w:val="0"/>
      <w:marRight w:val="0"/>
      <w:marTop w:val="0"/>
      <w:marBottom w:val="0"/>
      <w:divBdr>
        <w:top w:val="none" w:sz="0" w:space="0" w:color="auto"/>
        <w:left w:val="none" w:sz="0" w:space="0" w:color="auto"/>
        <w:bottom w:val="none" w:sz="0" w:space="0" w:color="auto"/>
        <w:right w:val="none" w:sz="0" w:space="0" w:color="auto"/>
      </w:divBdr>
      <w:divsChild>
        <w:div w:id="38819031">
          <w:marLeft w:val="0"/>
          <w:marRight w:val="0"/>
          <w:marTop w:val="0"/>
          <w:marBottom w:val="0"/>
          <w:divBdr>
            <w:top w:val="none" w:sz="0" w:space="0" w:color="auto"/>
            <w:left w:val="none" w:sz="0" w:space="0" w:color="auto"/>
            <w:bottom w:val="none" w:sz="0" w:space="0" w:color="auto"/>
            <w:right w:val="none" w:sz="0" w:space="0" w:color="auto"/>
          </w:divBdr>
        </w:div>
      </w:divsChild>
    </w:div>
    <w:div w:id="1390303788">
      <w:bodyDiv w:val="1"/>
      <w:marLeft w:val="0"/>
      <w:marRight w:val="0"/>
      <w:marTop w:val="0"/>
      <w:marBottom w:val="0"/>
      <w:divBdr>
        <w:top w:val="none" w:sz="0" w:space="0" w:color="auto"/>
        <w:left w:val="none" w:sz="0" w:space="0" w:color="auto"/>
        <w:bottom w:val="none" w:sz="0" w:space="0" w:color="auto"/>
        <w:right w:val="none" w:sz="0" w:space="0" w:color="auto"/>
      </w:divBdr>
    </w:div>
    <w:div w:id="1391533985">
      <w:bodyDiv w:val="1"/>
      <w:marLeft w:val="0"/>
      <w:marRight w:val="0"/>
      <w:marTop w:val="0"/>
      <w:marBottom w:val="0"/>
      <w:divBdr>
        <w:top w:val="none" w:sz="0" w:space="0" w:color="auto"/>
        <w:left w:val="none" w:sz="0" w:space="0" w:color="auto"/>
        <w:bottom w:val="none" w:sz="0" w:space="0" w:color="auto"/>
        <w:right w:val="none" w:sz="0" w:space="0" w:color="auto"/>
      </w:divBdr>
    </w:div>
    <w:div w:id="1415936474">
      <w:bodyDiv w:val="1"/>
      <w:marLeft w:val="0"/>
      <w:marRight w:val="0"/>
      <w:marTop w:val="0"/>
      <w:marBottom w:val="0"/>
      <w:divBdr>
        <w:top w:val="none" w:sz="0" w:space="0" w:color="auto"/>
        <w:left w:val="none" w:sz="0" w:space="0" w:color="auto"/>
        <w:bottom w:val="none" w:sz="0" w:space="0" w:color="auto"/>
        <w:right w:val="none" w:sz="0" w:space="0" w:color="auto"/>
      </w:divBdr>
    </w:div>
    <w:div w:id="1437099658">
      <w:bodyDiv w:val="1"/>
      <w:marLeft w:val="0"/>
      <w:marRight w:val="0"/>
      <w:marTop w:val="0"/>
      <w:marBottom w:val="0"/>
      <w:divBdr>
        <w:top w:val="none" w:sz="0" w:space="0" w:color="auto"/>
        <w:left w:val="none" w:sz="0" w:space="0" w:color="auto"/>
        <w:bottom w:val="none" w:sz="0" w:space="0" w:color="auto"/>
        <w:right w:val="none" w:sz="0" w:space="0" w:color="auto"/>
      </w:divBdr>
    </w:div>
    <w:div w:id="1445953285">
      <w:bodyDiv w:val="1"/>
      <w:marLeft w:val="0"/>
      <w:marRight w:val="0"/>
      <w:marTop w:val="0"/>
      <w:marBottom w:val="0"/>
      <w:divBdr>
        <w:top w:val="none" w:sz="0" w:space="0" w:color="auto"/>
        <w:left w:val="none" w:sz="0" w:space="0" w:color="auto"/>
        <w:bottom w:val="none" w:sz="0" w:space="0" w:color="auto"/>
        <w:right w:val="none" w:sz="0" w:space="0" w:color="auto"/>
      </w:divBdr>
    </w:div>
    <w:div w:id="1481462036">
      <w:bodyDiv w:val="1"/>
      <w:marLeft w:val="0"/>
      <w:marRight w:val="0"/>
      <w:marTop w:val="0"/>
      <w:marBottom w:val="0"/>
      <w:divBdr>
        <w:top w:val="none" w:sz="0" w:space="0" w:color="auto"/>
        <w:left w:val="none" w:sz="0" w:space="0" w:color="auto"/>
        <w:bottom w:val="none" w:sz="0" w:space="0" w:color="auto"/>
        <w:right w:val="none" w:sz="0" w:space="0" w:color="auto"/>
      </w:divBdr>
    </w:div>
    <w:div w:id="1489594053">
      <w:bodyDiv w:val="1"/>
      <w:marLeft w:val="0"/>
      <w:marRight w:val="0"/>
      <w:marTop w:val="0"/>
      <w:marBottom w:val="0"/>
      <w:divBdr>
        <w:top w:val="none" w:sz="0" w:space="0" w:color="auto"/>
        <w:left w:val="none" w:sz="0" w:space="0" w:color="auto"/>
        <w:bottom w:val="none" w:sz="0" w:space="0" w:color="auto"/>
        <w:right w:val="none" w:sz="0" w:space="0" w:color="auto"/>
      </w:divBdr>
    </w:div>
    <w:div w:id="1510293188">
      <w:bodyDiv w:val="1"/>
      <w:marLeft w:val="0"/>
      <w:marRight w:val="0"/>
      <w:marTop w:val="0"/>
      <w:marBottom w:val="0"/>
      <w:divBdr>
        <w:top w:val="none" w:sz="0" w:space="0" w:color="auto"/>
        <w:left w:val="none" w:sz="0" w:space="0" w:color="auto"/>
        <w:bottom w:val="none" w:sz="0" w:space="0" w:color="auto"/>
        <w:right w:val="none" w:sz="0" w:space="0" w:color="auto"/>
      </w:divBdr>
    </w:div>
    <w:div w:id="1518541360">
      <w:bodyDiv w:val="1"/>
      <w:marLeft w:val="0"/>
      <w:marRight w:val="0"/>
      <w:marTop w:val="0"/>
      <w:marBottom w:val="0"/>
      <w:divBdr>
        <w:top w:val="none" w:sz="0" w:space="0" w:color="auto"/>
        <w:left w:val="none" w:sz="0" w:space="0" w:color="auto"/>
        <w:bottom w:val="none" w:sz="0" w:space="0" w:color="auto"/>
        <w:right w:val="none" w:sz="0" w:space="0" w:color="auto"/>
      </w:divBdr>
    </w:div>
    <w:div w:id="1566141093">
      <w:bodyDiv w:val="1"/>
      <w:marLeft w:val="0"/>
      <w:marRight w:val="0"/>
      <w:marTop w:val="0"/>
      <w:marBottom w:val="0"/>
      <w:divBdr>
        <w:top w:val="none" w:sz="0" w:space="0" w:color="auto"/>
        <w:left w:val="none" w:sz="0" w:space="0" w:color="auto"/>
        <w:bottom w:val="none" w:sz="0" w:space="0" w:color="auto"/>
        <w:right w:val="none" w:sz="0" w:space="0" w:color="auto"/>
      </w:divBdr>
    </w:div>
    <w:div w:id="1604146698">
      <w:bodyDiv w:val="1"/>
      <w:marLeft w:val="0"/>
      <w:marRight w:val="0"/>
      <w:marTop w:val="0"/>
      <w:marBottom w:val="0"/>
      <w:divBdr>
        <w:top w:val="none" w:sz="0" w:space="0" w:color="auto"/>
        <w:left w:val="none" w:sz="0" w:space="0" w:color="auto"/>
        <w:bottom w:val="none" w:sz="0" w:space="0" w:color="auto"/>
        <w:right w:val="none" w:sz="0" w:space="0" w:color="auto"/>
      </w:divBdr>
    </w:div>
    <w:div w:id="1608922806">
      <w:bodyDiv w:val="1"/>
      <w:marLeft w:val="0"/>
      <w:marRight w:val="0"/>
      <w:marTop w:val="0"/>
      <w:marBottom w:val="0"/>
      <w:divBdr>
        <w:top w:val="none" w:sz="0" w:space="0" w:color="auto"/>
        <w:left w:val="none" w:sz="0" w:space="0" w:color="auto"/>
        <w:bottom w:val="none" w:sz="0" w:space="0" w:color="auto"/>
        <w:right w:val="none" w:sz="0" w:space="0" w:color="auto"/>
      </w:divBdr>
    </w:div>
    <w:div w:id="1624965770">
      <w:bodyDiv w:val="1"/>
      <w:marLeft w:val="0"/>
      <w:marRight w:val="0"/>
      <w:marTop w:val="0"/>
      <w:marBottom w:val="0"/>
      <w:divBdr>
        <w:top w:val="none" w:sz="0" w:space="0" w:color="auto"/>
        <w:left w:val="none" w:sz="0" w:space="0" w:color="auto"/>
        <w:bottom w:val="none" w:sz="0" w:space="0" w:color="auto"/>
        <w:right w:val="none" w:sz="0" w:space="0" w:color="auto"/>
      </w:divBdr>
      <w:divsChild>
        <w:div w:id="85812560">
          <w:marLeft w:val="0"/>
          <w:marRight w:val="0"/>
          <w:marTop w:val="0"/>
          <w:marBottom w:val="0"/>
          <w:divBdr>
            <w:top w:val="none" w:sz="0" w:space="0" w:color="auto"/>
            <w:left w:val="none" w:sz="0" w:space="0" w:color="auto"/>
            <w:bottom w:val="none" w:sz="0" w:space="0" w:color="auto"/>
            <w:right w:val="none" w:sz="0" w:space="0" w:color="auto"/>
          </w:divBdr>
        </w:div>
      </w:divsChild>
    </w:div>
    <w:div w:id="1626081657">
      <w:bodyDiv w:val="1"/>
      <w:marLeft w:val="0"/>
      <w:marRight w:val="0"/>
      <w:marTop w:val="0"/>
      <w:marBottom w:val="0"/>
      <w:divBdr>
        <w:top w:val="none" w:sz="0" w:space="0" w:color="auto"/>
        <w:left w:val="none" w:sz="0" w:space="0" w:color="auto"/>
        <w:bottom w:val="none" w:sz="0" w:space="0" w:color="auto"/>
        <w:right w:val="none" w:sz="0" w:space="0" w:color="auto"/>
      </w:divBdr>
      <w:divsChild>
        <w:div w:id="52167659">
          <w:marLeft w:val="274"/>
          <w:marRight w:val="0"/>
          <w:marTop w:val="0"/>
          <w:marBottom w:val="0"/>
          <w:divBdr>
            <w:top w:val="none" w:sz="0" w:space="0" w:color="auto"/>
            <w:left w:val="none" w:sz="0" w:space="0" w:color="auto"/>
            <w:bottom w:val="none" w:sz="0" w:space="0" w:color="auto"/>
            <w:right w:val="none" w:sz="0" w:space="0" w:color="auto"/>
          </w:divBdr>
        </w:div>
        <w:div w:id="719212484">
          <w:marLeft w:val="274"/>
          <w:marRight w:val="0"/>
          <w:marTop w:val="0"/>
          <w:marBottom w:val="0"/>
          <w:divBdr>
            <w:top w:val="none" w:sz="0" w:space="0" w:color="auto"/>
            <w:left w:val="none" w:sz="0" w:space="0" w:color="auto"/>
            <w:bottom w:val="none" w:sz="0" w:space="0" w:color="auto"/>
            <w:right w:val="none" w:sz="0" w:space="0" w:color="auto"/>
          </w:divBdr>
        </w:div>
        <w:div w:id="951863603">
          <w:marLeft w:val="274"/>
          <w:marRight w:val="0"/>
          <w:marTop w:val="0"/>
          <w:marBottom w:val="0"/>
          <w:divBdr>
            <w:top w:val="none" w:sz="0" w:space="0" w:color="auto"/>
            <w:left w:val="none" w:sz="0" w:space="0" w:color="auto"/>
            <w:bottom w:val="none" w:sz="0" w:space="0" w:color="auto"/>
            <w:right w:val="none" w:sz="0" w:space="0" w:color="auto"/>
          </w:divBdr>
        </w:div>
        <w:div w:id="1100493450">
          <w:marLeft w:val="274"/>
          <w:marRight w:val="0"/>
          <w:marTop w:val="0"/>
          <w:marBottom w:val="0"/>
          <w:divBdr>
            <w:top w:val="none" w:sz="0" w:space="0" w:color="auto"/>
            <w:left w:val="none" w:sz="0" w:space="0" w:color="auto"/>
            <w:bottom w:val="none" w:sz="0" w:space="0" w:color="auto"/>
            <w:right w:val="none" w:sz="0" w:space="0" w:color="auto"/>
          </w:divBdr>
        </w:div>
        <w:div w:id="1968586573">
          <w:marLeft w:val="274"/>
          <w:marRight w:val="0"/>
          <w:marTop w:val="0"/>
          <w:marBottom w:val="0"/>
          <w:divBdr>
            <w:top w:val="none" w:sz="0" w:space="0" w:color="auto"/>
            <w:left w:val="none" w:sz="0" w:space="0" w:color="auto"/>
            <w:bottom w:val="none" w:sz="0" w:space="0" w:color="auto"/>
            <w:right w:val="none" w:sz="0" w:space="0" w:color="auto"/>
          </w:divBdr>
        </w:div>
        <w:div w:id="2100906200">
          <w:marLeft w:val="274"/>
          <w:marRight w:val="0"/>
          <w:marTop w:val="0"/>
          <w:marBottom w:val="0"/>
          <w:divBdr>
            <w:top w:val="none" w:sz="0" w:space="0" w:color="auto"/>
            <w:left w:val="none" w:sz="0" w:space="0" w:color="auto"/>
            <w:bottom w:val="none" w:sz="0" w:space="0" w:color="auto"/>
            <w:right w:val="none" w:sz="0" w:space="0" w:color="auto"/>
          </w:divBdr>
        </w:div>
      </w:divsChild>
    </w:div>
    <w:div w:id="1664120726">
      <w:bodyDiv w:val="1"/>
      <w:marLeft w:val="0"/>
      <w:marRight w:val="0"/>
      <w:marTop w:val="0"/>
      <w:marBottom w:val="0"/>
      <w:divBdr>
        <w:top w:val="none" w:sz="0" w:space="0" w:color="auto"/>
        <w:left w:val="none" w:sz="0" w:space="0" w:color="auto"/>
        <w:bottom w:val="none" w:sz="0" w:space="0" w:color="auto"/>
        <w:right w:val="none" w:sz="0" w:space="0" w:color="auto"/>
      </w:divBdr>
    </w:div>
    <w:div w:id="1682003292">
      <w:bodyDiv w:val="1"/>
      <w:marLeft w:val="0"/>
      <w:marRight w:val="0"/>
      <w:marTop w:val="0"/>
      <w:marBottom w:val="0"/>
      <w:divBdr>
        <w:top w:val="none" w:sz="0" w:space="0" w:color="auto"/>
        <w:left w:val="none" w:sz="0" w:space="0" w:color="auto"/>
        <w:bottom w:val="none" w:sz="0" w:space="0" w:color="auto"/>
        <w:right w:val="none" w:sz="0" w:space="0" w:color="auto"/>
      </w:divBdr>
    </w:div>
    <w:div w:id="1699240184">
      <w:bodyDiv w:val="1"/>
      <w:marLeft w:val="0"/>
      <w:marRight w:val="0"/>
      <w:marTop w:val="0"/>
      <w:marBottom w:val="0"/>
      <w:divBdr>
        <w:top w:val="none" w:sz="0" w:space="0" w:color="auto"/>
        <w:left w:val="none" w:sz="0" w:space="0" w:color="auto"/>
        <w:bottom w:val="none" w:sz="0" w:space="0" w:color="auto"/>
        <w:right w:val="none" w:sz="0" w:space="0" w:color="auto"/>
      </w:divBdr>
    </w:div>
    <w:div w:id="1720205770">
      <w:bodyDiv w:val="1"/>
      <w:marLeft w:val="0"/>
      <w:marRight w:val="0"/>
      <w:marTop w:val="0"/>
      <w:marBottom w:val="0"/>
      <w:divBdr>
        <w:top w:val="none" w:sz="0" w:space="0" w:color="auto"/>
        <w:left w:val="none" w:sz="0" w:space="0" w:color="auto"/>
        <w:bottom w:val="none" w:sz="0" w:space="0" w:color="auto"/>
        <w:right w:val="none" w:sz="0" w:space="0" w:color="auto"/>
      </w:divBdr>
      <w:divsChild>
        <w:div w:id="157305257">
          <w:marLeft w:val="446"/>
          <w:marRight w:val="0"/>
          <w:marTop w:val="0"/>
          <w:marBottom w:val="0"/>
          <w:divBdr>
            <w:top w:val="none" w:sz="0" w:space="0" w:color="auto"/>
            <w:left w:val="none" w:sz="0" w:space="0" w:color="auto"/>
            <w:bottom w:val="none" w:sz="0" w:space="0" w:color="auto"/>
            <w:right w:val="none" w:sz="0" w:space="0" w:color="auto"/>
          </w:divBdr>
        </w:div>
        <w:div w:id="1224486415">
          <w:marLeft w:val="446"/>
          <w:marRight w:val="0"/>
          <w:marTop w:val="0"/>
          <w:marBottom w:val="0"/>
          <w:divBdr>
            <w:top w:val="none" w:sz="0" w:space="0" w:color="auto"/>
            <w:left w:val="none" w:sz="0" w:space="0" w:color="auto"/>
            <w:bottom w:val="none" w:sz="0" w:space="0" w:color="auto"/>
            <w:right w:val="none" w:sz="0" w:space="0" w:color="auto"/>
          </w:divBdr>
        </w:div>
        <w:div w:id="1505127310">
          <w:marLeft w:val="446"/>
          <w:marRight w:val="0"/>
          <w:marTop w:val="0"/>
          <w:marBottom w:val="0"/>
          <w:divBdr>
            <w:top w:val="none" w:sz="0" w:space="0" w:color="auto"/>
            <w:left w:val="none" w:sz="0" w:space="0" w:color="auto"/>
            <w:bottom w:val="none" w:sz="0" w:space="0" w:color="auto"/>
            <w:right w:val="none" w:sz="0" w:space="0" w:color="auto"/>
          </w:divBdr>
        </w:div>
      </w:divsChild>
    </w:div>
    <w:div w:id="1735735625">
      <w:bodyDiv w:val="1"/>
      <w:marLeft w:val="0"/>
      <w:marRight w:val="0"/>
      <w:marTop w:val="0"/>
      <w:marBottom w:val="0"/>
      <w:divBdr>
        <w:top w:val="none" w:sz="0" w:space="0" w:color="auto"/>
        <w:left w:val="none" w:sz="0" w:space="0" w:color="auto"/>
        <w:bottom w:val="none" w:sz="0" w:space="0" w:color="auto"/>
        <w:right w:val="none" w:sz="0" w:space="0" w:color="auto"/>
      </w:divBdr>
      <w:divsChild>
        <w:div w:id="1091584983">
          <w:marLeft w:val="0"/>
          <w:marRight w:val="0"/>
          <w:marTop w:val="0"/>
          <w:marBottom w:val="0"/>
          <w:divBdr>
            <w:top w:val="none" w:sz="0" w:space="0" w:color="auto"/>
            <w:left w:val="none" w:sz="0" w:space="0" w:color="auto"/>
            <w:bottom w:val="none" w:sz="0" w:space="0" w:color="auto"/>
            <w:right w:val="none" w:sz="0" w:space="0" w:color="auto"/>
          </w:divBdr>
        </w:div>
      </w:divsChild>
    </w:div>
    <w:div w:id="1748503278">
      <w:bodyDiv w:val="1"/>
      <w:marLeft w:val="0"/>
      <w:marRight w:val="0"/>
      <w:marTop w:val="0"/>
      <w:marBottom w:val="0"/>
      <w:divBdr>
        <w:top w:val="none" w:sz="0" w:space="0" w:color="auto"/>
        <w:left w:val="none" w:sz="0" w:space="0" w:color="auto"/>
        <w:bottom w:val="none" w:sz="0" w:space="0" w:color="auto"/>
        <w:right w:val="none" w:sz="0" w:space="0" w:color="auto"/>
      </w:divBdr>
      <w:divsChild>
        <w:div w:id="742416349">
          <w:marLeft w:val="547"/>
          <w:marRight w:val="0"/>
          <w:marTop w:val="0"/>
          <w:marBottom w:val="0"/>
          <w:divBdr>
            <w:top w:val="none" w:sz="0" w:space="0" w:color="auto"/>
            <w:left w:val="none" w:sz="0" w:space="0" w:color="auto"/>
            <w:bottom w:val="none" w:sz="0" w:space="0" w:color="auto"/>
            <w:right w:val="none" w:sz="0" w:space="0" w:color="auto"/>
          </w:divBdr>
        </w:div>
        <w:div w:id="825509186">
          <w:marLeft w:val="547"/>
          <w:marRight w:val="0"/>
          <w:marTop w:val="0"/>
          <w:marBottom w:val="0"/>
          <w:divBdr>
            <w:top w:val="none" w:sz="0" w:space="0" w:color="auto"/>
            <w:left w:val="none" w:sz="0" w:space="0" w:color="auto"/>
            <w:bottom w:val="none" w:sz="0" w:space="0" w:color="auto"/>
            <w:right w:val="none" w:sz="0" w:space="0" w:color="auto"/>
          </w:divBdr>
        </w:div>
        <w:div w:id="1373728128">
          <w:marLeft w:val="547"/>
          <w:marRight w:val="0"/>
          <w:marTop w:val="0"/>
          <w:marBottom w:val="0"/>
          <w:divBdr>
            <w:top w:val="none" w:sz="0" w:space="0" w:color="auto"/>
            <w:left w:val="none" w:sz="0" w:space="0" w:color="auto"/>
            <w:bottom w:val="none" w:sz="0" w:space="0" w:color="auto"/>
            <w:right w:val="none" w:sz="0" w:space="0" w:color="auto"/>
          </w:divBdr>
        </w:div>
        <w:div w:id="1567374248">
          <w:marLeft w:val="547"/>
          <w:marRight w:val="0"/>
          <w:marTop w:val="0"/>
          <w:marBottom w:val="0"/>
          <w:divBdr>
            <w:top w:val="none" w:sz="0" w:space="0" w:color="auto"/>
            <w:left w:val="none" w:sz="0" w:space="0" w:color="auto"/>
            <w:bottom w:val="none" w:sz="0" w:space="0" w:color="auto"/>
            <w:right w:val="none" w:sz="0" w:space="0" w:color="auto"/>
          </w:divBdr>
        </w:div>
        <w:div w:id="1796364764">
          <w:marLeft w:val="547"/>
          <w:marRight w:val="0"/>
          <w:marTop w:val="0"/>
          <w:marBottom w:val="0"/>
          <w:divBdr>
            <w:top w:val="none" w:sz="0" w:space="0" w:color="auto"/>
            <w:left w:val="none" w:sz="0" w:space="0" w:color="auto"/>
            <w:bottom w:val="none" w:sz="0" w:space="0" w:color="auto"/>
            <w:right w:val="none" w:sz="0" w:space="0" w:color="auto"/>
          </w:divBdr>
        </w:div>
        <w:div w:id="1899508317">
          <w:marLeft w:val="547"/>
          <w:marRight w:val="0"/>
          <w:marTop w:val="0"/>
          <w:marBottom w:val="0"/>
          <w:divBdr>
            <w:top w:val="none" w:sz="0" w:space="0" w:color="auto"/>
            <w:left w:val="none" w:sz="0" w:space="0" w:color="auto"/>
            <w:bottom w:val="none" w:sz="0" w:space="0" w:color="auto"/>
            <w:right w:val="none" w:sz="0" w:space="0" w:color="auto"/>
          </w:divBdr>
        </w:div>
      </w:divsChild>
    </w:div>
    <w:div w:id="1772892017">
      <w:bodyDiv w:val="1"/>
      <w:marLeft w:val="0"/>
      <w:marRight w:val="0"/>
      <w:marTop w:val="0"/>
      <w:marBottom w:val="0"/>
      <w:divBdr>
        <w:top w:val="none" w:sz="0" w:space="0" w:color="auto"/>
        <w:left w:val="none" w:sz="0" w:space="0" w:color="auto"/>
        <w:bottom w:val="none" w:sz="0" w:space="0" w:color="auto"/>
        <w:right w:val="none" w:sz="0" w:space="0" w:color="auto"/>
      </w:divBdr>
    </w:div>
    <w:div w:id="1791049923">
      <w:bodyDiv w:val="1"/>
      <w:marLeft w:val="0"/>
      <w:marRight w:val="0"/>
      <w:marTop w:val="0"/>
      <w:marBottom w:val="0"/>
      <w:divBdr>
        <w:top w:val="none" w:sz="0" w:space="0" w:color="auto"/>
        <w:left w:val="none" w:sz="0" w:space="0" w:color="auto"/>
        <w:bottom w:val="none" w:sz="0" w:space="0" w:color="auto"/>
        <w:right w:val="none" w:sz="0" w:space="0" w:color="auto"/>
      </w:divBdr>
    </w:div>
    <w:div w:id="1801415771">
      <w:bodyDiv w:val="1"/>
      <w:marLeft w:val="0"/>
      <w:marRight w:val="0"/>
      <w:marTop w:val="0"/>
      <w:marBottom w:val="0"/>
      <w:divBdr>
        <w:top w:val="none" w:sz="0" w:space="0" w:color="auto"/>
        <w:left w:val="none" w:sz="0" w:space="0" w:color="auto"/>
        <w:bottom w:val="none" w:sz="0" w:space="0" w:color="auto"/>
        <w:right w:val="none" w:sz="0" w:space="0" w:color="auto"/>
      </w:divBdr>
    </w:div>
    <w:div w:id="1836914309">
      <w:bodyDiv w:val="1"/>
      <w:marLeft w:val="0"/>
      <w:marRight w:val="0"/>
      <w:marTop w:val="0"/>
      <w:marBottom w:val="0"/>
      <w:divBdr>
        <w:top w:val="none" w:sz="0" w:space="0" w:color="auto"/>
        <w:left w:val="none" w:sz="0" w:space="0" w:color="auto"/>
        <w:bottom w:val="none" w:sz="0" w:space="0" w:color="auto"/>
        <w:right w:val="none" w:sz="0" w:space="0" w:color="auto"/>
      </w:divBdr>
    </w:div>
    <w:div w:id="1850947440">
      <w:bodyDiv w:val="1"/>
      <w:marLeft w:val="0"/>
      <w:marRight w:val="0"/>
      <w:marTop w:val="0"/>
      <w:marBottom w:val="0"/>
      <w:divBdr>
        <w:top w:val="none" w:sz="0" w:space="0" w:color="auto"/>
        <w:left w:val="none" w:sz="0" w:space="0" w:color="auto"/>
        <w:bottom w:val="none" w:sz="0" w:space="0" w:color="auto"/>
        <w:right w:val="none" w:sz="0" w:space="0" w:color="auto"/>
      </w:divBdr>
    </w:div>
    <w:div w:id="1911695667">
      <w:bodyDiv w:val="1"/>
      <w:marLeft w:val="0"/>
      <w:marRight w:val="0"/>
      <w:marTop w:val="0"/>
      <w:marBottom w:val="0"/>
      <w:divBdr>
        <w:top w:val="none" w:sz="0" w:space="0" w:color="auto"/>
        <w:left w:val="none" w:sz="0" w:space="0" w:color="auto"/>
        <w:bottom w:val="none" w:sz="0" w:space="0" w:color="auto"/>
        <w:right w:val="none" w:sz="0" w:space="0" w:color="auto"/>
      </w:divBdr>
    </w:div>
    <w:div w:id="1953704234">
      <w:bodyDiv w:val="1"/>
      <w:marLeft w:val="0"/>
      <w:marRight w:val="0"/>
      <w:marTop w:val="0"/>
      <w:marBottom w:val="0"/>
      <w:divBdr>
        <w:top w:val="none" w:sz="0" w:space="0" w:color="auto"/>
        <w:left w:val="none" w:sz="0" w:space="0" w:color="auto"/>
        <w:bottom w:val="none" w:sz="0" w:space="0" w:color="auto"/>
        <w:right w:val="none" w:sz="0" w:space="0" w:color="auto"/>
      </w:divBdr>
    </w:div>
    <w:div w:id="1969361437">
      <w:bodyDiv w:val="1"/>
      <w:marLeft w:val="0"/>
      <w:marRight w:val="0"/>
      <w:marTop w:val="0"/>
      <w:marBottom w:val="0"/>
      <w:divBdr>
        <w:top w:val="none" w:sz="0" w:space="0" w:color="auto"/>
        <w:left w:val="none" w:sz="0" w:space="0" w:color="auto"/>
        <w:bottom w:val="none" w:sz="0" w:space="0" w:color="auto"/>
        <w:right w:val="none" w:sz="0" w:space="0" w:color="auto"/>
      </w:divBdr>
    </w:div>
    <w:div w:id="2016227109">
      <w:bodyDiv w:val="1"/>
      <w:marLeft w:val="0"/>
      <w:marRight w:val="0"/>
      <w:marTop w:val="0"/>
      <w:marBottom w:val="0"/>
      <w:divBdr>
        <w:top w:val="none" w:sz="0" w:space="0" w:color="auto"/>
        <w:left w:val="none" w:sz="0" w:space="0" w:color="auto"/>
        <w:bottom w:val="none" w:sz="0" w:space="0" w:color="auto"/>
        <w:right w:val="none" w:sz="0" w:space="0" w:color="auto"/>
      </w:divBdr>
    </w:div>
    <w:div w:id="2041204234">
      <w:bodyDiv w:val="1"/>
      <w:marLeft w:val="0"/>
      <w:marRight w:val="0"/>
      <w:marTop w:val="0"/>
      <w:marBottom w:val="0"/>
      <w:divBdr>
        <w:top w:val="none" w:sz="0" w:space="0" w:color="auto"/>
        <w:left w:val="none" w:sz="0" w:space="0" w:color="auto"/>
        <w:bottom w:val="none" w:sz="0" w:space="0" w:color="auto"/>
        <w:right w:val="none" w:sz="0" w:space="0" w:color="auto"/>
      </w:divBdr>
      <w:divsChild>
        <w:div w:id="472913588">
          <w:marLeft w:val="274"/>
          <w:marRight w:val="0"/>
          <w:marTop w:val="0"/>
          <w:marBottom w:val="0"/>
          <w:divBdr>
            <w:top w:val="none" w:sz="0" w:space="0" w:color="auto"/>
            <w:left w:val="none" w:sz="0" w:space="0" w:color="auto"/>
            <w:bottom w:val="none" w:sz="0" w:space="0" w:color="auto"/>
            <w:right w:val="none" w:sz="0" w:space="0" w:color="auto"/>
          </w:divBdr>
        </w:div>
        <w:div w:id="822547688">
          <w:marLeft w:val="274"/>
          <w:marRight w:val="0"/>
          <w:marTop w:val="0"/>
          <w:marBottom w:val="0"/>
          <w:divBdr>
            <w:top w:val="none" w:sz="0" w:space="0" w:color="auto"/>
            <w:left w:val="none" w:sz="0" w:space="0" w:color="auto"/>
            <w:bottom w:val="none" w:sz="0" w:space="0" w:color="auto"/>
            <w:right w:val="none" w:sz="0" w:space="0" w:color="auto"/>
          </w:divBdr>
        </w:div>
        <w:div w:id="1466237942">
          <w:marLeft w:val="274"/>
          <w:marRight w:val="0"/>
          <w:marTop w:val="0"/>
          <w:marBottom w:val="0"/>
          <w:divBdr>
            <w:top w:val="none" w:sz="0" w:space="0" w:color="auto"/>
            <w:left w:val="none" w:sz="0" w:space="0" w:color="auto"/>
            <w:bottom w:val="none" w:sz="0" w:space="0" w:color="auto"/>
            <w:right w:val="none" w:sz="0" w:space="0" w:color="auto"/>
          </w:divBdr>
        </w:div>
        <w:div w:id="1788699144">
          <w:marLeft w:val="274"/>
          <w:marRight w:val="0"/>
          <w:marTop w:val="0"/>
          <w:marBottom w:val="0"/>
          <w:divBdr>
            <w:top w:val="none" w:sz="0" w:space="0" w:color="auto"/>
            <w:left w:val="none" w:sz="0" w:space="0" w:color="auto"/>
            <w:bottom w:val="none" w:sz="0" w:space="0" w:color="auto"/>
            <w:right w:val="none" w:sz="0" w:space="0" w:color="auto"/>
          </w:divBdr>
        </w:div>
        <w:div w:id="2129348510">
          <w:marLeft w:val="274"/>
          <w:marRight w:val="0"/>
          <w:marTop w:val="0"/>
          <w:marBottom w:val="0"/>
          <w:divBdr>
            <w:top w:val="none" w:sz="0" w:space="0" w:color="auto"/>
            <w:left w:val="none" w:sz="0" w:space="0" w:color="auto"/>
            <w:bottom w:val="none" w:sz="0" w:space="0" w:color="auto"/>
            <w:right w:val="none" w:sz="0" w:space="0" w:color="auto"/>
          </w:divBdr>
        </w:div>
      </w:divsChild>
    </w:div>
    <w:div w:id="2044092119">
      <w:bodyDiv w:val="1"/>
      <w:marLeft w:val="0"/>
      <w:marRight w:val="0"/>
      <w:marTop w:val="0"/>
      <w:marBottom w:val="0"/>
      <w:divBdr>
        <w:top w:val="none" w:sz="0" w:space="0" w:color="auto"/>
        <w:left w:val="none" w:sz="0" w:space="0" w:color="auto"/>
        <w:bottom w:val="none" w:sz="0" w:space="0" w:color="auto"/>
        <w:right w:val="none" w:sz="0" w:space="0" w:color="auto"/>
      </w:divBdr>
    </w:div>
    <w:div w:id="2053922349">
      <w:bodyDiv w:val="1"/>
      <w:marLeft w:val="0"/>
      <w:marRight w:val="0"/>
      <w:marTop w:val="0"/>
      <w:marBottom w:val="0"/>
      <w:divBdr>
        <w:top w:val="none" w:sz="0" w:space="0" w:color="auto"/>
        <w:left w:val="none" w:sz="0" w:space="0" w:color="auto"/>
        <w:bottom w:val="none" w:sz="0" w:space="0" w:color="auto"/>
        <w:right w:val="none" w:sz="0" w:space="0" w:color="auto"/>
      </w:divBdr>
    </w:div>
    <w:div w:id="2066296689">
      <w:bodyDiv w:val="1"/>
      <w:marLeft w:val="0"/>
      <w:marRight w:val="0"/>
      <w:marTop w:val="0"/>
      <w:marBottom w:val="0"/>
      <w:divBdr>
        <w:top w:val="none" w:sz="0" w:space="0" w:color="auto"/>
        <w:left w:val="none" w:sz="0" w:space="0" w:color="auto"/>
        <w:bottom w:val="none" w:sz="0" w:space="0" w:color="auto"/>
        <w:right w:val="none" w:sz="0" w:space="0" w:color="auto"/>
      </w:divBdr>
    </w:div>
    <w:div w:id="2085225729">
      <w:bodyDiv w:val="1"/>
      <w:marLeft w:val="0"/>
      <w:marRight w:val="0"/>
      <w:marTop w:val="0"/>
      <w:marBottom w:val="0"/>
      <w:divBdr>
        <w:top w:val="none" w:sz="0" w:space="0" w:color="auto"/>
        <w:left w:val="none" w:sz="0" w:space="0" w:color="auto"/>
        <w:bottom w:val="none" w:sz="0" w:space="0" w:color="auto"/>
        <w:right w:val="none" w:sz="0" w:space="0" w:color="auto"/>
      </w:divBdr>
    </w:div>
    <w:div w:id="2140760311">
      <w:bodyDiv w:val="1"/>
      <w:marLeft w:val="0"/>
      <w:marRight w:val="0"/>
      <w:marTop w:val="0"/>
      <w:marBottom w:val="0"/>
      <w:divBdr>
        <w:top w:val="none" w:sz="0" w:space="0" w:color="auto"/>
        <w:left w:val="none" w:sz="0" w:space="0" w:color="auto"/>
        <w:bottom w:val="none" w:sz="0" w:space="0" w:color="auto"/>
        <w:right w:val="none" w:sz="0" w:space="0" w:color="auto"/>
      </w:divBdr>
    </w:div>
    <w:div w:id="2146387564">
      <w:bodyDiv w:val="1"/>
      <w:marLeft w:val="0"/>
      <w:marRight w:val="0"/>
      <w:marTop w:val="0"/>
      <w:marBottom w:val="0"/>
      <w:divBdr>
        <w:top w:val="none" w:sz="0" w:space="0" w:color="auto"/>
        <w:left w:val="none" w:sz="0" w:space="0" w:color="auto"/>
        <w:bottom w:val="none" w:sz="0" w:space="0" w:color="auto"/>
        <w:right w:val="none" w:sz="0" w:space="0" w:color="auto"/>
      </w:divBdr>
    </w:div>
    <w:div w:id="2147312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microsoft.com/office/2016/09/relationships/commentsIds" Target="commentsIds.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2.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3.xm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ev.azure.com" TargetMode="External"/><Relationship Id="rId27" Type="http://schemas.openxmlformats.org/officeDocument/2006/relationships/footer" Target="footer3.xml"/><Relationship Id="rId30"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3FB74688-C522-4514-8927-5BEF5859B1FD}">
    <t:Anchor>
      <t:Comment id="1521873697"/>
    </t:Anchor>
    <t:History>
      <t:Event id="{7102D7C8-8FB1-4409-964B-9B13A6DE3F95}" time="2024-04-23T14:38:38.929Z">
        <t:Attribution userId="S::jawosika@tmhcc.com::7765ac2f-f108-4dc0-bfda-275aca3939d8" userProvider="AD" userName="Awosika, Juliet"/>
        <t:Anchor>
          <t:Comment id="913812938"/>
        </t:Anchor>
        <t:Create/>
      </t:Event>
      <t:Event id="{BA82D100-256C-429B-B6A5-CF4F661D2B4E}" time="2024-04-23T14:38:38.929Z">
        <t:Attribution userId="S::jawosika@tmhcc.com::7765ac2f-f108-4dc0-bfda-275aca3939d8" userProvider="AD" userName="Awosika, Juliet"/>
        <t:Anchor>
          <t:Comment id="913812938"/>
        </t:Anchor>
        <t:Assign userId="S::jgangwar@tmhcc.com::86cc16b7-5cbe-446c-a8f3-4b329ba1f27a" userProvider="AD" userName="Gangwar, Jitin"/>
      </t:Event>
      <t:Event id="{2F0C782F-AEEB-484C-ABCF-18E5FF92D756}" time="2024-04-23T14:38:38.929Z">
        <t:Attribution userId="S::jawosika@tmhcc.com::7765ac2f-f108-4dc0-bfda-275aca3939d8" userProvider="AD" userName="Awosika, Juliet"/>
        <t:Anchor>
          <t:Comment id="913812938"/>
        </t:Anchor>
        <t:SetTitle title="@Gangwar, Jitin "/>
      </t:Event>
    </t:History>
  </t:Task>
  <t:Task id="{10E18182-B24C-4A14-883B-AB33B8494E57}">
    <t:Anchor>
      <t:Comment id="1452210112"/>
    </t:Anchor>
    <t:History>
      <t:Event id="{3604500E-7BED-442F-A0DD-CDBD2F278615}" time="2024-04-23T14:36:17.56Z">
        <t:Attribution userId="S::jawosika@tmhcc.com::7765ac2f-f108-4dc0-bfda-275aca3939d8" userProvider="AD" userName="Awosika, Juliet"/>
        <t:Anchor>
          <t:Comment id="1452210112"/>
        </t:Anchor>
        <t:Create/>
      </t:Event>
      <t:Event id="{3EE7F289-7448-49FA-9804-83CCEF4FED00}" time="2024-04-23T14:36:17.56Z">
        <t:Attribution userId="S::jawosika@tmhcc.com::7765ac2f-f108-4dc0-bfda-275aca3939d8" userProvider="AD" userName="Awosika, Juliet"/>
        <t:Anchor>
          <t:Comment id="1452210112"/>
        </t:Anchor>
        <t:Assign userId="S::jgangwar@tmhcc.com::86cc16b7-5cbe-446c-a8f3-4b329ba1f27a" userProvider="AD" userName="Gangwar, Jitin"/>
      </t:Event>
      <t:Event id="{DEA91E94-1281-4017-A77A-8CE6B193D895}" time="2024-04-23T14:36:17.56Z">
        <t:Attribution userId="S::jawosika@tmhcc.com::7765ac2f-f108-4dc0-bfda-275aca3939d8" userProvider="AD" userName="Awosika, Juliet"/>
        <t:Anchor>
          <t:Comment id="1452210112"/>
        </t:Anchor>
        <t:SetTitle title="@Gangwar, Jitin I would be a Reviewer - Nanda &amp; Andrea Taylor would be the Approver. Also add in the Application Owner’s as approvers as wel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CEB940-9E5D-0B48-BF42-545AC1E13B7A}">
  <we:reference id="wa200001011" version="1.2.0.0" store="en-GB"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BE8B580E70E9147B79DE0D22CFC73F4" ma:contentTypeVersion="15" ma:contentTypeDescription="Create a new document." ma:contentTypeScope="" ma:versionID="c67461f881958d15c0319cabe98fd27f">
  <xsd:schema xmlns:xsd="http://www.w3.org/2001/XMLSchema" xmlns:xs="http://www.w3.org/2001/XMLSchema" xmlns:p="http://schemas.microsoft.com/office/2006/metadata/properties" xmlns:ns2="47c9eb79-a4ef-4c42-b0e7-599e56e77e3e" xmlns:ns3="8fa364df-21bb-4c1f-8b95-c89a61078981" targetNamespace="http://schemas.microsoft.com/office/2006/metadata/properties" ma:root="true" ma:fieldsID="7af09d853d8587e35e18d51434f49257" ns2:_="" ns3:_="">
    <xsd:import namespace="47c9eb79-a4ef-4c42-b0e7-599e56e77e3e"/>
    <xsd:import namespace="8fa364df-21bb-4c1f-8b95-c89a610789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ssag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9eb79-a4ef-4c42-b0e7-599e56e77e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46db778-bad6-4ab0-ae85-290e76a2077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ssageType" ma:index="22" nillable="true" ma:displayName="Message Type" ma:format="Dropdown" ma:internalName="MessageType">
      <xsd:simpleType>
        <xsd:restriction base="dms:Choice">
          <xsd:enumeration value="Request"/>
          <xsd:enumeration value="Response"/>
        </xsd:restriction>
      </xsd:simpleType>
    </xsd:element>
  </xsd:schema>
  <xsd:schema xmlns:xsd="http://www.w3.org/2001/XMLSchema" xmlns:xs="http://www.w3.org/2001/XMLSchema" xmlns:dms="http://schemas.microsoft.com/office/2006/documentManagement/types" xmlns:pc="http://schemas.microsoft.com/office/infopath/2007/PartnerControls" targetNamespace="8fa364df-21bb-4c1f-8b95-c89a610789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6d7c06a-7562-4021-95f2-bd4222cc05d2}" ma:internalName="TaxCatchAll" ma:showField="CatchAllData" ma:web="8fa364df-21bb-4c1f-8b95-c89a610789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8fa364df-21bb-4c1f-8b95-c89a61078981">
      <UserInfo>
        <DisplayName>Gangwar, Jitin</DisplayName>
        <AccountId>58</AccountId>
        <AccountType/>
      </UserInfo>
    </SharedWithUsers>
    <lcf76f155ced4ddcb4097134ff3c332f xmlns="47c9eb79-a4ef-4c42-b0e7-599e56e77e3e">
      <Terms xmlns="http://schemas.microsoft.com/office/infopath/2007/PartnerControls"/>
    </lcf76f155ced4ddcb4097134ff3c332f>
    <MessageType xmlns="47c9eb79-a4ef-4c42-b0e7-599e56e77e3e" xsi:nil="true"/>
    <TaxCatchAll xmlns="8fa364df-21bb-4c1f-8b95-c89a61078981" xsi:nil="true"/>
  </documentManagement>
</p:properties>
</file>

<file path=customXml/itemProps1.xml><?xml version="1.0" encoding="utf-8"?>
<ds:datastoreItem xmlns:ds="http://schemas.openxmlformats.org/officeDocument/2006/customXml" ds:itemID="{3F72BF7C-C069-462E-A93A-DA8F8AD02806}">
  <ds:schemaRefs>
    <ds:schemaRef ds:uri="http://schemas.openxmlformats.org/officeDocument/2006/bibliography"/>
  </ds:schemaRefs>
</ds:datastoreItem>
</file>

<file path=customXml/itemProps2.xml><?xml version="1.0" encoding="utf-8"?>
<ds:datastoreItem xmlns:ds="http://schemas.openxmlformats.org/officeDocument/2006/customXml" ds:itemID="{4D8EDF4B-521F-48D4-91D1-AC80708856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9eb79-a4ef-4c42-b0e7-599e56e77e3e"/>
    <ds:schemaRef ds:uri="8fa364df-21bb-4c1f-8b95-c89a610789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721510-832F-4AD8-AFD7-EF82107C298E}">
  <ds:schemaRefs>
    <ds:schemaRef ds:uri="http://schemas.microsoft.com/sharepoint/v3/contenttype/forms"/>
  </ds:schemaRefs>
</ds:datastoreItem>
</file>

<file path=customXml/itemProps4.xml><?xml version="1.0" encoding="utf-8"?>
<ds:datastoreItem xmlns:ds="http://schemas.openxmlformats.org/officeDocument/2006/customXml" ds:itemID="{1A5AA9DA-FCC3-44B2-90C9-70DCFB096476}">
  <ds:schemaRefs>
    <ds:schemaRef ds:uri="http://schemas.microsoft.com/office/2006/metadata/properties"/>
    <ds:schemaRef ds:uri="http://schemas.microsoft.com/office/infopath/2007/PartnerControls"/>
    <ds:schemaRef ds:uri="8fa364df-21bb-4c1f-8b95-c89a61078981"/>
    <ds:schemaRef ds:uri="47c9eb79-a4ef-4c42-b0e7-599e56e77e3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6307</Words>
  <Characters>35951</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HCC Organisational Test staregy</vt:lpstr>
    </vt:vector>
  </TitlesOfParts>
  <Manager/>
  <Company>TMHCC</Company>
  <LinksUpToDate>false</LinksUpToDate>
  <CharactersWithSpaces>42174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HCC Organisational Test staregy</dc:title>
  <dc:subject/>
  <dc:creator>Amalraj, John</dc:creator>
  <cp:keywords/>
  <dc:description/>
  <cp:lastModifiedBy>Gurvinder Singh Narula</cp:lastModifiedBy>
  <cp:revision>2</cp:revision>
  <cp:lastPrinted>2024-06-18T09:22:00Z</cp:lastPrinted>
  <dcterms:created xsi:type="dcterms:W3CDTF">2024-06-20T08:57:00Z</dcterms:created>
  <dcterms:modified xsi:type="dcterms:W3CDTF">2024-06-20T08:57:00Z</dcterms:modified>
  <cp:category/>
  <cp:contentStatus>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0x010100F9292B13DF85054AAD1C38B1D66EF007</vt:lpwstr>
  </property>
  <property fmtid="{D5CDD505-2E9C-101B-9397-08002B2CF9AE}" pid="3" name="grammarly_documentId">
    <vt:lpwstr>documentId_9908</vt:lpwstr>
  </property>
  <property fmtid="{D5CDD505-2E9C-101B-9397-08002B2CF9AE}" pid="4" name="grammarly_documentContext">
    <vt:lpwstr>{"goals":["inform"],"domain":"business","emotions":["confident"],"dialect":"british","style":"formal","audience":"general"}</vt:lpwstr>
  </property>
  <property fmtid="{D5CDD505-2E9C-101B-9397-08002B2CF9AE}" pid="5" name="MediaServiceImageTags">
    <vt:lpwstr/>
  </property>
</Properties>
</file>